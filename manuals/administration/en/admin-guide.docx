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47077" w14:textId="77777777" w:rsidR="007874AD" w:rsidRPr="00BE3AC8" w:rsidRDefault="003C1452" w:rsidP="00EA2644">
      <w:pPr>
        <w:ind w:left="709" w:hanging="709"/>
      </w:pPr>
      <w:r w:rsidRPr="00BE3AC8">
        <w:rPr>
          <w:noProof/>
          <w:lang w:eastAsia="en-US"/>
        </w:rPr>
        <w:drawing>
          <wp:anchor distT="0" distB="0" distL="114300" distR="114300" simplePos="0" relativeHeight="251656704" behindDoc="0" locked="0" layoutInCell="1" allowOverlap="1" wp14:anchorId="473003E0" wp14:editId="18118A4F">
            <wp:simplePos x="0" y="0"/>
            <wp:positionH relativeFrom="column">
              <wp:posOffset>-737235</wp:posOffset>
            </wp:positionH>
            <wp:positionV relativeFrom="paragraph">
              <wp:posOffset>-557530</wp:posOffset>
            </wp:positionV>
            <wp:extent cx="2343150" cy="489585"/>
            <wp:effectExtent l="19050" t="0" r="0" b="0"/>
            <wp:wrapNone/>
            <wp:docPr id="16"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9"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14:paraId="681B302A" w14:textId="77777777" w:rsidR="007874AD" w:rsidRPr="00BE3AC8" w:rsidRDefault="007874AD" w:rsidP="007874AD"/>
    <w:p w14:paraId="7613982B" w14:textId="77777777" w:rsidR="007874AD" w:rsidRPr="00BE3AC8" w:rsidRDefault="007874AD" w:rsidP="007874AD"/>
    <w:p w14:paraId="68C1A374" w14:textId="75576260" w:rsidR="00160EBF" w:rsidRPr="00BE3AC8" w:rsidRDefault="00EA7ADF" w:rsidP="007874AD">
      <w:r>
        <w:rPr>
          <w:noProof/>
          <w:lang w:eastAsia="en-US"/>
        </w:rPr>
        <mc:AlternateContent>
          <mc:Choice Requires="wps">
            <w:drawing>
              <wp:anchor distT="0" distB="0" distL="114300" distR="114300" simplePos="0" relativeHeight="251659776" behindDoc="0" locked="0" layoutInCell="1" allowOverlap="1" wp14:anchorId="73F3BBAF" wp14:editId="7DC7CED9">
                <wp:simplePos x="0" y="0"/>
                <wp:positionH relativeFrom="margin">
                  <wp:posOffset>-825500</wp:posOffset>
                </wp:positionH>
                <wp:positionV relativeFrom="paragraph">
                  <wp:posOffset>3308985</wp:posOffset>
                </wp:positionV>
                <wp:extent cx="1529080" cy="245745"/>
                <wp:effectExtent l="3175" t="3810" r="127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2720C" w14:textId="77777777" w:rsidR="00934CB2" w:rsidRPr="00581B68" w:rsidRDefault="00934CB2" w:rsidP="00A03570">
                            <w:pPr>
                              <w:spacing w:after="0"/>
                              <w:rPr>
                                <w:color w:val="808080"/>
                                <w:szCs w:val="20"/>
                              </w:rPr>
                            </w:pPr>
                            <w:r>
                              <w:rPr>
                                <w:color w:val="808080"/>
                                <w:szCs w:val="20"/>
                              </w:rPr>
                              <w:t>Plastic SCM 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5pt;margin-top:260.55pt;width:120.4pt;height:19.35pt;z-index:2516597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" stroked="f">
                <v:textbox style="mso-fit-shape-to-text:t">
                  <w:txbxContent>
                    <w:p w14:paraId="1592720C" w14:textId="77777777" w:rsidR="00934CB2" w:rsidRPr="00581B68" w:rsidRDefault="00934CB2" w:rsidP="00A03570">
                      <w:pPr>
                        <w:spacing w:after="0"/>
                        <w:rPr>
                          <w:color w:val="808080"/>
                          <w:szCs w:val="20"/>
                        </w:rPr>
                      </w:pPr>
                      <w:r>
                        <w:rPr>
                          <w:color w:val="808080"/>
                          <w:szCs w:val="20"/>
                        </w:rPr>
                        <w:t>Plastic SCM 4</w:t>
                      </w:r>
                    </w:p>
                  </w:txbxContent>
                </v:textbox>
                <w10:wrap anchorx="margin"/>
              </v:shape>
            </w:pict>
          </mc:Fallback>
        </mc:AlternateContent>
      </w:r>
      <w:r>
        <w:rPr>
          <w:noProof/>
          <w:lang w:eastAsia="en-US"/>
        </w:rPr>
        <mc:AlternateContent>
          <mc:Choice Requires="wps">
            <w:drawing>
              <wp:anchor distT="0" distB="0" distL="114300" distR="114300" simplePos="0" relativeHeight="251658752" behindDoc="0" locked="0" layoutInCell="1" allowOverlap="1" wp14:anchorId="6874113F" wp14:editId="13255E9F">
                <wp:simplePos x="0" y="0"/>
                <wp:positionH relativeFrom="column">
                  <wp:posOffset>-817880</wp:posOffset>
                </wp:positionH>
                <wp:positionV relativeFrom="paragraph">
                  <wp:posOffset>3041650</wp:posOffset>
                </wp:positionV>
                <wp:extent cx="3438525" cy="245745"/>
                <wp:effectExtent l="1270" t="317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60C18" w14:textId="77777777" w:rsidR="00934CB2" w:rsidRPr="00C31059" w:rsidRDefault="00934CB2" w:rsidP="007874AD">
                            <w:pPr>
                              <w:spacing w:after="0"/>
                              <w:rPr>
                                <w:color w:val="808080"/>
                                <w:szCs w:val="20"/>
                              </w:rPr>
                            </w:pPr>
                            <w:r w:rsidRPr="00C31059">
                              <w:rPr>
                                <w:color w:val="808080"/>
                                <w:szCs w:val="20"/>
                              </w:rPr>
                              <w:t>A guide for the Plastic SCM administrator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7" type="#_x0000_t202" style="position:absolute;left:0;text-align:left;margin-left:-64.4pt;margin-top:239.5pt;width:270.75pt;height:19.3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" stroked="f">
                <v:textbox style="mso-fit-shape-to-text:t">
                  <w:txbxContent>
                    <w:p w14:paraId="34E60C18" w14:textId="77777777" w:rsidR="00934CB2" w:rsidRPr="00C31059" w:rsidRDefault="00934CB2" w:rsidP="007874AD">
                      <w:pPr>
                        <w:spacing w:after="0"/>
                        <w:rPr>
                          <w:color w:val="808080"/>
                          <w:szCs w:val="20"/>
                        </w:rPr>
                      </w:pPr>
                      <w:r w:rsidRPr="00C31059">
                        <w:rPr>
                          <w:color w:val="808080"/>
                          <w:szCs w:val="20"/>
                        </w:rPr>
                        <w:t>A guide for the Plastic SCM administrator</w:t>
                      </w:r>
                    </w:p>
                  </w:txbxContent>
                </v:textbox>
              </v:shape>
            </w:pict>
          </mc:Fallback>
        </mc:AlternateContent>
      </w:r>
      <w:r>
        <w:rPr>
          <w:noProof/>
          <w:lang w:eastAsia="en-US"/>
        </w:rPr>
        <mc:AlternateContent>
          <mc:Choice Requires="wps">
            <w:drawing>
              <wp:anchor distT="0" distB="0" distL="114300" distR="114300" simplePos="0" relativeHeight="251657728" behindDoc="0" locked="0" layoutInCell="1" allowOverlap="1" wp14:anchorId="47C694A6" wp14:editId="4541B282">
                <wp:simplePos x="0" y="0"/>
                <wp:positionH relativeFrom="column">
                  <wp:posOffset>-818515</wp:posOffset>
                </wp:positionH>
                <wp:positionV relativeFrom="paragraph">
                  <wp:posOffset>2353310</wp:posOffset>
                </wp:positionV>
                <wp:extent cx="6731000" cy="675640"/>
                <wp:effectExtent l="635" t="635" r="2540" b="317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C9930" w14:textId="77777777" w:rsidR="00934CB2" w:rsidRPr="001D5F06" w:rsidRDefault="00934CB2"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8" type="#_x0000_t202" style="position:absolute;left:0;text-align:left;margin-left:-64.45pt;margin-top:185.3pt;width:530pt;height:53.2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" stroked="f">
                <v:textbox style="mso-fit-shape-to-text:t">
                  <w:txbxContent>
                    <w:p w14:paraId="316C9930" w14:textId="77777777" w:rsidR="00934CB2" w:rsidRPr="001D5F06" w:rsidRDefault="00934CB2" w:rsidP="007874AD">
                      <w:pPr>
                        <w:spacing w:after="0"/>
                        <w:rPr>
                          <w:rFonts w:ascii="Myriad Pro" w:hAnsi="Myriad Pro"/>
                          <w:color w:val="F47320"/>
                          <w:sz w:val="80"/>
                          <w:szCs w:val="80"/>
                        </w:rPr>
                      </w:pPr>
                      <w:r w:rsidRPr="001D5F06">
                        <w:rPr>
                          <w:rFonts w:ascii="Myriad Pro" w:hAnsi="Myriad Pro"/>
                          <w:color w:val="F47320"/>
                          <w:sz w:val="80"/>
                          <w:szCs w:val="80"/>
                        </w:rPr>
                        <w:t xml:space="preserve">Plastic SCM </w:t>
                      </w:r>
                      <w:r w:rsidRPr="001D5F06">
                        <w:rPr>
                          <w:rFonts w:ascii="Myriad Pro" w:hAnsi="Myriad Pro"/>
                          <w:b/>
                          <w:color w:val="F47320"/>
                          <w:sz w:val="80"/>
                          <w:szCs w:val="80"/>
                        </w:rPr>
                        <w:t>Administration</w:t>
                      </w:r>
                    </w:p>
                  </w:txbxContent>
                </v:textbox>
              </v:shape>
            </w:pict>
          </mc:Fallback>
        </mc:AlternateContent>
      </w:r>
      <w:r w:rsidR="007874AD" w:rsidRPr="00BE3AC8">
        <w:br w:type="page"/>
      </w:r>
      <w:r>
        <w:rPr>
          <w:noProof/>
          <w:lang w:eastAsia="en-US"/>
        </w:rPr>
        <w:lastRenderedPageBreak/>
        <mc:AlternateContent>
          <mc:Choice Requires="wps">
            <w:drawing>
              <wp:anchor distT="0" distB="0" distL="114300" distR="114300" simplePos="0" relativeHeight="251655680" behindDoc="0" locked="0" layoutInCell="1" allowOverlap="1" wp14:anchorId="28417A53" wp14:editId="37D44A1C">
                <wp:simplePos x="0" y="0"/>
                <wp:positionH relativeFrom="column">
                  <wp:posOffset>-40005</wp:posOffset>
                </wp:positionH>
                <wp:positionV relativeFrom="paragraph">
                  <wp:posOffset>7346950</wp:posOffset>
                </wp:positionV>
                <wp:extent cx="3552190" cy="1598930"/>
                <wp:effectExtent l="0" t="3175" r="254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190" cy="1598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8B482" w14:textId="6C83F321" w:rsidR="00934CB2" w:rsidRPr="00992FBD" w:rsidRDefault="00934CB2" w:rsidP="007874AD">
                            <w:pPr>
                              <w:rPr>
                                <w:rFonts w:ascii="Arial" w:hAnsi="Arial" w:cs="Arial"/>
                              </w:rPr>
                            </w:pPr>
                            <w:r w:rsidRPr="00992FBD">
                              <w:rPr>
                                <w:rFonts w:ascii="Arial" w:hAnsi="Arial" w:cs="Arial"/>
                              </w:rPr>
                              <w:t>©</w:t>
                            </w:r>
                            <w:r>
                              <w:rPr>
                                <w:rFonts w:ascii="Arial" w:hAnsi="Arial" w:cs="Arial"/>
                              </w:rPr>
                              <w:t xml:space="preserve"> 2006-201</w:t>
                            </w:r>
                            <w:ins w:id="2" w:author="Erin Richardson" w:date="2012-10-25T13:29:00Z">
                              <w:r>
                                <w:rPr>
                                  <w:rFonts w:ascii="Arial" w:hAnsi="Arial" w:cs="Arial"/>
                                </w:rPr>
                                <w:t>2</w:t>
                              </w:r>
                            </w:ins>
                            <w:del w:id="3" w:author="Erin Richardson" w:date="2012-10-25T13:29:00Z">
                              <w:r w:rsidDel="00934CB2">
                                <w:rPr>
                                  <w:rFonts w:ascii="Arial" w:hAnsi="Arial" w:cs="Arial"/>
                                </w:rPr>
                                <w:delText>1</w:delText>
                              </w:r>
                            </w:del>
                            <w:r>
                              <w:rPr>
                                <w:rFonts w:ascii="Arial" w:hAnsi="Arial" w:cs="Arial"/>
                              </w:rPr>
                              <w:t xml:space="preserve"> Codice Software</w:t>
                            </w:r>
                          </w:p>
                          <w:p w14:paraId="398189DD" w14:textId="77777777" w:rsidR="00934CB2" w:rsidRPr="00992FBD" w:rsidRDefault="00934CB2"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934CB2" w:rsidRPr="00992FBD" w:rsidRDefault="00934CB2"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934CB2" w:rsidRPr="00992FBD" w:rsidRDefault="00934CB2"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934CB2" w:rsidRPr="00992FBD" w:rsidRDefault="00934CB2"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9" type="#_x0000_t202" style="position:absolute;left:0;text-align:left;margin-left:-3.15pt;margin-top:578.5pt;width:279.7pt;height:125.9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" stroked="f">
                <v:textbox style="mso-fit-shape-to-text:t">
                  <w:txbxContent>
                    <w:p w14:paraId="0A88B482" w14:textId="6C83F321" w:rsidR="00934CB2" w:rsidRPr="00992FBD" w:rsidRDefault="00934CB2" w:rsidP="007874AD">
                      <w:pPr>
                        <w:rPr>
                          <w:rFonts w:ascii="Arial" w:hAnsi="Arial" w:cs="Arial"/>
                        </w:rPr>
                      </w:pPr>
                      <w:r w:rsidRPr="00992FBD">
                        <w:rPr>
                          <w:rFonts w:ascii="Arial" w:hAnsi="Arial" w:cs="Arial"/>
                        </w:rPr>
                        <w:t>©</w:t>
                      </w:r>
                      <w:r>
                        <w:rPr>
                          <w:rFonts w:ascii="Arial" w:hAnsi="Arial" w:cs="Arial"/>
                        </w:rPr>
                        <w:t xml:space="preserve"> 2006-201</w:t>
                      </w:r>
                      <w:ins w:id="4" w:author="Erin Richardson" w:date="2012-10-25T13:29:00Z">
                        <w:r>
                          <w:rPr>
                            <w:rFonts w:ascii="Arial" w:hAnsi="Arial" w:cs="Arial"/>
                          </w:rPr>
                          <w:t>2</w:t>
                        </w:r>
                      </w:ins>
                      <w:del w:id="5" w:author="Erin Richardson" w:date="2012-10-25T13:29:00Z">
                        <w:r w:rsidDel="00934CB2">
                          <w:rPr>
                            <w:rFonts w:ascii="Arial" w:hAnsi="Arial" w:cs="Arial"/>
                          </w:rPr>
                          <w:delText>1</w:delText>
                        </w:r>
                      </w:del>
                      <w:r>
                        <w:rPr>
                          <w:rFonts w:ascii="Arial" w:hAnsi="Arial" w:cs="Arial"/>
                        </w:rPr>
                        <w:t xml:space="preserve"> Codice Software</w:t>
                      </w:r>
                    </w:p>
                    <w:p w14:paraId="398189DD" w14:textId="77777777" w:rsidR="00934CB2" w:rsidRPr="00992FBD" w:rsidRDefault="00934CB2"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14:paraId="3992A453" w14:textId="77777777" w:rsidR="00934CB2" w:rsidRPr="00992FBD" w:rsidRDefault="00934CB2" w:rsidP="007874AD">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14:paraId="49B6D11A" w14:textId="77777777" w:rsidR="00934CB2" w:rsidRPr="00992FBD" w:rsidRDefault="00934CB2" w:rsidP="007874AD">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14:paraId="0580C131" w14:textId="77777777" w:rsidR="00934CB2" w:rsidRPr="00992FBD" w:rsidRDefault="00934CB2" w:rsidP="007874AD">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mc:Fallback>
        </mc:AlternateContent>
      </w:r>
      <w:r w:rsidR="007874AD" w:rsidRPr="00BE3AC8">
        <w:br w:type="page"/>
      </w:r>
    </w:p>
    <w:p w14:paraId="67A88077" w14:textId="77777777" w:rsidR="00160EBF" w:rsidRPr="00BE3AC8" w:rsidRDefault="00160EBF" w:rsidP="00C618FC">
      <w:pPr>
        <w:rPr>
          <w:b/>
          <w:sz w:val="28"/>
          <w:szCs w:val="28"/>
        </w:rPr>
      </w:pPr>
      <w:r w:rsidRPr="00BE3AC8">
        <w:lastRenderedPageBreak/>
        <w:br w:type="page"/>
      </w:r>
      <w:r w:rsidR="00273609" w:rsidRPr="00BE3AC8">
        <w:rPr>
          <w:b/>
          <w:sz w:val="28"/>
          <w:szCs w:val="28"/>
        </w:rPr>
        <w:lastRenderedPageBreak/>
        <w:t>Table of Contents</w:t>
      </w:r>
    </w:p>
    <w:p w14:paraId="46554194" w14:textId="77777777" w:rsidR="00E64630" w:rsidRPr="00BE3AC8" w:rsidRDefault="00E524FD">
      <w:pPr>
        <w:pStyle w:val="TOC1"/>
        <w:tabs>
          <w:tab w:val="left" w:pos="382"/>
        </w:tabs>
        <w:rPr>
          <w:rFonts w:asciiTheme="minorHAnsi" w:eastAsiaTheme="minorEastAsia" w:hAnsiTheme="minorHAnsi" w:cstheme="minorBidi"/>
          <w:b w:val="0"/>
          <w:bCs w:val="0"/>
          <w:noProof/>
          <w:sz w:val="24"/>
          <w:szCs w:val="24"/>
          <w:lang w:eastAsia="ja-JP"/>
        </w:rPr>
      </w:pPr>
      <w:r w:rsidRPr="00BE3AC8">
        <w:fldChar w:fldCharType="begin"/>
      </w:r>
      <w:r w:rsidR="00160EBF" w:rsidRPr="00BE3AC8">
        <w:instrText xml:space="preserve"> TOC \o "1-3" \h \z \u </w:instrText>
      </w:r>
      <w:r w:rsidRPr="00BE3AC8">
        <w:fldChar w:fldCharType="separate"/>
      </w:r>
      <w:r w:rsidR="00E64630" w:rsidRPr="00BE3AC8">
        <w:rPr>
          <w:noProof/>
        </w:rPr>
        <w:t>1</w:t>
      </w:r>
      <w:r w:rsidR="00E64630" w:rsidRPr="00BE3AC8">
        <w:rPr>
          <w:rFonts w:asciiTheme="minorHAnsi" w:eastAsiaTheme="minorEastAsia" w:hAnsiTheme="minorHAnsi" w:cstheme="minorBidi"/>
          <w:b w:val="0"/>
          <w:bCs w:val="0"/>
          <w:noProof/>
          <w:sz w:val="24"/>
          <w:szCs w:val="24"/>
          <w:lang w:eastAsia="ja-JP"/>
        </w:rPr>
        <w:tab/>
      </w:r>
      <w:r w:rsidR="00E64630" w:rsidRPr="00BE3AC8">
        <w:rPr>
          <w:noProof/>
        </w:rPr>
        <w:t>Introduction</w:t>
      </w:r>
      <w:r w:rsidR="00E64630" w:rsidRPr="00BE3AC8">
        <w:rPr>
          <w:noProof/>
        </w:rPr>
        <w:tab/>
      </w:r>
      <w:r w:rsidRPr="00BE3AC8">
        <w:rPr>
          <w:noProof/>
        </w:rPr>
        <w:fldChar w:fldCharType="begin"/>
      </w:r>
      <w:r w:rsidR="00E64630" w:rsidRPr="00BE3AC8">
        <w:rPr>
          <w:noProof/>
        </w:rPr>
        <w:instrText xml:space="preserve"> PAGEREF _Toc187919384 \h </w:instrText>
      </w:r>
      <w:r w:rsidRPr="00BE3AC8">
        <w:rPr>
          <w:noProof/>
        </w:rPr>
      </w:r>
      <w:r w:rsidRPr="00BE3AC8">
        <w:rPr>
          <w:noProof/>
        </w:rPr>
        <w:fldChar w:fldCharType="separate"/>
      </w:r>
      <w:r w:rsidR="00BE3AC8" w:rsidRPr="00BE3AC8">
        <w:rPr>
          <w:noProof/>
        </w:rPr>
        <w:t>2</w:t>
      </w:r>
      <w:r w:rsidRPr="00BE3AC8">
        <w:rPr>
          <w:noProof/>
        </w:rPr>
        <w:fldChar w:fldCharType="end"/>
      </w:r>
    </w:p>
    <w:p w14:paraId="4FC19744"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1.1</w:t>
      </w:r>
      <w:r w:rsidRPr="00BE3AC8">
        <w:rPr>
          <w:rFonts w:asciiTheme="minorHAnsi" w:eastAsiaTheme="minorEastAsia" w:hAnsiTheme="minorHAnsi" w:cstheme="minorBidi"/>
          <w:bCs w:val="0"/>
          <w:sz w:val="24"/>
          <w:szCs w:val="24"/>
          <w:lang w:val="en-US" w:eastAsia="ja-JP"/>
        </w:rPr>
        <w:tab/>
      </w:r>
      <w:r w:rsidRPr="00BE3AC8">
        <w:rPr>
          <w:lang w:val="en-US"/>
        </w:rPr>
        <w:t>Plastic SCM</w:t>
      </w:r>
      <w:r w:rsidRPr="00BE3AC8">
        <w:rPr>
          <w:lang w:val="en-US"/>
        </w:rPr>
        <w:tab/>
      </w:r>
      <w:r w:rsidR="00E524FD" w:rsidRPr="00BE3AC8">
        <w:rPr>
          <w:lang w:val="en-US"/>
        </w:rPr>
        <w:fldChar w:fldCharType="begin"/>
      </w:r>
      <w:r w:rsidRPr="00BE3AC8">
        <w:rPr>
          <w:lang w:val="en-US"/>
        </w:rPr>
        <w:instrText xml:space="preserve"> PAGEREF _Toc187919385 \h </w:instrText>
      </w:r>
      <w:r w:rsidR="00E524FD" w:rsidRPr="00BE3AC8">
        <w:rPr>
          <w:lang w:val="en-US"/>
        </w:rPr>
      </w:r>
      <w:r w:rsidR="00E524FD" w:rsidRPr="00BE3AC8">
        <w:rPr>
          <w:lang w:val="en-US"/>
        </w:rPr>
        <w:fldChar w:fldCharType="separate"/>
      </w:r>
      <w:r w:rsidR="00BE3AC8" w:rsidRPr="00BE3AC8">
        <w:rPr>
          <w:lang w:val="en-US"/>
        </w:rPr>
        <w:t>2</w:t>
      </w:r>
      <w:r w:rsidR="00E524FD" w:rsidRPr="00BE3AC8">
        <w:rPr>
          <w:lang w:val="en-US"/>
        </w:rPr>
        <w:fldChar w:fldCharType="end"/>
      </w:r>
    </w:p>
    <w:p w14:paraId="50D4F700"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1.2</w:t>
      </w:r>
      <w:r w:rsidRPr="00BE3AC8">
        <w:rPr>
          <w:rFonts w:asciiTheme="minorHAnsi" w:eastAsiaTheme="minorEastAsia" w:hAnsiTheme="minorHAnsi" w:cstheme="minorBidi"/>
          <w:bCs w:val="0"/>
          <w:sz w:val="24"/>
          <w:szCs w:val="24"/>
          <w:lang w:val="en-US" w:eastAsia="ja-JP"/>
        </w:rPr>
        <w:tab/>
      </w:r>
      <w:r w:rsidRPr="00BE3AC8">
        <w:rPr>
          <w:lang w:val="en-US"/>
        </w:rPr>
        <w:t>Components</w:t>
      </w:r>
      <w:r w:rsidRPr="00BE3AC8">
        <w:rPr>
          <w:lang w:val="en-US"/>
        </w:rPr>
        <w:tab/>
      </w:r>
      <w:r w:rsidR="00E524FD" w:rsidRPr="00BE3AC8">
        <w:rPr>
          <w:lang w:val="en-US"/>
        </w:rPr>
        <w:fldChar w:fldCharType="begin"/>
      </w:r>
      <w:r w:rsidRPr="00BE3AC8">
        <w:rPr>
          <w:lang w:val="en-US"/>
        </w:rPr>
        <w:instrText xml:space="preserve"> PAGEREF _Toc187919386 \h </w:instrText>
      </w:r>
      <w:r w:rsidR="00E524FD" w:rsidRPr="00BE3AC8">
        <w:rPr>
          <w:lang w:val="en-US"/>
        </w:rPr>
      </w:r>
      <w:r w:rsidR="00E524FD" w:rsidRPr="00BE3AC8">
        <w:rPr>
          <w:lang w:val="en-US"/>
        </w:rPr>
        <w:fldChar w:fldCharType="separate"/>
      </w:r>
      <w:r w:rsidR="00BE3AC8" w:rsidRPr="00BE3AC8">
        <w:rPr>
          <w:lang w:val="en-US"/>
        </w:rPr>
        <w:t>2</w:t>
      </w:r>
      <w:r w:rsidR="00E524FD" w:rsidRPr="00BE3AC8">
        <w:rPr>
          <w:lang w:val="en-US"/>
        </w:rPr>
        <w:fldChar w:fldCharType="end"/>
      </w:r>
    </w:p>
    <w:p w14:paraId="1514990A"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2</w:t>
      </w:r>
      <w:r w:rsidRPr="00BE3AC8">
        <w:rPr>
          <w:rFonts w:asciiTheme="minorHAnsi" w:eastAsiaTheme="minorEastAsia" w:hAnsiTheme="minorHAnsi" w:cstheme="minorBidi"/>
          <w:b w:val="0"/>
          <w:bCs w:val="0"/>
          <w:noProof/>
          <w:sz w:val="24"/>
          <w:szCs w:val="24"/>
          <w:lang w:eastAsia="ja-JP"/>
        </w:rPr>
        <w:tab/>
      </w:r>
      <w:r w:rsidRPr="00BE3AC8">
        <w:rPr>
          <w:noProof/>
        </w:rPr>
        <w:t>Minimum requirements</w:t>
      </w:r>
      <w:r w:rsidRPr="00BE3AC8">
        <w:rPr>
          <w:noProof/>
        </w:rPr>
        <w:tab/>
      </w:r>
      <w:r w:rsidR="00E524FD" w:rsidRPr="00BE3AC8">
        <w:rPr>
          <w:noProof/>
        </w:rPr>
        <w:fldChar w:fldCharType="begin"/>
      </w:r>
      <w:r w:rsidRPr="00BE3AC8">
        <w:rPr>
          <w:noProof/>
        </w:rPr>
        <w:instrText xml:space="preserve"> PAGEREF _Toc187919387 \h </w:instrText>
      </w:r>
      <w:r w:rsidR="00E524FD" w:rsidRPr="00BE3AC8">
        <w:rPr>
          <w:noProof/>
        </w:rPr>
      </w:r>
      <w:r w:rsidR="00E524FD" w:rsidRPr="00BE3AC8">
        <w:rPr>
          <w:noProof/>
        </w:rPr>
        <w:fldChar w:fldCharType="separate"/>
      </w:r>
      <w:r w:rsidR="00BE3AC8" w:rsidRPr="00BE3AC8">
        <w:rPr>
          <w:noProof/>
        </w:rPr>
        <w:t>4</w:t>
      </w:r>
      <w:r w:rsidR="00E524FD" w:rsidRPr="00BE3AC8">
        <w:rPr>
          <w:noProof/>
        </w:rPr>
        <w:fldChar w:fldCharType="end"/>
      </w:r>
    </w:p>
    <w:p w14:paraId="523FC689"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2.1</w:t>
      </w:r>
      <w:r w:rsidRPr="00BE3AC8">
        <w:rPr>
          <w:rFonts w:asciiTheme="minorHAnsi" w:eastAsiaTheme="minorEastAsia" w:hAnsiTheme="minorHAnsi" w:cstheme="minorBidi"/>
          <w:bCs w:val="0"/>
          <w:sz w:val="24"/>
          <w:szCs w:val="24"/>
          <w:lang w:val="en-US" w:eastAsia="ja-JP"/>
        </w:rPr>
        <w:tab/>
      </w:r>
      <w:r w:rsidRPr="00BE3AC8">
        <w:rPr>
          <w:lang w:val="en-US"/>
        </w:rPr>
        <w:t>Server</w:t>
      </w:r>
      <w:r w:rsidRPr="00BE3AC8">
        <w:rPr>
          <w:lang w:val="en-US"/>
        </w:rPr>
        <w:tab/>
      </w:r>
      <w:r w:rsidR="00E524FD" w:rsidRPr="00BE3AC8">
        <w:rPr>
          <w:lang w:val="en-US"/>
        </w:rPr>
        <w:fldChar w:fldCharType="begin"/>
      </w:r>
      <w:r w:rsidRPr="00BE3AC8">
        <w:rPr>
          <w:lang w:val="en-US"/>
        </w:rPr>
        <w:instrText xml:space="preserve"> PAGEREF _Toc187919388 \h </w:instrText>
      </w:r>
      <w:r w:rsidR="00E524FD" w:rsidRPr="00BE3AC8">
        <w:rPr>
          <w:lang w:val="en-US"/>
        </w:rPr>
      </w:r>
      <w:r w:rsidR="00E524FD" w:rsidRPr="00BE3AC8">
        <w:rPr>
          <w:lang w:val="en-US"/>
        </w:rPr>
        <w:fldChar w:fldCharType="separate"/>
      </w:r>
      <w:r w:rsidR="00BE3AC8" w:rsidRPr="00BE3AC8">
        <w:rPr>
          <w:lang w:val="en-US"/>
        </w:rPr>
        <w:t>4</w:t>
      </w:r>
      <w:r w:rsidR="00E524FD" w:rsidRPr="00BE3AC8">
        <w:rPr>
          <w:lang w:val="en-US"/>
        </w:rPr>
        <w:fldChar w:fldCharType="end"/>
      </w:r>
    </w:p>
    <w:p w14:paraId="73B04E8F"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2.2</w:t>
      </w:r>
      <w:r w:rsidRPr="00BE3AC8">
        <w:rPr>
          <w:rFonts w:asciiTheme="minorHAnsi" w:eastAsiaTheme="minorEastAsia" w:hAnsiTheme="minorHAnsi" w:cstheme="minorBidi"/>
          <w:bCs w:val="0"/>
          <w:sz w:val="24"/>
          <w:szCs w:val="24"/>
          <w:lang w:val="en-US" w:eastAsia="ja-JP"/>
        </w:rPr>
        <w:tab/>
      </w:r>
      <w:r w:rsidRPr="00BE3AC8">
        <w:rPr>
          <w:lang w:val="en-US"/>
        </w:rPr>
        <w:t>Client</w:t>
      </w:r>
      <w:r w:rsidRPr="00BE3AC8">
        <w:rPr>
          <w:lang w:val="en-US"/>
        </w:rPr>
        <w:tab/>
      </w:r>
      <w:r w:rsidR="00E524FD" w:rsidRPr="00BE3AC8">
        <w:rPr>
          <w:lang w:val="en-US"/>
        </w:rPr>
        <w:fldChar w:fldCharType="begin"/>
      </w:r>
      <w:r w:rsidRPr="00BE3AC8">
        <w:rPr>
          <w:lang w:val="en-US"/>
        </w:rPr>
        <w:instrText xml:space="preserve"> PAGEREF _Toc187919389 \h </w:instrText>
      </w:r>
      <w:r w:rsidR="00E524FD" w:rsidRPr="00BE3AC8">
        <w:rPr>
          <w:lang w:val="en-US"/>
        </w:rPr>
      </w:r>
      <w:r w:rsidR="00E524FD" w:rsidRPr="00BE3AC8">
        <w:rPr>
          <w:lang w:val="en-US"/>
        </w:rPr>
        <w:fldChar w:fldCharType="separate"/>
      </w:r>
      <w:r w:rsidR="00BE3AC8" w:rsidRPr="00BE3AC8">
        <w:rPr>
          <w:lang w:val="en-US"/>
        </w:rPr>
        <w:t>4</w:t>
      </w:r>
      <w:r w:rsidR="00E524FD" w:rsidRPr="00BE3AC8">
        <w:rPr>
          <w:lang w:val="en-US"/>
        </w:rPr>
        <w:fldChar w:fldCharType="end"/>
      </w:r>
    </w:p>
    <w:p w14:paraId="4DC2A727"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3</w:t>
      </w:r>
      <w:r w:rsidRPr="00BE3AC8">
        <w:rPr>
          <w:rFonts w:asciiTheme="minorHAnsi" w:eastAsiaTheme="minorEastAsia" w:hAnsiTheme="minorHAnsi" w:cstheme="minorBidi"/>
          <w:b w:val="0"/>
          <w:bCs w:val="0"/>
          <w:noProof/>
          <w:sz w:val="24"/>
          <w:szCs w:val="24"/>
          <w:lang w:eastAsia="ja-JP"/>
        </w:rPr>
        <w:tab/>
      </w:r>
      <w:r w:rsidRPr="00BE3AC8">
        <w:rPr>
          <w:noProof/>
        </w:rPr>
        <w:t>Plastic SCM installation</w:t>
      </w:r>
      <w:r w:rsidRPr="00BE3AC8">
        <w:rPr>
          <w:noProof/>
        </w:rPr>
        <w:tab/>
      </w:r>
      <w:r w:rsidR="00E524FD" w:rsidRPr="00BE3AC8">
        <w:rPr>
          <w:noProof/>
        </w:rPr>
        <w:fldChar w:fldCharType="begin"/>
      </w:r>
      <w:r w:rsidRPr="00BE3AC8">
        <w:rPr>
          <w:noProof/>
        </w:rPr>
        <w:instrText xml:space="preserve"> PAGEREF _Toc187919390 \h </w:instrText>
      </w:r>
      <w:r w:rsidR="00E524FD" w:rsidRPr="00BE3AC8">
        <w:rPr>
          <w:noProof/>
        </w:rPr>
      </w:r>
      <w:r w:rsidR="00E524FD" w:rsidRPr="00BE3AC8">
        <w:rPr>
          <w:noProof/>
        </w:rPr>
        <w:fldChar w:fldCharType="separate"/>
      </w:r>
      <w:r w:rsidR="00BE3AC8" w:rsidRPr="00BE3AC8">
        <w:rPr>
          <w:noProof/>
        </w:rPr>
        <w:t>6</w:t>
      </w:r>
      <w:r w:rsidR="00E524FD" w:rsidRPr="00BE3AC8">
        <w:rPr>
          <w:noProof/>
        </w:rPr>
        <w:fldChar w:fldCharType="end"/>
      </w:r>
    </w:p>
    <w:p w14:paraId="3F936FE4"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3.1</w:t>
      </w:r>
      <w:r w:rsidRPr="00BE3AC8">
        <w:rPr>
          <w:rFonts w:asciiTheme="minorHAnsi" w:eastAsiaTheme="minorEastAsia" w:hAnsiTheme="minorHAnsi" w:cstheme="minorBidi"/>
          <w:bCs w:val="0"/>
          <w:sz w:val="24"/>
          <w:szCs w:val="24"/>
          <w:lang w:val="en-US" w:eastAsia="ja-JP"/>
        </w:rPr>
        <w:tab/>
      </w:r>
      <w:r w:rsidRPr="00BE3AC8">
        <w:rPr>
          <w:lang w:val="en-US"/>
        </w:rPr>
        <w:t>Prerequisites</w:t>
      </w:r>
      <w:r w:rsidRPr="00BE3AC8">
        <w:rPr>
          <w:lang w:val="en-US"/>
        </w:rPr>
        <w:tab/>
      </w:r>
      <w:r w:rsidR="00E524FD" w:rsidRPr="00BE3AC8">
        <w:rPr>
          <w:lang w:val="en-US"/>
        </w:rPr>
        <w:fldChar w:fldCharType="begin"/>
      </w:r>
      <w:r w:rsidRPr="00BE3AC8">
        <w:rPr>
          <w:lang w:val="en-US"/>
        </w:rPr>
        <w:instrText xml:space="preserve"> PAGEREF _Toc187919391 \h </w:instrText>
      </w:r>
      <w:r w:rsidR="00E524FD" w:rsidRPr="00BE3AC8">
        <w:rPr>
          <w:lang w:val="en-US"/>
        </w:rPr>
      </w:r>
      <w:r w:rsidR="00E524FD" w:rsidRPr="00BE3AC8">
        <w:rPr>
          <w:lang w:val="en-US"/>
        </w:rPr>
        <w:fldChar w:fldCharType="separate"/>
      </w:r>
      <w:r w:rsidR="00BE3AC8" w:rsidRPr="00BE3AC8">
        <w:rPr>
          <w:lang w:val="en-US"/>
        </w:rPr>
        <w:t>6</w:t>
      </w:r>
      <w:r w:rsidR="00E524FD" w:rsidRPr="00BE3AC8">
        <w:rPr>
          <w:lang w:val="en-US"/>
        </w:rPr>
        <w:fldChar w:fldCharType="end"/>
      </w:r>
    </w:p>
    <w:p w14:paraId="163846D0"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3.2</w:t>
      </w:r>
      <w:r w:rsidRPr="00BE3AC8">
        <w:rPr>
          <w:rFonts w:asciiTheme="minorHAnsi" w:eastAsiaTheme="minorEastAsia" w:hAnsiTheme="minorHAnsi" w:cstheme="minorBidi"/>
          <w:bCs w:val="0"/>
          <w:sz w:val="24"/>
          <w:szCs w:val="24"/>
          <w:lang w:val="en-US" w:eastAsia="ja-JP"/>
        </w:rPr>
        <w:tab/>
      </w:r>
      <w:r w:rsidRPr="00BE3AC8">
        <w:rPr>
          <w:lang w:val="en-US"/>
        </w:rPr>
        <w:t>Server and Client installation</w:t>
      </w:r>
      <w:r w:rsidRPr="00BE3AC8">
        <w:rPr>
          <w:lang w:val="en-US"/>
        </w:rPr>
        <w:tab/>
      </w:r>
      <w:r w:rsidR="00E524FD" w:rsidRPr="00BE3AC8">
        <w:rPr>
          <w:lang w:val="en-US"/>
        </w:rPr>
        <w:fldChar w:fldCharType="begin"/>
      </w:r>
      <w:r w:rsidRPr="00BE3AC8">
        <w:rPr>
          <w:lang w:val="en-US"/>
        </w:rPr>
        <w:instrText xml:space="preserve"> PAGEREF _Toc187919392 \h </w:instrText>
      </w:r>
      <w:r w:rsidR="00E524FD" w:rsidRPr="00BE3AC8">
        <w:rPr>
          <w:lang w:val="en-US"/>
        </w:rPr>
      </w:r>
      <w:r w:rsidR="00E524FD" w:rsidRPr="00BE3AC8">
        <w:rPr>
          <w:lang w:val="en-US"/>
        </w:rPr>
        <w:fldChar w:fldCharType="separate"/>
      </w:r>
      <w:r w:rsidR="00BE3AC8" w:rsidRPr="00BE3AC8">
        <w:rPr>
          <w:lang w:val="en-US"/>
        </w:rPr>
        <w:t>6</w:t>
      </w:r>
      <w:r w:rsidR="00E524FD" w:rsidRPr="00BE3AC8">
        <w:rPr>
          <w:lang w:val="en-US"/>
        </w:rPr>
        <w:fldChar w:fldCharType="end"/>
      </w:r>
    </w:p>
    <w:p w14:paraId="080149E5"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3.3</w:t>
      </w:r>
      <w:r w:rsidRPr="00BE3AC8">
        <w:rPr>
          <w:rFonts w:asciiTheme="minorHAnsi" w:eastAsiaTheme="minorEastAsia" w:hAnsiTheme="minorHAnsi" w:cstheme="minorBidi"/>
          <w:bCs w:val="0"/>
          <w:sz w:val="24"/>
          <w:szCs w:val="24"/>
          <w:lang w:val="en-US" w:eastAsia="ja-JP"/>
        </w:rPr>
        <w:tab/>
      </w:r>
      <w:r w:rsidRPr="00BE3AC8">
        <w:rPr>
          <w:lang w:val="en-US"/>
        </w:rPr>
        <w:t>Server configuration</w:t>
      </w:r>
      <w:r w:rsidRPr="00BE3AC8">
        <w:rPr>
          <w:lang w:val="en-US"/>
        </w:rPr>
        <w:tab/>
      </w:r>
      <w:r w:rsidR="00E524FD" w:rsidRPr="00BE3AC8">
        <w:rPr>
          <w:lang w:val="en-US"/>
        </w:rPr>
        <w:fldChar w:fldCharType="begin"/>
      </w:r>
      <w:r w:rsidRPr="00BE3AC8">
        <w:rPr>
          <w:lang w:val="en-US"/>
        </w:rPr>
        <w:instrText xml:space="preserve"> PAGEREF _Toc187919393 \h </w:instrText>
      </w:r>
      <w:r w:rsidR="00E524FD" w:rsidRPr="00BE3AC8">
        <w:rPr>
          <w:lang w:val="en-US"/>
        </w:rPr>
      </w:r>
      <w:r w:rsidR="00E524FD" w:rsidRPr="00BE3AC8">
        <w:rPr>
          <w:lang w:val="en-US"/>
        </w:rPr>
        <w:fldChar w:fldCharType="separate"/>
      </w:r>
      <w:r w:rsidR="00BE3AC8" w:rsidRPr="00BE3AC8">
        <w:rPr>
          <w:lang w:val="en-US"/>
        </w:rPr>
        <w:t>9</w:t>
      </w:r>
      <w:r w:rsidR="00E524FD" w:rsidRPr="00BE3AC8">
        <w:rPr>
          <w:lang w:val="en-US"/>
        </w:rPr>
        <w:fldChar w:fldCharType="end"/>
      </w:r>
    </w:p>
    <w:p w14:paraId="347C8FBD"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3.4</w:t>
      </w:r>
      <w:r w:rsidRPr="00BE3AC8">
        <w:rPr>
          <w:rFonts w:asciiTheme="minorHAnsi" w:eastAsiaTheme="minorEastAsia" w:hAnsiTheme="minorHAnsi" w:cstheme="minorBidi"/>
          <w:bCs w:val="0"/>
          <w:sz w:val="24"/>
          <w:szCs w:val="24"/>
          <w:lang w:val="en-US" w:eastAsia="ja-JP"/>
        </w:rPr>
        <w:tab/>
      </w:r>
      <w:r w:rsidRPr="00BE3AC8">
        <w:rPr>
          <w:lang w:val="en-US"/>
        </w:rPr>
        <w:t>User authentication configuration</w:t>
      </w:r>
      <w:r w:rsidRPr="00BE3AC8">
        <w:rPr>
          <w:lang w:val="en-US"/>
        </w:rPr>
        <w:tab/>
      </w:r>
      <w:r w:rsidR="00E524FD" w:rsidRPr="00BE3AC8">
        <w:rPr>
          <w:lang w:val="en-US"/>
        </w:rPr>
        <w:fldChar w:fldCharType="begin"/>
      </w:r>
      <w:r w:rsidRPr="00BE3AC8">
        <w:rPr>
          <w:lang w:val="en-US"/>
        </w:rPr>
        <w:instrText xml:space="preserve"> PAGEREF _Toc187919394 \h </w:instrText>
      </w:r>
      <w:r w:rsidR="00E524FD" w:rsidRPr="00BE3AC8">
        <w:rPr>
          <w:lang w:val="en-US"/>
        </w:rPr>
      </w:r>
      <w:r w:rsidR="00E524FD" w:rsidRPr="00BE3AC8">
        <w:rPr>
          <w:lang w:val="en-US"/>
        </w:rPr>
        <w:fldChar w:fldCharType="separate"/>
      </w:r>
      <w:r w:rsidR="00BE3AC8" w:rsidRPr="00BE3AC8">
        <w:rPr>
          <w:lang w:val="en-US"/>
        </w:rPr>
        <w:t>11</w:t>
      </w:r>
      <w:r w:rsidR="00E524FD" w:rsidRPr="00BE3AC8">
        <w:rPr>
          <w:lang w:val="en-US"/>
        </w:rPr>
        <w:fldChar w:fldCharType="end"/>
      </w:r>
    </w:p>
    <w:p w14:paraId="29A30C52"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3.4.1</w:t>
      </w:r>
      <w:r w:rsidRPr="00BE3AC8">
        <w:rPr>
          <w:rFonts w:asciiTheme="minorHAnsi" w:eastAsiaTheme="minorEastAsia" w:hAnsiTheme="minorHAnsi" w:cstheme="minorBidi"/>
          <w:bCs w:val="0"/>
          <w:iCs w:val="0"/>
          <w:noProof/>
          <w:sz w:val="24"/>
          <w:szCs w:val="24"/>
          <w:lang w:eastAsia="ja-JP"/>
        </w:rPr>
        <w:tab/>
      </w:r>
      <w:r w:rsidRPr="00BE3AC8">
        <w:rPr>
          <w:noProof/>
        </w:rPr>
        <w:t>Authentication basics</w:t>
      </w:r>
      <w:r w:rsidRPr="00BE3AC8">
        <w:rPr>
          <w:noProof/>
        </w:rPr>
        <w:tab/>
      </w:r>
      <w:r w:rsidR="00E524FD" w:rsidRPr="00BE3AC8">
        <w:rPr>
          <w:noProof/>
        </w:rPr>
        <w:fldChar w:fldCharType="begin"/>
      </w:r>
      <w:r w:rsidRPr="00BE3AC8">
        <w:rPr>
          <w:noProof/>
        </w:rPr>
        <w:instrText xml:space="preserve"> PAGEREF _Toc187919395 \h </w:instrText>
      </w:r>
      <w:r w:rsidR="00E524FD" w:rsidRPr="00BE3AC8">
        <w:rPr>
          <w:noProof/>
        </w:rPr>
      </w:r>
      <w:r w:rsidR="00E524FD" w:rsidRPr="00BE3AC8">
        <w:rPr>
          <w:noProof/>
        </w:rPr>
        <w:fldChar w:fldCharType="separate"/>
      </w:r>
      <w:r w:rsidR="00BE3AC8" w:rsidRPr="00BE3AC8">
        <w:rPr>
          <w:noProof/>
        </w:rPr>
        <w:t>11</w:t>
      </w:r>
      <w:r w:rsidR="00E524FD" w:rsidRPr="00BE3AC8">
        <w:rPr>
          <w:noProof/>
        </w:rPr>
        <w:fldChar w:fldCharType="end"/>
      </w:r>
    </w:p>
    <w:p w14:paraId="6F1C6447"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3.4.2</w:t>
      </w:r>
      <w:r w:rsidRPr="00BE3AC8">
        <w:rPr>
          <w:rFonts w:asciiTheme="minorHAnsi" w:eastAsiaTheme="minorEastAsia" w:hAnsiTheme="minorHAnsi" w:cstheme="minorBidi"/>
          <w:bCs w:val="0"/>
          <w:iCs w:val="0"/>
          <w:noProof/>
          <w:sz w:val="24"/>
          <w:szCs w:val="24"/>
          <w:lang w:eastAsia="ja-JP"/>
        </w:rPr>
        <w:tab/>
      </w:r>
      <w:r w:rsidRPr="00BE3AC8">
        <w:rPr>
          <w:noProof/>
        </w:rPr>
        <w:t>Local users</w:t>
      </w:r>
      <w:r w:rsidRPr="00BE3AC8">
        <w:rPr>
          <w:noProof/>
        </w:rPr>
        <w:tab/>
      </w:r>
      <w:r w:rsidR="00E524FD" w:rsidRPr="00BE3AC8">
        <w:rPr>
          <w:noProof/>
        </w:rPr>
        <w:fldChar w:fldCharType="begin"/>
      </w:r>
      <w:r w:rsidRPr="00BE3AC8">
        <w:rPr>
          <w:noProof/>
        </w:rPr>
        <w:instrText xml:space="preserve"> PAGEREF _Toc187919396 \h </w:instrText>
      </w:r>
      <w:r w:rsidR="00E524FD" w:rsidRPr="00BE3AC8">
        <w:rPr>
          <w:noProof/>
        </w:rPr>
      </w:r>
      <w:r w:rsidR="00E524FD" w:rsidRPr="00BE3AC8">
        <w:rPr>
          <w:noProof/>
        </w:rPr>
        <w:fldChar w:fldCharType="separate"/>
      </w:r>
      <w:r w:rsidR="00BE3AC8" w:rsidRPr="00BE3AC8">
        <w:rPr>
          <w:noProof/>
        </w:rPr>
        <w:t>11</w:t>
      </w:r>
      <w:r w:rsidR="00E524FD" w:rsidRPr="00BE3AC8">
        <w:rPr>
          <w:noProof/>
        </w:rPr>
        <w:fldChar w:fldCharType="end"/>
      </w:r>
    </w:p>
    <w:p w14:paraId="2F3FE45E"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3.4.3</w:t>
      </w:r>
      <w:r w:rsidRPr="00BE3AC8">
        <w:rPr>
          <w:rFonts w:asciiTheme="minorHAnsi" w:eastAsiaTheme="minorEastAsia" w:hAnsiTheme="minorHAnsi" w:cstheme="minorBidi"/>
          <w:bCs w:val="0"/>
          <w:iCs w:val="0"/>
          <w:noProof/>
          <w:sz w:val="24"/>
          <w:szCs w:val="24"/>
          <w:lang w:eastAsia="ja-JP"/>
        </w:rPr>
        <w:tab/>
      </w:r>
      <w:r w:rsidRPr="00BE3AC8">
        <w:rPr>
          <w:noProof/>
        </w:rPr>
        <w:t>Local users: name + ID</w:t>
      </w:r>
      <w:r w:rsidRPr="00BE3AC8">
        <w:rPr>
          <w:noProof/>
        </w:rPr>
        <w:tab/>
      </w:r>
      <w:r w:rsidR="00E524FD" w:rsidRPr="00BE3AC8">
        <w:rPr>
          <w:noProof/>
        </w:rPr>
        <w:fldChar w:fldCharType="begin"/>
      </w:r>
      <w:r w:rsidRPr="00BE3AC8">
        <w:rPr>
          <w:noProof/>
        </w:rPr>
        <w:instrText xml:space="preserve"> PAGEREF _Toc187919397 \h </w:instrText>
      </w:r>
      <w:r w:rsidR="00E524FD" w:rsidRPr="00BE3AC8">
        <w:rPr>
          <w:noProof/>
        </w:rPr>
      </w:r>
      <w:r w:rsidR="00E524FD" w:rsidRPr="00BE3AC8">
        <w:rPr>
          <w:noProof/>
        </w:rPr>
        <w:fldChar w:fldCharType="separate"/>
      </w:r>
      <w:r w:rsidR="00BE3AC8" w:rsidRPr="00BE3AC8">
        <w:rPr>
          <w:noProof/>
        </w:rPr>
        <w:t>12</w:t>
      </w:r>
      <w:r w:rsidR="00E524FD" w:rsidRPr="00BE3AC8">
        <w:rPr>
          <w:noProof/>
        </w:rPr>
        <w:fldChar w:fldCharType="end"/>
      </w:r>
    </w:p>
    <w:p w14:paraId="4128A544"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3.4.4</w:t>
      </w:r>
      <w:r w:rsidRPr="00BE3AC8">
        <w:rPr>
          <w:rFonts w:asciiTheme="minorHAnsi" w:eastAsiaTheme="minorEastAsia" w:hAnsiTheme="minorHAnsi" w:cstheme="minorBidi"/>
          <w:bCs w:val="0"/>
          <w:iCs w:val="0"/>
          <w:noProof/>
          <w:sz w:val="24"/>
          <w:szCs w:val="24"/>
          <w:lang w:eastAsia="ja-JP"/>
        </w:rPr>
        <w:tab/>
      </w:r>
      <w:r w:rsidRPr="00BE3AC8">
        <w:rPr>
          <w:noProof/>
        </w:rPr>
        <w:t>Active Directory Integrated Security</w:t>
      </w:r>
      <w:r w:rsidRPr="00BE3AC8">
        <w:rPr>
          <w:noProof/>
        </w:rPr>
        <w:tab/>
      </w:r>
      <w:r w:rsidR="00E524FD" w:rsidRPr="00BE3AC8">
        <w:rPr>
          <w:noProof/>
        </w:rPr>
        <w:fldChar w:fldCharType="begin"/>
      </w:r>
      <w:r w:rsidRPr="00BE3AC8">
        <w:rPr>
          <w:noProof/>
        </w:rPr>
        <w:instrText xml:space="preserve"> PAGEREF _Toc187919398 \h </w:instrText>
      </w:r>
      <w:r w:rsidR="00E524FD" w:rsidRPr="00BE3AC8">
        <w:rPr>
          <w:noProof/>
        </w:rPr>
      </w:r>
      <w:r w:rsidR="00E524FD" w:rsidRPr="00BE3AC8">
        <w:rPr>
          <w:noProof/>
        </w:rPr>
        <w:fldChar w:fldCharType="separate"/>
      </w:r>
      <w:r w:rsidR="00BE3AC8" w:rsidRPr="00BE3AC8">
        <w:rPr>
          <w:noProof/>
        </w:rPr>
        <w:t>12</w:t>
      </w:r>
      <w:r w:rsidR="00E524FD" w:rsidRPr="00BE3AC8">
        <w:rPr>
          <w:noProof/>
        </w:rPr>
        <w:fldChar w:fldCharType="end"/>
      </w:r>
    </w:p>
    <w:p w14:paraId="4F59079B"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3.4.5</w:t>
      </w:r>
      <w:r w:rsidRPr="00BE3AC8">
        <w:rPr>
          <w:rFonts w:asciiTheme="minorHAnsi" w:eastAsiaTheme="minorEastAsia" w:hAnsiTheme="minorHAnsi" w:cstheme="minorBidi"/>
          <w:bCs w:val="0"/>
          <w:iCs w:val="0"/>
          <w:noProof/>
          <w:sz w:val="24"/>
          <w:szCs w:val="24"/>
          <w:lang w:eastAsia="ja-JP"/>
        </w:rPr>
        <w:tab/>
      </w:r>
      <w:r w:rsidRPr="00BE3AC8">
        <w:rPr>
          <w:noProof/>
        </w:rPr>
        <w:t>LDAP</w:t>
      </w:r>
      <w:r w:rsidRPr="00BE3AC8">
        <w:rPr>
          <w:noProof/>
        </w:rPr>
        <w:tab/>
      </w:r>
      <w:r w:rsidR="00E524FD" w:rsidRPr="00BE3AC8">
        <w:rPr>
          <w:noProof/>
        </w:rPr>
        <w:fldChar w:fldCharType="begin"/>
      </w:r>
      <w:r w:rsidRPr="00BE3AC8">
        <w:rPr>
          <w:noProof/>
        </w:rPr>
        <w:instrText xml:space="preserve"> PAGEREF _Toc187919399 \h </w:instrText>
      </w:r>
      <w:r w:rsidR="00E524FD" w:rsidRPr="00BE3AC8">
        <w:rPr>
          <w:noProof/>
        </w:rPr>
      </w:r>
      <w:r w:rsidR="00E524FD" w:rsidRPr="00BE3AC8">
        <w:rPr>
          <w:noProof/>
        </w:rPr>
        <w:fldChar w:fldCharType="separate"/>
      </w:r>
      <w:r w:rsidR="00BE3AC8" w:rsidRPr="00BE3AC8">
        <w:rPr>
          <w:noProof/>
        </w:rPr>
        <w:t>12</w:t>
      </w:r>
      <w:r w:rsidR="00E524FD" w:rsidRPr="00BE3AC8">
        <w:rPr>
          <w:noProof/>
        </w:rPr>
        <w:fldChar w:fldCharType="end"/>
      </w:r>
    </w:p>
    <w:p w14:paraId="2585A059"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3.4.6</w:t>
      </w:r>
      <w:r w:rsidRPr="00BE3AC8">
        <w:rPr>
          <w:rFonts w:asciiTheme="minorHAnsi" w:eastAsiaTheme="minorEastAsia" w:hAnsiTheme="minorHAnsi" w:cstheme="minorBidi"/>
          <w:bCs w:val="0"/>
          <w:iCs w:val="0"/>
          <w:noProof/>
          <w:sz w:val="24"/>
          <w:szCs w:val="24"/>
          <w:lang w:eastAsia="ja-JP"/>
        </w:rPr>
        <w:tab/>
      </w:r>
      <w:r w:rsidRPr="00BE3AC8">
        <w:rPr>
          <w:noProof/>
        </w:rPr>
        <w:t>User/Password</w:t>
      </w:r>
      <w:r w:rsidRPr="00BE3AC8">
        <w:rPr>
          <w:noProof/>
        </w:rPr>
        <w:tab/>
      </w:r>
      <w:r w:rsidR="00E524FD" w:rsidRPr="00BE3AC8">
        <w:rPr>
          <w:noProof/>
        </w:rPr>
        <w:fldChar w:fldCharType="begin"/>
      </w:r>
      <w:r w:rsidRPr="00BE3AC8">
        <w:rPr>
          <w:noProof/>
        </w:rPr>
        <w:instrText xml:space="preserve"> PAGEREF _Toc187919400 \h </w:instrText>
      </w:r>
      <w:r w:rsidR="00E524FD" w:rsidRPr="00BE3AC8">
        <w:rPr>
          <w:noProof/>
        </w:rPr>
      </w:r>
      <w:r w:rsidR="00E524FD" w:rsidRPr="00BE3AC8">
        <w:rPr>
          <w:noProof/>
        </w:rPr>
        <w:fldChar w:fldCharType="separate"/>
      </w:r>
      <w:r w:rsidR="00BE3AC8" w:rsidRPr="00BE3AC8">
        <w:rPr>
          <w:noProof/>
        </w:rPr>
        <w:t>13</w:t>
      </w:r>
      <w:r w:rsidR="00E524FD" w:rsidRPr="00BE3AC8">
        <w:rPr>
          <w:noProof/>
        </w:rPr>
        <w:fldChar w:fldCharType="end"/>
      </w:r>
    </w:p>
    <w:p w14:paraId="12654469"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3.5</w:t>
      </w:r>
      <w:r w:rsidRPr="00BE3AC8">
        <w:rPr>
          <w:rFonts w:asciiTheme="minorHAnsi" w:eastAsiaTheme="minorEastAsia" w:hAnsiTheme="minorHAnsi" w:cstheme="minorBidi"/>
          <w:bCs w:val="0"/>
          <w:sz w:val="24"/>
          <w:szCs w:val="24"/>
          <w:lang w:val="en-US" w:eastAsia="ja-JP"/>
        </w:rPr>
        <w:tab/>
      </w:r>
      <w:r w:rsidRPr="00BE3AC8">
        <w:rPr>
          <w:lang w:val="en-US"/>
        </w:rPr>
        <w:t>Server startup</w:t>
      </w:r>
      <w:r w:rsidRPr="00BE3AC8">
        <w:rPr>
          <w:lang w:val="en-US"/>
        </w:rPr>
        <w:tab/>
      </w:r>
      <w:r w:rsidR="00E524FD" w:rsidRPr="00BE3AC8">
        <w:rPr>
          <w:lang w:val="en-US"/>
        </w:rPr>
        <w:fldChar w:fldCharType="begin"/>
      </w:r>
      <w:r w:rsidRPr="00BE3AC8">
        <w:rPr>
          <w:lang w:val="en-US"/>
        </w:rPr>
        <w:instrText xml:space="preserve"> PAGEREF _Toc187919401 \h </w:instrText>
      </w:r>
      <w:r w:rsidR="00E524FD" w:rsidRPr="00BE3AC8">
        <w:rPr>
          <w:lang w:val="en-US"/>
        </w:rPr>
      </w:r>
      <w:r w:rsidR="00E524FD" w:rsidRPr="00BE3AC8">
        <w:rPr>
          <w:lang w:val="en-US"/>
        </w:rPr>
        <w:fldChar w:fldCharType="separate"/>
      </w:r>
      <w:r w:rsidR="00BE3AC8" w:rsidRPr="00BE3AC8">
        <w:rPr>
          <w:lang w:val="en-US"/>
        </w:rPr>
        <w:t>19</w:t>
      </w:r>
      <w:r w:rsidR="00E524FD" w:rsidRPr="00BE3AC8">
        <w:rPr>
          <w:lang w:val="en-US"/>
        </w:rPr>
        <w:fldChar w:fldCharType="end"/>
      </w:r>
    </w:p>
    <w:p w14:paraId="51FE2DF6"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3.5.1</w:t>
      </w:r>
      <w:r w:rsidRPr="00BE3AC8">
        <w:rPr>
          <w:rFonts w:asciiTheme="minorHAnsi" w:eastAsiaTheme="minorEastAsia" w:hAnsiTheme="minorHAnsi" w:cstheme="minorBidi"/>
          <w:bCs w:val="0"/>
          <w:iCs w:val="0"/>
          <w:noProof/>
          <w:sz w:val="24"/>
          <w:szCs w:val="24"/>
          <w:lang w:eastAsia="ja-JP"/>
        </w:rPr>
        <w:tab/>
      </w:r>
      <w:r w:rsidRPr="00BE3AC8">
        <w:rPr>
          <w:noProof/>
        </w:rPr>
        <w:t>Windows Systems</w:t>
      </w:r>
      <w:r w:rsidRPr="00BE3AC8">
        <w:rPr>
          <w:noProof/>
        </w:rPr>
        <w:tab/>
      </w:r>
      <w:r w:rsidR="00E524FD" w:rsidRPr="00BE3AC8">
        <w:rPr>
          <w:noProof/>
        </w:rPr>
        <w:fldChar w:fldCharType="begin"/>
      </w:r>
      <w:r w:rsidRPr="00BE3AC8">
        <w:rPr>
          <w:noProof/>
        </w:rPr>
        <w:instrText xml:space="preserve"> PAGEREF _Toc187919402 \h </w:instrText>
      </w:r>
      <w:r w:rsidR="00E524FD" w:rsidRPr="00BE3AC8">
        <w:rPr>
          <w:noProof/>
        </w:rPr>
      </w:r>
      <w:r w:rsidR="00E524FD" w:rsidRPr="00BE3AC8">
        <w:rPr>
          <w:noProof/>
        </w:rPr>
        <w:fldChar w:fldCharType="separate"/>
      </w:r>
      <w:r w:rsidR="00BE3AC8" w:rsidRPr="00BE3AC8">
        <w:rPr>
          <w:noProof/>
        </w:rPr>
        <w:t>19</w:t>
      </w:r>
      <w:r w:rsidR="00E524FD" w:rsidRPr="00BE3AC8">
        <w:rPr>
          <w:noProof/>
        </w:rPr>
        <w:fldChar w:fldCharType="end"/>
      </w:r>
    </w:p>
    <w:p w14:paraId="1F360A97"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3.5.2</w:t>
      </w:r>
      <w:r w:rsidRPr="00BE3AC8">
        <w:rPr>
          <w:rFonts w:asciiTheme="minorHAnsi" w:eastAsiaTheme="minorEastAsia" w:hAnsiTheme="minorHAnsi" w:cstheme="minorBidi"/>
          <w:bCs w:val="0"/>
          <w:iCs w:val="0"/>
          <w:noProof/>
          <w:sz w:val="24"/>
          <w:szCs w:val="24"/>
          <w:lang w:eastAsia="ja-JP"/>
        </w:rPr>
        <w:tab/>
      </w:r>
      <w:r w:rsidRPr="00BE3AC8">
        <w:rPr>
          <w:noProof/>
        </w:rPr>
        <w:t>Linux Systems</w:t>
      </w:r>
      <w:r w:rsidRPr="00BE3AC8">
        <w:rPr>
          <w:noProof/>
        </w:rPr>
        <w:tab/>
      </w:r>
      <w:r w:rsidR="00E524FD" w:rsidRPr="00BE3AC8">
        <w:rPr>
          <w:noProof/>
        </w:rPr>
        <w:fldChar w:fldCharType="begin"/>
      </w:r>
      <w:r w:rsidRPr="00BE3AC8">
        <w:rPr>
          <w:noProof/>
        </w:rPr>
        <w:instrText xml:space="preserve"> PAGEREF _Toc187919403 \h </w:instrText>
      </w:r>
      <w:r w:rsidR="00E524FD" w:rsidRPr="00BE3AC8">
        <w:rPr>
          <w:noProof/>
        </w:rPr>
      </w:r>
      <w:r w:rsidR="00E524FD" w:rsidRPr="00BE3AC8">
        <w:rPr>
          <w:noProof/>
        </w:rPr>
        <w:fldChar w:fldCharType="separate"/>
      </w:r>
      <w:r w:rsidR="00BE3AC8" w:rsidRPr="00BE3AC8">
        <w:rPr>
          <w:noProof/>
        </w:rPr>
        <w:t>20</w:t>
      </w:r>
      <w:r w:rsidR="00E524FD" w:rsidRPr="00BE3AC8">
        <w:rPr>
          <w:noProof/>
        </w:rPr>
        <w:fldChar w:fldCharType="end"/>
      </w:r>
    </w:p>
    <w:p w14:paraId="7740FC9F"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3.6</w:t>
      </w:r>
      <w:r w:rsidRPr="00BE3AC8">
        <w:rPr>
          <w:rFonts w:asciiTheme="minorHAnsi" w:eastAsiaTheme="minorEastAsia" w:hAnsiTheme="minorHAnsi" w:cstheme="minorBidi"/>
          <w:bCs w:val="0"/>
          <w:sz w:val="24"/>
          <w:szCs w:val="24"/>
          <w:lang w:val="en-US" w:eastAsia="ja-JP"/>
        </w:rPr>
        <w:tab/>
      </w:r>
      <w:r w:rsidRPr="00BE3AC8">
        <w:rPr>
          <w:lang w:val="en-US"/>
        </w:rPr>
        <w:t>Client configuration</w:t>
      </w:r>
      <w:r w:rsidRPr="00BE3AC8">
        <w:rPr>
          <w:lang w:val="en-US"/>
        </w:rPr>
        <w:tab/>
      </w:r>
      <w:r w:rsidR="00E524FD" w:rsidRPr="00BE3AC8">
        <w:rPr>
          <w:lang w:val="en-US"/>
        </w:rPr>
        <w:fldChar w:fldCharType="begin"/>
      </w:r>
      <w:r w:rsidRPr="00BE3AC8">
        <w:rPr>
          <w:lang w:val="en-US"/>
        </w:rPr>
        <w:instrText xml:space="preserve"> PAGEREF _Toc187919404 \h </w:instrText>
      </w:r>
      <w:r w:rsidR="00E524FD" w:rsidRPr="00BE3AC8">
        <w:rPr>
          <w:lang w:val="en-US"/>
        </w:rPr>
      </w:r>
      <w:r w:rsidR="00E524FD" w:rsidRPr="00BE3AC8">
        <w:rPr>
          <w:lang w:val="en-US"/>
        </w:rPr>
        <w:fldChar w:fldCharType="separate"/>
      </w:r>
      <w:r w:rsidR="00BE3AC8" w:rsidRPr="00BE3AC8">
        <w:rPr>
          <w:lang w:val="en-US"/>
        </w:rPr>
        <w:t>21</w:t>
      </w:r>
      <w:r w:rsidR="00E524FD" w:rsidRPr="00BE3AC8">
        <w:rPr>
          <w:lang w:val="en-US"/>
        </w:rPr>
        <w:fldChar w:fldCharType="end"/>
      </w:r>
    </w:p>
    <w:p w14:paraId="132861B1"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3.6.1</w:t>
      </w:r>
      <w:r w:rsidRPr="00BE3AC8">
        <w:rPr>
          <w:rFonts w:asciiTheme="minorHAnsi" w:eastAsiaTheme="minorEastAsia" w:hAnsiTheme="minorHAnsi" w:cstheme="minorBidi"/>
          <w:bCs w:val="0"/>
          <w:iCs w:val="0"/>
          <w:noProof/>
          <w:sz w:val="24"/>
          <w:szCs w:val="24"/>
          <w:lang w:eastAsia="ja-JP"/>
        </w:rPr>
        <w:tab/>
      </w:r>
      <w:r w:rsidRPr="00BE3AC8">
        <w:rPr>
          <w:noProof/>
        </w:rPr>
        <w:t>Merge and Differences Tools configuration</w:t>
      </w:r>
      <w:r w:rsidRPr="00BE3AC8">
        <w:rPr>
          <w:noProof/>
        </w:rPr>
        <w:tab/>
      </w:r>
      <w:r w:rsidR="00E524FD" w:rsidRPr="00BE3AC8">
        <w:rPr>
          <w:noProof/>
        </w:rPr>
        <w:fldChar w:fldCharType="begin"/>
      </w:r>
      <w:r w:rsidRPr="00BE3AC8">
        <w:rPr>
          <w:noProof/>
        </w:rPr>
        <w:instrText xml:space="preserve"> PAGEREF _Toc187919405 \h </w:instrText>
      </w:r>
      <w:r w:rsidR="00E524FD" w:rsidRPr="00BE3AC8">
        <w:rPr>
          <w:noProof/>
        </w:rPr>
      </w:r>
      <w:r w:rsidR="00E524FD" w:rsidRPr="00BE3AC8">
        <w:rPr>
          <w:noProof/>
        </w:rPr>
        <w:fldChar w:fldCharType="separate"/>
      </w:r>
      <w:r w:rsidR="00BE3AC8" w:rsidRPr="00BE3AC8">
        <w:rPr>
          <w:noProof/>
        </w:rPr>
        <w:t>23</w:t>
      </w:r>
      <w:r w:rsidR="00E524FD" w:rsidRPr="00BE3AC8">
        <w:rPr>
          <w:noProof/>
        </w:rPr>
        <w:fldChar w:fldCharType="end"/>
      </w:r>
    </w:p>
    <w:p w14:paraId="0F387595"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4</w:t>
      </w:r>
      <w:r w:rsidRPr="00BE3AC8">
        <w:rPr>
          <w:rFonts w:asciiTheme="minorHAnsi" w:eastAsiaTheme="minorEastAsia" w:hAnsiTheme="minorHAnsi" w:cstheme="minorBidi"/>
          <w:b w:val="0"/>
          <w:bCs w:val="0"/>
          <w:noProof/>
          <w:sz w:val="24"/>
          <w:szCs w:val="24"/>
          <w:lang w:eastAsia="ja-JP"/>
        </w:rPr>
        <w:tab/>
      </w:r>
      <w:r w:rsidRPr="00BE3AC8">
        <w:rPr>
          <w:noProof/>
        </w:rPr>
        <w:t>Using a proxy server</w:t>
      </w:r>
      <w:r w:rsidRPr="00BE3AC8">
        <w:rPr>
          <w:noProof/>
        </w:rPr>
        <w:tab/>
      </w:r>
      <w:r w:rsidR="00E524FD" w:rsidRPr="00BE3AC8">
        <w:rPr>
          <w:noProof/>
        </w:rPr>
        <w:fldChar w:fldCharType="begin"/>
      </w:r>
      <w:r w:rsidRPr="00BE3AC8">
        <w:rPr>
          <w:noProof/>
        </w:rPr>
        <w:instrText xml:space="preserve"> PAGEREF _Toc187919406 \h </w:instrText>
      </w:r>
      <w:r w:rsidR="00E524FD" w:rsidRPr="00BE3AC8">
        <w:rPr>
          <w:noProof/>
        </w:rPr>
      </w:r>
      <w:r w:rsidR="00E524FD" w:rsidRPr="00BE3AC8">
        <w:rPr>
          <w:noProof/>
        </w:rPr>
        <w:fldChar w:fldCharType="separate"/>
      </w:r>
      <w:r w:rsidR="00BE3AC8" w:rsidRPr="00BE3AC8">
        <w:rPr>
          <w:noProof/>
        </w:rPr>
        <w:t>26</w:t>
      </w:r>
      <w:r w:rsidR="00E524FD" w:rsidRPr="00BE3AC8">
        <w:rPr>
          <w:noProof/>
        </w:rPr>
        <w:fldChar w:fldCharType="end"/>
      </w:r>
    </w:p>
    <w:p w14:paraId="0403840A"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4.1</w:t>
      </w:r>
      <w:r w:rsidRPr="00BE3AC8">
        <w:rPr>
          <w:rFonts w:asciiTheme="minorHAnsi" w:eastAsiaTheme="minorEastAsia" w:hAnsiTheme="minorHAnsi" w:cstheme="minorBidi"/>
          <w:bCs w:val="0"/>
          <w:sz w:val="24"/>
          <w:szCs w:val="24"/>
          <w:lang w:val="en-US" w:eastAsia="ja-JP"/>
        </w:rPr>
        <w:tab/>
      </w:r>
      <w:r w:rsidRPr="00BE3AC8">
        <w:rPr>
          <w:lang w:val="en-US"/>
        </w:rPr>
        <w:t>Installing the Plastic SCM Proxy server</w:t>
      </w:r>
      <w:r w:rsidRPr="00BE3AC8">
        <w:rPr>
          <w:lang w:val="en-US"/>
        </w:rPr>
        <w:tab/>
      </w:r>
      <w:r w:rsidR="00E524FD" w:rsidRPr="00BE3AC8">
        <w:rPr>
          <w:lang w:val="en-US"/>
        </w:rPr>
        <w:fldChar w:fldCharType="begin"/>
      </w:r>
      <w:r w:rsidRPr="00BE3AC8">
        <w:rPr>
          <w:lang w:val="en-US"/>
        </w:rPr>
        <w:instrText xml:space="preserve"> PAGEREF _Toc187919407 \h </w:instrText>
      </w:r>
      <w:r w:rsidR="00E524FD" w:rsidRPr="00BE3AC8">
        <w:rPr>
          <w:lang w:val="en-US"/>
        </w:rPr>
      </w:r>
      <w:r w:rsidR="00E524FD" w:rsidRPr="00BE3AC8">
        <w:rPr>
          <w:lang w:val="en-US"/>
        </w:rPr>
        <w:fldChar w:fldCharType="separate"/>
      </w:r>
      <w:r w:rsidR="00BE3AC8" w:rsidRPr="00BE3AC8">
        <w:rPr>
          <w:lang w:val="en-US"/>
        </w:rPr>
        <w:t>28</w:t>
      </w:r>
      <w:r w:rsidR="00E524FD" w:rsidRPr="00BE3AC8">
        <w:rPr>
          <w:lang w:val="en-US"/>
        </w:rPr>
        <w:fldChar w:fldCharType="end"/>
      </w:r>
    </w:p>
    <w:p w14:paraId="15ED1BDF"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4.2</w:t>
      </w:r>
      <w:r w:rsidRPr="00BE3AC8">
        <w:rPr>
          <w:rFonts w:asciiTheme="minorHAnsi" w:eastAsiaTheme="minorEastAsia" w:hAnsiTheme="minorHAnsi" w:cstheme="minorBidi"/>
          <w:bCs w:val="0"/>
          <w:sz w:val="24"/>
          <w:szCs w:val="24"/>
          <w:lang w:val="en-US" w:eastAsia="ja-JP"/>
        </w:rPr>
        <w:tab/>
      </w:r>
      <w:r w:rsidRPr="00BE3AC8">
        <w:rPr>
          <w:lang w:val="en-US"/>
        </w:rPr>
        <w:t>Configuring the clients</w:t>
      </w:r>
      <w:r w:rsidRPr="00BE3AC8">
        <w:rPr>
          <w:lang w:val="en-US"/>
        </w:rPr>
        <w:tab/>
      </w:r>
      <w:r w:rsidR="00E524FD" w:rsidRPr="00BE3AC8">
        <w:rPr>
          <w:lang w:val="en-US"/>
        </w:rPr>
        <w:fldChar w:fldCharType="begin"/>
      </w:r>
      <w:r w:rsidRPr="00BE3AC8">
        <w:rPr>
          <w:lang w:val="en-US"/>
        </w:rPr>
        <w:instrText xml:space="preserve"> PAGEREF _Toc187919408 \h </w:instrText>
      </w:r>
      <w:r w:rsidR="00E524FD" w:rsidRPr="00BE3AC8">
        <w:rPr>
          <w:lang w:val="en-US"/>
        </w:rPr>
      </w:r>
      <w:r w:rsidR="00E524FD" w:rsidRPr="00BE3AC8">
        <w:rPr>
          <w:lang w:val="en-US"/>
        </w:rPr>
        <w:fldChar w:fldCharType="separate"/>
      </w:r>
      <w:r w:rsidR="00BE3AC8" w:rsidRPr="00BE3AC8">
        <w:rPr>
          <w:lang w:val="en-US"/>
        </w:rPr>
        <w:t>29</w:t>
      </w:r>
      <w:r w:rsidR="00E524FD" w:rsidRPr="00BE3AC8">
        <w:rPr>
          <w:lang w:val="en-US"/>
        </w:rPr>
        <w:fldChar w:fldCharType="end"/>
      </w:r>
    </w:p>
    <w:p w14:paraId="4453023E"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5</w:t>
      </w:r>
      <w:r w:rsidRPr="00BE3AC8">
        <w:rPr>
          <w:rFonts w:asciiTheme="minorHAnsi" w:eastAsiaTheme="minorEastAsia" w:hAnsiTheme="minorHAnsi" w:cstheme="minorBidi"/>
          <w:b w:val="0"/>
          <w:bCs w:val="0"/>
          <w:noProof/>
          <w:sz w:val="24"/>
          <w:szCs w:val="24"/>
          <w:lang w:eastAsia="ja-JP"/>
        </w:rPr>
        <w:tab/>
      </w:r>
      <w:r w:rsidRPr="00BE3AC8">
        <w:rPr>
          <w:noProof/>
        </w:rPr>
        <w:t>Creating and managing  repositories</w:t>
      </w:r>
      <w:r w:rsidRPr="00BE3AC8">
        <w:rPr>
          <w:noProof/>
        </w:rPr>
        <w:tab/>
      </w:r>
      <w:r w:rsidR="00E524FD" w:rsidRPr="00BE3AC8">
        <w:rPr>
          <w:noProof/>
        </w:rPr>
        <w:fldChar w:fldCharType="begin"/>
      </w:r>
      <w:r w:rsidRPr="00BE3AC8">
        <w:rPr>
          <w:noProof/>
        </w:rPr>
        <w:instrText xml:space="preserve"> PAGEREF _Toc187919409 \h </w:instrText>
      </w:r>
      <w:r w:rsidR="00E524FD" w:rsidRPr="00BE3AC8">
        <w:rPr>
          <w:noProof/>
        </w:rPr>
      </w:r>
      <w:r w:rsidR="00E524FD" w:rsidRPr="00BE3AC8">
        <w:rPr>
          <w:noProof/>
        </w:rPr>
        <w:fldChar w:fldCharType="separate"/>
      </w:r>
      <w:r w:rsidR="00BE3AC8" w:rsidRPr="00BE3AC8">
        <w:rPr>
          <w:noProof/>
        </w:rPr>
        <w:t>31</w:t>
      </w:r>
      <w:r w:rsidR="00E524FD" w:rsidRPr="00BE3AC8">
        <w:rPr>
          <w:noProof/>
        </w:rPr>
        <w:fldChar w:fldCharType="end"/>
      </w:r>
    </w:p>
    <w:p w14:paraId="3F89E242"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5.1</w:t>
      </w:r>
      <w:r w:rsidRPr="00BE3AC8">
        <w:rPr>
          <w:rFonts w:asciiTheme="minorHAnsi" w:eastAsiaTheme="minorEastAsia" w:hAnsiTheme="minorHAnsi" w:cstheme="minorBidi"/>
          <w:bCs w:val="0"/>
          <w:sz w:val="24"/>
          <w:szCs w:val="24"/>
          <w:lang w:val="en-US" w:eastAsia="ja-JP"/>
        </w:rPr>
        <w:tab/>
      </w:r>
      <w:r w:rsidRPr="00BE3AC8">
        <w:rPr>
          <w:lang w:val="en-US"/>
        </w:rPr>
        <w:t>Creating a new repository</w:t>
      </w:r>
      <w:r w:rsidRPr="00BE3AC8">
        <w:rPr>
          <w:lang w:val="en-US"/>
        </w:rPr>
        <w:tab/>
      </w:r>
      <w:r w:rsidR="00E524FD" w:rsidRPr="00BE3AC8">
        <w:rPr>
          <w:lang w:val="en-US"/>
        </w:rPr>
        <w:fldChar w:fldCharType="begin"/>
      </w:r>
      <w:r w:rsidRPr="00BE3AC8">
        <w:rPr>
          <w:lang w:val="en-US"/>
        </w:rPr>
        <w:instrText xml:space="preserve"> PAGEREF _Toc187919410 \h </w:instrText>
      </w:r>
      <w:r w:rsidR="00E524FD" w:rsidRPr="00BE3AC8">
        <w:rPr>
          <w:lang w:val="en-US"/>
        </w:rPr>
      </w:r>
      <w:r w:rsidR="00E524FD" w:rsidRPr="00BE3AC8">
        <w:rPr>
          <w:lang w:val="en-US"/>
        </w:rPr>
        <w:fldChar w:fldCharType="separate"/>
      </w:r>
      <w:r w:rsidR="00BE3AC8" w:rsidRPr="00BE3AC8">
        <w:rPr>
          <w:lang w:val="en-US"/>
        </w:rPr>
        <w:t>31</w:t>
      </w:r>
      <w:r w:rsidR="00E524FD" w:rsidRPr="00BE3AC8">
        <w:rPr>
          <w:lang w:val="en-US"/>
        </w:rPr>
        <w:fldChar w:fldCharType="end"/>
      </w:r>
    </w:p>
    <w:p w14:paraId="27B9E0BC"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5.2</w:t>
      </w:r>
      <w:r w:rsidRPr="00BE3AC8">
        <w:rPr>
          <w:rFonts w:asciiTheme="minorHAnsi" w:eastAsiaTheme="minorEastAsia" w:hAnsiTheme="minorHAnsi" w:cstheme="minorBidi"/>
          <w:bCs w:val="0"/>
          <w:sz w:val="24"/>
          <w:szCs w:val="24"/>
          <w:lang w:val="en-US" w:eastAsia="ja-JP"/>
        </w:rPr>
        <w:tab/>
      </w:r>
      <w:r w:rsidRPr="00BE3AC8">
        <w:rPr>
          <w:lang w:val="en-US"/>
        </w:rPr>
        <w:t>Listing available repositories</w:t>
      </w:r>
      <w:r w:rsidRPr="00BE3AC8">
        <w:rPr>
          <w:lang w:val="en-US"/>
        </w:rPr>
        <w:tab/>
      </w:r>
      <w:r w:rsidR="00E524FD" w:rsidRPr="00BE3AC8">
        <w:rPr>
          <w:lang w:val="en-US"/>
        </w:rPr>
        <w:fldChar w:fldCharType="begin"/>
      </w:r>
      <w:r w:rsidRPr="00BE3AC8">
        <w:rPr>
          <w:lang w:val="en-US"/>
        </w:rPr>
        <w:instrText xml:space="preserve"> PAGEREF _Toc187919411 \h </w:instrText>
      </w:r>
      <w:r w:rsidR="00E524FD" w:rsidRPr="00BE3AC8">
        <w:rPr>
          <w:lang w:val="en-US"/>
        </w:rPr>
      </w:r>
      <w:r w:rsidR="00E524FD" w:rsidRPr="00BE3AC8">
        <w:rPr>
          <w:lang w:val="en-US"/>
        </w:rPr>
        <w:fldChar w:fldCharType="separate"/>
      </w:r>
      <w:r w:rsidR="00BE3AC8" w:rsidRPr="00BE3AC8">
        <w:rPr>
          <w:lang w:val="en-US"/>
        </w:rPr>
        <w:t>32</w:t>
      </w:r>
      <w:r w:rsidR="00E524FD" w:rsidRPr="00BE3AC8">
        <w:rPr>
          <w:lang w:val="en-US"/>
        </w:rPr>
        <w:fldChar w:fldCharType="end"/>
      </w:r>
    </w:p>
    <w:p w14:paraId="20EF4F36"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5.3</w:t>
      </w:r>
      <w:r w:rsidRPr="00BE3AC8">
        <w:rPr>
          <w:rFonts w:asciiTheme="minorHAnsi" w:eastAsiaTheme="minorEastAsia" w:hAnsiTheme="minorHAnsi" w:cstheme="minorBidi"/>
          <w:bCs w:val="0"/>
          <w:sz w:val="24"/>
          <w:szCs w:val="24"/>
          <w:lang w:val="en-US" w:eastAsia="ja-JP"/>
        </w:rPr>
        <w:tab/>
      </w:r>
      <w:r w:rsidRPr="00BE3AC8">
        <w:rPr>
          <w:lang w:val="en-US"/>
        </w:rPr>
        <w:t>Archiving repositories</w:t>
      </w:r>
      <w:r w:rsidRPr="00BE3AC8">
        <w:rPr>
          <w:lang w:val="en-US"/>
        </w:rPr>
        <w:tab/>
      </w:r>
      <w:r w:rsidR="00E524FD" w:rsidRPr="00BE3AC8">
        <w:rPr>
          <w:lang w:val="en-US"/>
        </w:rPr>
        <w:fldChar w:fldCharType="begin"/>
      </w:r>
      <w:r w:rsidRPr="00BE3AC8">
        <w:rPr>
          <w:lang w:val="en-US"/>
        </w:rPr>
        <w:instrText xml:space="preserve"> PAGEREF _Toc187919412 \h </w:instrText>
      </w:r>
      <w:r w:rsidR="00E524FD" w:rsidRPr="00BE3AC8">
        <w:rPr>
          <w:lang w:val="en-US"/>
        </w:rPr>
      </w:r>
      <w:r w:rsidR="00E524FD" w:rsidRPr="00BE3AC8">
        <w:rPr>
          <w:lang w:val="en-US"/>
        </w:rPr>
        <w:fldChar w:fldCharType="separate"/>
      </w:r>
      <w:r w:rsidR="00BE3AC8" w:rsidRPr="00BE3AC8">
        <w:rPr>
          <w:lang w:val="en-US"/>
        </w:rPr>
        <w:t>33</w:t>
      </w:r>
      <w:r w:rsidR="00E524FD" w:rsidRPr="00BE3AC8">
        <w:rPr>
          <w:lang w:val="en-US"/>
        </w:rPr>
        <w:fldChar w:fldCharType="end"/>
      </w:r>
    </w:p>
    <w:p w14:paraId="17BE85F7"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5.4</w:t>
      </w:r>
      <w:r w:rsidRPr="00BE3AC8">
        <w:rPr>
          <w:rFonts w:asciiTheme="minorHAnsi" w:eastAsiaTheme="minorEastAsia" w:hAnsiTheme="minorHAnsi" w:cstheme="minorBidi"/>
          <w:bCs w:val="0"/>
          <w:sz w:val="24"/>
          <w:szCs w:val="24"/>
          <w:lang w:val="en-US" w:eastAsia="ja-JP"/>
        </w:rPr>
        <w:tab/>
      </w:r>
      <w:r w:rsidRPr="00BE3AC8">
        <w:rPr>
          <w:lang w:val="en-US"/>
        </w:rPr>
        <w:t>Reconnecting archived repositories</w:t>
      </w:r>
      <w:r w:rsidRPr="00BE3AC8">
        <w:rPr>
          <w:lang w:val="en-US"/>
        </w:rPr>
        <w:tab/>
      </w:r>
      <w:r w:rsidR="00E524FD" w:rsidRPr="00BE3AC8">
        <w:rPr>
          <w:lang w:val="en-US"/>
        </w:rPr>
        <w:fldChar w:fldCharType="begin"/>
      </w:r>
      <w:r w:rsidRPr="00BE3AC8">
        <w:rPr>
          <w:lang w:val="en-US"/>
        </w:rPr>
        <w:instrText xml:space="preserve"> PAGEREF _Toc187919413 \h </w:instrText>
      </w:r>
      <w:r w:rsidR="00E524FD" w:rsidRPr="00BE3AC8">
        <w:rPr>
          <w:lang w:val="en-US"/>
        </w:rPr>
      </w:r>
      <w:r w:rsidR="00E524FD" w:rsidRPr="00BE3AC8">
        <w:rPr>
          <w:lang w:val="en-US"/>
        </w:rPr>
        <w:fldChar w:fldCharType="separate"/>
      </w:r>
      <w:r w:rsidR="00BE3AC8" w:rsidRPr="00BE3AC8">
        <w:rPr>
          <w:lang w:val="en-US"/>
        </w:rPr>
        <w:t>34</w:t>
      </w:r>
      <w:r w:rsidR="00E524FD" w:rsidRPr="00BE3AC8">
        <w:rPr>
          <w:lang w:val="en-US"/>
        </w:rPr>
        <w:fldChar w:fldCharType="end"/>
      </w:r>
    </w:p>
    <w:p w14:paraId="032602D1"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6</w:t>
      </w:r>
      <w:r w:rsidRPr="00BE3AC8">
        <w:rPr>
          <w:rFonts w:asciiTheme="minorHAnsi" w:eastAsiaTheme="minorEastAsia" w:hAnsiTheme="minorHAnsi" w:cstheme="minorBidi"/>
          <w:b w:val="0"/>
          <w:bCs w:val="0"/>
          <w:noProof/>
          <w:sz w:val="24"/>
          <w:szCs w:val="24"/>
          <w:lang w:eastAsia="ja-JP"/>
        </w:rPr>
        <w:tab/>
      </w:r>
      <w:r w:rsidRPr="00BE3AC8">
        <w:rPr>
          <w:noProof/>
        </w:rPr>
        <w:t>Database setup</w:t>
      </w:r>
      <w:r w:rsidRPr="00BE3AC8">
        <w:rPr>
          <w:noProof/>
        </w:rPr>
        <w:tab/>
      </w:r>
      <w:r w:rsidR="00E524FD" w:rsidRPr="00BE3AC8">
        <w:rPr>
          <w:noProof/>
        </w:rPr>
        <w:fldChar w:fldCharType="begin"/>
      </w:r>
      <w:r w:rsidRPr="00BE3AC8">
        <w:rPr>
          <w:noProof/>
        </w:rPr>
        <w:instrText xml:space="preserve"> PAGEREF _Toc187919414 \h </w:instrText>
      </w:r>
      <w:r w:rsidR="00E524FD" w:rsidRPr="00BE3AC8">
        <w:rPr>
          <w:noProof/>
        </w:rPr>
      </w:r>
      <w:r w:rsidR="00E524FD" w:rsidRPr="00BE3AC8">
        <w:rPr>
          <w:noProof/>
        </w:rPr>
        <w:fldChar w:fldCharType="separate"/>
      </w:r>
      <w:r w:rsidR="00BE3AC8" w:rsidRPr="00BE3AC8">
        <w:rPr>
          <w:noProof/>
        </w:rPr>
        <w:t>36</w:t>
      </w:r>
      <w:r w:rsidR="00E524FD" w:rsidRPr="00BE3AC8">
        <w:rPr>
          <w:noProof/>
        </w:rPr>
        <w:fldChar w:fldCharType="end"/>
      </w:r>
    </w:p>
    <w:p w14:paraId="6446B43C" w14:textId="77777777" w:rsidR="00E64630" w:rsidRPr="00BE3AC8" w:rsidRDefault="00E64630">
      <w:pPr>
        <w:pStyle w:val="TOC3"/>
        <w:tabs>
          <w:tab w:val="left" w:pos="1440"/>
        </w:tabs>
        <w:rPr>
          <w:rFonts w:asciiTheme="minorHAnsi" w:eastAsiaTheme="minorEastAsia" w:hAnsiTheme="minorHAnsi" w:cstheme="minorBidi"/>
          <w:bCs w:val="0"/>
          <w:iCs w:val="0"/>
          <w:noProof/>
          <w:sz w:val="24"/>
          <w:szCs w:val="24"/>
          <w:lang w:eastAsia="ja-JP"/>
        </w:rPr>
      </w:pPr>
      <w:r w:rsidRPr="00BE3AC8">
        <w:rPr>
          <w:noProof/>
        </w:rPr>
        <w:t>6.1.1</w:t>
      </w:r>
      <w:r w:rsidRPr="00BE3AC8">
        <w:rPr>
          <w:rFonts w:asciiTheme="minorHAnsi" w:eastAsiaTheme="minorEastAsia" w:hAnsiTheme="minorHAnsi" w:cstheme="minorBidi"/>
          <w:bCs w:val="0"/>
          <w:iCs w:val="0"/>
          <w:noProof/>
          <w:sz w:val="24"/>
          <w:szCs w:val="24"/>
          <w:lang w:eastAsia="ja-JP"/>
        </w:rPr>
        <w:tab/>
      </w:r>
      <w:r w:rsidRPr="00BE3AC8">
        <w:rPr>
          <w:noProof/>
        </w:rPr>
        <w:t>Oracle specific options</w:t>
      </w:r>
      <w:r w:rsidRPr="00BE3AC8">
        <w:rPr>
          <w:noProof/>
        </w:rPr>
        <w:tab/>
      </w:r>
      <w:r w:rsidR="00E524FD" w:rsidRPr="00BE3AC8">
        <w:rPr>
          <w:noProof/>
        </w:rPr>
        <w:fldChar w:fldCharType="begin"/>
      </w:r>
      <w:r w:rsidRPr="00BE3AC8">
        <w:rPr>
          <w:noProof/>
        </w:rPr>
        <w:instrText xml:space="preserve"> PAGEREF _Toc187919415 \h </w:instrText>
      </w:r>
      <w:r w:rsidR="00E524FD" w:rsidRPr="00BE3AC8">
        <w:rPr>
          <w:noProof/>
        </w:rPr>
      </w:r>
      <w:r w:rsidR="00E524FD" w:rsidRPr="00BE3AC8">
        <w:rPr>
          <w:noProof/>
        </w:rPr>
        <w:fldChar w:fldCharType="separate"/>
      </w:r>
      <w:r w:rsidR="00BE3AC8" w:rsidRPr="00BE3AC8">
        <w:rPr>
          <w:noProof/>
        </w:rPr>
        <w:t>39</w:t>
      </w:r>
      <w:r w:rsidR="00E524FD" w:rsidRPr="00BE3AC8">
        <w:rPr>
          <w:noProof/>
        </w:rPr>
        <w:fldChar w:fldCharType="end"/>
      </w:r>
    </w:p>
    <w:p w14:paraId="077D575E"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7</w:t>
      </w:r>
      <w:r w:rsidRPr="00BE3AC8">
        <w:rPr>
          <w:rFonts w:asciiTheme="minorHAnsi" w:eastAsiaTheme="minorEastAsia" w:hAnsiTheme="minorHAnsi" w:cstheme="minorBidi"/>
          <w:b w:val="0"/>
          <w:bCs w:val="0"/>
          <w:noProof/>
          <w:sz w:val="24"/>
          <w:szCs w:val="24"/>
          <w:lang w:eastAsia="ja-JP"/>
        </w:rPr>
        <w:tab/>
      </w:r>
      <w:r w:rsidRPr="00BE3AC8">
        <w:rPr>
          <w:noProof/>
        </w:rPr>
        <w:t>Backup and restore</w:t>
      </w:r>
      <w:r w:rsidRPr="00BE3AC8">
        <w:rPr>
          <w:noProof/>
        </w:rPr>
        <w:tab/>
      </w:r>
      <w:r w:rsidR="00E524FD" w:rsidRPr="00BE3AC8">
        <w:rPr>
          <w:noProof/>
        </w:rPr>
        <w:fldChar w:fldCharType="begin"/>
      </w:r>
      <w:r w:rsidRPr="00BE3AC8">
        <w:rPr>
          <w:noProof/>
        </w:rPr>
        <w:instrText xml:space="preserve"> PAGEREF _Toc187919416 \h </w:instrText>
      </w:r>
      <w:r w:rsidR="00E524FD" w:rsidRPr="00BE3AC8">
        <w:rPr>
          <w:noProof/>
        </w:rPr>
      </w:r>
      <w:r w:rsidR="00E524FD" w:rsidRPr="00BE3AC8">
        <w:rPr>
          <w:noProof/>
        </w:rPr>
        <w:fldChar w:fldCharType="separate"/>
      </w:r>
      <w:r w:rsidR="00BE3AC8" w:rsidRPr="00BE3AC8">
        <w:rPr>
          <w:noProof/>
        </w:rPr>
        <w:t>41</w:t>
      </w:r>
      <w:r w:rsidR="00E524FD" w:rsidRPr="00BE3AC8">
        <w:rPr>
          <w:noProof/>
        </w:rPr>
        <w:fldChar w:fldCharType="end"/>
      </w:r>
    </w:p>
    <w:p w14:paraId="6E8D5509"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7.1</w:t>
      </w:r>
      <w:r w:rsidRPr="00BE3AC8">
        <w:rPr>
          <w:rFonts w:asciiTheme="minorHAnsi" w:eastAsiaTheme="minorEastAsia" w:hAnsiTheme="minorHAnsi" w:cstheme="minorBidi"/>
          <w:bCs w:val="0"/>
          <w:sz w:val="24"/>
          <w:szCs w:val="24"/>
          <w:lang w:val="en-US" w:eastAsia="ja-JP"/>
        </w:rPr>
        <w:tab/>
      </w:r>
      <w:r w:rsidRPr="00BE3AC8">
        <w:rPr>
          <w:lang w:val="en-US"/>
        </w:rPr>
        <w:t>How to backup the embedded databases</w:t>
      </w:r>
      <w:r w:rsidRPr="00BE3AC8">
        <w:rPr>
          <w:lang w:val="en-US"/>
        </w:rPr>
        <w:tab/>
      </w:r>
      <w:r w:rsidR="00E524FD" w:rsidRPr="00BE3AC8">
        <w:rPr>
          <w:lang w:val="en-US"/>
        </w:rPr>
        <w:fldChar w:fldCharType="begin"/>
      </w:r>
      <w:r w:rsidRPr="00BE3AC8">
        <w:rPr>
          <w:lang w:val="en-US"/>
        </w:rPr>
        <w:instrText xml:space="preserve"> PAGEREF _Toc187919417 \h </w:instrText>
      </w:r>
      <w:r w:rsidR="00E524FD" w:rsidRPr="00BE3AC8">
        <w:rPr>
          <w:lang w:val="en-US"/>
        </w:rPr>
      </w:r>
      <w:r w:rsidR="00E524FD" w:rsidRPr="00BE3AC8">
        <w:rPr>
          <w:lang w:val="en-US"/>
        </w:rPr>
        <w:fldChar w:fldCharType="separate"/>
      </w:r>
      <w:r w:rsidR="00BE3AC8" w:rsidRPr="00BE3AC8">
        <w:rPr>
          <w:lang w:val="en-US"/>
        </w:rPr>
        <w:t>41</w:t>
      </w:r>
      <w:r w:rsidR="00E524FD" w:rsidRPr="00BE3AC8">
        <w:rPr>
          <w:lang w:val="en-US"/>
        </w:rPr>
        <w:fldChar w:fldCharType="end"/>
      </w:r>
    </w:p>
    <w:p w14:paraId="3F043AB2"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7.2</w:t>
      </w:r>
      <w:r w:rsidRPr="00BE3AC8">
        <w:rPr>
          <w:rFonts w:asciiTheme="minorHAnsi" w:eastAsiaTheme="minorEastAsia" w:hAnsiTheme="minorHAnsi" w:cstheme="minorBidi"/>
          <w:bCs w:val="0"/>
          <w:sz w:val="24"/>
          <w:szCs w:val="24"/>
          <w:lang w:val="en-US" w:eastAsia="ja-JP"/>
        </w:rPr>
        <w:tab/>
      </w:r>
      <w:r w:rsidRPr="00BE3AC8">
        <w:rPr>
          <w:lang w:val="en-US"/>
        </w:rPr>
        <w:t>Restore embedded databases</w:t>
      </w:r>
      <w:r w:rsidRPr="00BE3AC8">
        <w:rPr>
          <w:lang w:val="en-US"/>
        </w:rPr>
        <w:tab/>
      </w:r>
      <w:r w:rsidR="00E524FD" w:rsidRPr="00BE3AC8">
        <w:rPr>
          <w:lang w:val="en-US"/>
        </w:rPr>
        <w:fldChar w:fldCharType="begin"/>
      </w:r>
      <w:r w:rsidRPr="00BE3AC8">
        <w:rPr>
          <w:lang w:val="en-US"/>
        </w:rPr>
        <w:instrText xml:space="preserve"> PAGEREF _Toc187919418 \h </w:instrText>
      </w:r>
      <w:r w:rsidR="00E524FD" w:rsidRPr="00BE3AC8">
        <w:rPr>
          <w:lang w:val="en-US"/>
        </w:rPr>
      </w:r>
      <w:r w:rsidR="00E524FD" w:rsidRPr="00BE3AC8">
        <w:rPr>
          <w:lang w:val="en-US"/>
        </w:rPr>
        <w:fldChar w:fldCharType="separate"/>
      </w:r>
      <w:r w:rsidR="00BE3AC8" w:rsidRPr="00BE3AC8">
        <w:rPr>
          <w:lang w:val="en-US"/>
        </w:rPr>
        <w:t>43</w:t>
      </w:r>
      <w:r w:rsidR="00E524FD" w:rsidRPr="00BE3AC8">
        <w:rPr>
          <w:lang w:val="en-US"/>
        </w:rPr>
        <w:fldChar w:fldCharType="end"/>
      </w:r>
    </w:p>
    <w:p w14:paraId="204CA565" w14:textId="77777777" w:rsidR="00E64630" w:rsidRPr="00BE3AC8" w:rsidRDefault="00E64630">
      <w:pPr>
        <w:pStyle w:val="TOC1"/>
        <w:tabs>
          <w:tab w:val="left" w:pos="382"/>
        </w:tabs>
        <w:rPr>
          <w:rFonts w:asciiTheme="minorHAnsi" w:eastAsiaTheme="minorEastAsia" w:hAnsiTheme="minorHAnsi" w:cstheme="minorBidi"/>
          <w:b w:val="0"/>
          <w:bCs w:val="0"/>
          <w:noProof/>
          <w:sz w:val="24"/>
          <w:szCs w:val="24"/>
          <w:lang w:eastAsia="ja-JP"/>
        </w:rPr>
      </w:pPr>
      <w:r w:rsidRPr="00BE3AC8">
        <w:rPr>
          <w:noProof/>
        </w:rPr>
        <w:t>8</w:t>
      </w:r>
      <w:r w:rsidRPr="00BE3AC8">
        <w:rPr>
          <w:rFonts w:asciiTheme="minorHAnsi" w:eastAsiaTheme="minorEastAsia" w:hAnsiTheme="minorHAnsi" w:cstheme="minorBidi"/>
          <w:b w:val="0"/>
          <w:bCs w:val="0"/>
          <w:noProof/>
          <w:sz w:val="24"/>
          <w:szCs w:val="24"/>
          <w:lang w:eastAsia="ja-JP"/>
        </w:rPr>
        <w:tab/>
      </w:r>
      <w:r w:rsidRPr="00BE3AC8">
        <w:rPr>
          <w:noProof/>
        </w:rPr>
        <w:t>Archiving revisions</w:t>
      </w:r>
      <w:r w:rsidRPr="00BE3AC8">
        <w:rPr>
          <w:noProof/>
        </w:rPr>
        <w:tab/>
      </w:r>
      <w:r w:rsidR="00E524FD" w:rsidRPr="00BE3AC8">
        <w:rPr>
          <w:noProof/>
        </w:rPr>
        <w:fldChar w:fldCharType="begin"/>
      </w:r>
      <w:r w:rsidRPr="00BE3AC8">
        <w:rPr>
          <w:noProof/>
        </w:rPr>
        <w:instrText xml:space="preserve"> PAGEREF _Toc187919419 \h </w:instrText>
      </w:r>
      <w:r w:rsidR="00E524FD" w:rsidRPr="00BE3AC8">
        <w:rPr>
          <w:noProof/>
        </w:rPr>
      </w:r>
      <w:r w:rsidR="00E524FD" w:rsidRPr="00BE3AC8">
        <w:rPr>
          <w:noProof/>
        </w:rPr>
        <w:fldChar w:fldCharType="separate"/>
      </w:r>
      <w:r w:rsidR="00BE3AC8" w:rsidRPr="00BE3AC8">
        <w:rPr>
          <w:noProof/>
        </w:rPr>
        <w:t>44</w:t>
      </w:r>
      <w:r w:rsidR="00E524FD" w:rsidRPr="00BE3AC8">
        <w:rPr>
          <w:noProof/>
        </w:rPr>
        <w:fldChar w:fldCharType="end"/>
      </w:r>
    </w:p>
    <w:p w14:paraId="3771C84B"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8.1</w:t>
      </w:r>
      <w:r w:rsidRPr="00BE3AC8">
        <w:rPr>
          <w:rFonts w:asciiTheme="minorHAnsi" w:eastAsiaTheme="minorEastAsia" w:hAnsiTheme="minorHAnsi" w:cstheme="minorBidi"/>
          <w:bCs w:val="0"/>
          <w:sz w:val="24"/>
          <w:szCs w:val="24"/>
          <w:lang w:val="en-US" w:eastAsia="ja-JP"/>
        </w:rPr>
        <w:tab/>
      </w:r>
      <w:r w:rsidRPr="00BE3AC8">
        <w:rPr>
          <w:lang w:val="en-US"/>
        </w:rPr>
        <w:t>Why archiving revisions</w:t>
      </w:r>
      <w:r w:rsidRPr="00BE3AC8">
        <w:rPr>
          <w:lang w:val="en-US"/>
        </w:rPr>
        <w:tab/>
      </w:r>
      <w:r w:rsidR="00E524FD" w:rsidRPr="00BE3AC8">
        <w:rPr>
          <w:lang w:val="en-US"/>
        </w:rPr>
        <w:fldChar w:fldCharType="begin"/>
      </w:r>
      <w:r w:rsidRPr="00BE3AC8">
        <w:rPr>
          <w:lang w:val="en-US"/>
        </w:rPr>
        <w:instrText xml:space="preserve"> PAGEREF _Toc187919420 \h </w:instrText>
      </w:r>
      <w:r w:rsidR="00E524FD" w:rsidRPr="00BE3AC8">
        <w:rPr>
          <w:lang w:val="en-US"/>
        </w:rPr>
      </w:r>
      <w:r w:rsidR="00E524FD" w:rsidRPr="00BE3AC8">
        <w:rPr>
          <w:lang w:val="en-US"/>
        </w:rPr>
        <w:fldChar w:fldCharType="separate"/>
      </w:r>
      <w:r w:rsidR="00BE3AC8" w:rsidRPr="00BE3AC8">
        <w:rPr>
          <w:lang w:val="en-US"/>
        </w:rPr>
        <w:t>44</w:t>
      </w:r>
      <w:r w:rsidR="00E524FD" w:rsidRPr="00BE3AC8">
        <w:rPr>
          <w:lang w:val="en-US"/>
        </w:rPr>
        <w:fldChar w:fldCharType="end"/>
      </w:r>
    </w:p>
    <w:p w14:paraId="231DAC5B"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8.2</w:t>
      </w:r>
      <w:r w:rsidRPr="00BE3AC8">
        <w:rPr>
          <w:rFonts w:asciiTheme="minorHAnsi" w:eastAsiaTheme="minorEastAsia" w:hAnsiTheme="minorHAnsi" w:cstheme="minorBidi"/>
          <w:bCs w:val="0"/>
          <w:sz w:val="24"/>
          <w:szCs w:val="24"/>
          <w:lang w:val="en-US" w:eastAsia="ja-JP"/>
        </w:rPr>
        <w:tab/>
      </w:r>
      <w:r w:rsidRPr="00BE3AC8">
        <w:rPr>
          <w:lang w:val="en-US"/>
        </w:rPr>
        <w:t>How to archive my revisions</w:t>
      </w:r>
      <w:r w:rsidRPr="00BE3AC8">
        <w:rPr>
          <w:lang w:val="en-US"/>
        </w:rPr>
        <w:tab/>
      </w:r>
      <w:r w:rsidR="00E524FD" w:rsidRPr="00BE3AC8">
        <w:rPr>
          <w:lang w:val="en-US"/>
        </w:rPr>
        <w:fldChar w:fldCharType="begin"/>
      </w:r>
      <w:r w:rsidRPr="00BE3AC8">
        <w:rPr>
          <w:lang w:val="en-US"/>
        </w:rPr>
        <w:instrText xml:space="preserve"> PAGEREF _Toc187919421 \h </w:instrText>
      </w:r>
      <w:r w:rsidR="00E524FD" w:rsidRPr="00BE3AC8">
        <w:rPr>
          <w:lang w:val="en-US"/>
        </w:rPr>
      </w:r>
      <w:r w:rsidR="00E524FD" w:rsidRPr="00BE3AC8">
        <w:rPr>
          <w:lang w:val="en-US"/>
        </w:rPr>
        <w:fldChar w:fldCharType="separate"/>
      </w:r>
      <w:r w:rsidR="00BE3AC8" w:rsidRPr="00BE3AC8">
        <w:rPr>
          <w:lang w:val="en-US"/>
        </w:rPr>
        <w:t>44</w:t>
      </w:r>
      <w:r w:rsidR="00E524FD" w:rsidRPr="00BE3AC8">
        <w:rPr>
          <w:lang w:val="en-US"/>
        </w:rPr>
        <w:fldChar w:fldCharType="end"/>
      </w:r>
    </w:p>
    <w:p w14:paraId="4469E0FF"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8.3</w:t>
      </w:r>
      <w:r w:rsidRPr="00BE3AC8">
        <w:rPr>
          <w:rFonts w:asciiTheme="minorHAnsi" w:eastAsiaTheme="minorEastAsia" w:hAnsiTheme="minorHAnsi" w:cstheme="minorBidi"/>
          <w:bCs w:val="0"/>
          <w:sz w:val="24"/>
          <w:szCs w:val="24"/>
          <w:lang w:val="en-US" w:eastAsia="ja-JP"/>
        </w:rPr>
        <w:tab/>
      </w:r>
      <w:r w:rsidRPr="00BE3AC8">
        <w:rPr>
          <w:lang w:val="en-US"/>
        </w:rPr>
        <w:t>How are the archived revisions accessed</w:t>
      </w:r>
      <w:r w:rsidRPr="00BE3AC8">
        <w:rPr>
          <w:lang w:val="en-US"/>
        </w:rPr>
        <w:tab/>
      </w:r>
      <w:r w:rsidR="00E524FD" w:rsidRPr="00BE3AC8">
        <w:rPr>
          <w:lang w:val="en-US"/>
        </w:rPr>
        <w:fldChar w:fldCharType="begin"/>
      </w:r>
      <w:r w:rsidRPr="00BE3AC8">
        <w:rPr>
          <w:lang w:val="en-US"/>
        </w:rPr>
        <w:instrText xml:space="preserve"> PAGEREF _Toc187919422 \h </w:instrText>
      </w:r>
      <w:r w:rsidR="00E524FD" w:rsidRPr="00BE3AC8">
        <w:rPr>
          <w:lang w:val="en-US"/>
        </w:rPr>
      </w:r>
      <w:r w:rsidR="00E524FD" w:rsidRPr="00BE3AC8">
        <w:rPr>
          <w:lang w:val="en-US"/>
        </w:rPr>
        <w:fldChar w:fldCharType="separate"/>
      </w:r>
      <w:r w:rsidR="00BE3AC8" w:rsidRPr="00BE3AC8">
        <w:rPr>
          <w:lang w:val="en-US"/>
        </w:rPr>
        <w:t>45</w:t>
      </w:r>
      <w:r w:rsidR="00E524FD" w:rsidRPr="00BE3AC8">
        <w:rPr>
          <w:lang w:val="en-US"/>
        </w:rPr>
        <w:fldChar w:fldCharType="end"/>
      </w:r>
    </w:p>
    <w:p w14:paraId="2CE96A7C" w14:textId="77777777" w:rsidR="00E64630" w:rsidRPr="00BE3AC8" w:rsidRDefault="00E64630">
      <w:pPr>
        <w:pStyle w:val="TOC2"/>
        <w:tabs>
          <w:tab w:val="left" w:pos="960"/>
        </w:tabs>
        <w:rPr>
          <w:rFonts w:asciiTheme="minorHAnsi" w:eastAsiaTheme="minorEastAsia" w:hAnsiTheme="minorHAnsi" w:cstheme="minorBidi"/>
          <w:bCs w:val="0"/>
          <w:sz w:val="24"/>
          <w:szCs w:val="24"/>
          <w:lang w:val="en-US" w:eastAsia="ja-JP"/>
        </w:rPr>
      </w:pPr>
      <w:r w:rsidRPr="00BE3AC8">
        <w:rPr>
          <w:lang w:val="en-US"/>
        </w:rPr>
        <w:t>8.4</w:t>
      </w:r>
      <w:r w:rsidRPr="00BE3AC8">
        <w:rPr>
          <w:rFonts w:asciiTheme="minorHAnsi" w:eastAsiaTheme="minorEastAsia" w:hAnsiTheme="minorHAnsi" w:cstheme="minorBidi"/>
          <w:bCs w:val="0"/>
          <w:sz w:val="24"/>
          <w:szCs w:val="24"/>
          <w:lang w:val="en-US" w:eastAsia="ja-JP"/>
        </w:rPr>
        <w:tab/>
      </w:r>
      <w:r w:rsidRPr="00BE3AC8">
        <w:rPr>
          <w:lang w:val="en-US"/>
        </w:rPr>
        <w:t>How to restore archived revisions</w:t>
      </w:r>
      <w:r w:rsidRPr="00BE3AC8">
        <w:rPr>
          <w:lang w:val="en-US"/>
        </w:rPr>
        <w:tab/>
      </w:r>
      <w:r w:rsidR="00E524FD" w:rsidRPr="00BE3AC8">
        <w:rPr>
          <w:lang w:val="en-US"/>
        </w:rPr>
        <w:fldChar w:fldCharType="begin"/>
      </w:r>
      <w:r w:rsidRPr="00BE3AC8">
        <w:rPr>
          <w:lang w:val="en-US"/>
        </w:rPr>
        <w:instrText xml:space="preserve"> PAGEREF _Toc187919423 \h </w:instrText>
      </w:r>
      <w:r w:rsidR="00E524FD" w:rsidRPr="00BE3AC8">
        <w:rPr>
          <w:lang w:val="en-US"/>
        </w:rPr>
      </w:r>
      <w:r w:rsidR="00E524FD" w:rsidRPr="00BE3AC8">
        <w:rPr>
          <w:lang w:val="en-US"/>
        </w:rPr>
        <w:fldChar w:fldCharType="separate"/>
      </w:r>
      <w:r w:rsidR="00BE3AC8" w:rsidRPr="00BE3AC8">
        <w:rPr>
          <w:lang w:val="en-US"/>
        </w:rPr>
        <w:t>46</w:t>
      </w:r>
      <w:r w:rsidR="00E524FD" w:rsidRPr="00BE3AC8">
        <w:rPr>
          <w:lang w:val="en-US"/>
        </w:rPr>
        <w:fldChar w:fldCharType="end"/>
      </w:r>
    </w:p>
    <w:p w14:paraId="11A6D457" w14:textId="77777777" w:rsidR="00160EBF" w:rsidRPr="00BE3AC8" w:rsidRDefault="00E524FD" w:rsidP="005D5A82">
      <w:pPr>
        <w:rPr>
          <w:b/>
          <w:sz w:val="28"/>
          <w:szCs w:val="28"/>
        </w:rPr>
      </w:pPr>
      <w:r w:rsidRPr="00BE3AC8">
        <w:fldChar w:fldCharType="end"/>
      </w:r>
      <w:r w:rsidR="00160EBF" w:rsidRPr="00BE3AC8">
        <w:br w:type="page"/>
      </w:r>
      <w:r w:rsidR="00273609" w:rsidRPr="00BE3AC8">
        <w:rPr>
          <w:b/>
          <w:sz w:val="28"/>
          <w:szCs w:val="28"/>
        </w:rPr>
        <w:lastRenderedPageBreak/>
        <w:t>Figure</w:t>
      </w:r>
      <w:r w:rsidR="00160EBF" w:rsidRPr="00BE3AC8">
        <w:rPr>
          <w:b/>
          <w:sz w:val="28"/>
          <w:szCs w:val="28"/>
        </w:rPr>
        <w:t>s</w:t>
      </w:r>
    </w:p>
    <w:p w14:paraId="482CD769" w14:textId="77777777" w:rsidR="00E64630" w:rsidRPr="00BE3AC8" w:rsidRDefault="00E524FD">
      <w:pPr>
        <w:pStyle w:val="TableofFigures"/>
        <w:tabs>
          <w:tab w:val="right" w:leader="dot" w:pos="8210"/>
        </w:tabs>
        <w:rPr>
          <w:rFonts w:asciiTheme="minorHAnsi" w:eastAsiaTheme="minorEastAsia" w:hAnsiTheme="minorHAnsi" w:cstheme="minorBidi"/>
          <w:noProof/>
          <w:sz w:val="24"/>
          <w:lang w:eastAsia="ja-JP"/>
        </w:rPr>
      </w:pPr>
      <w:r w:rsidRPr="00BE3AC8">
        <w:fldChar w:fldCharType="begin"/>
      </w:r>
      <w:r w:rsidR="00F70755" w:rsidRPr="00BE3AC8">
        <w:instrText xml:space="preserve"> TOC \h \z \c "Figure" </w:instrText>
      </w:r>
      <w:r w:rsidRPr="00BE3AC8">
        <w:fldChar w:fldCharType="separate"/>
      </w:r>
      <w:r w:rsidR="00E64630" w:rsidRPr="00BE3AC8">
        <w:rPr>
          <w:noProof/>
        </w:rPr>
        <w:t>Figure 1. Installation directory</w:t>
      </w:r>
      <w:r w:rsidR="00E64630" w:rsidRPr="00BE3AC8">
        <w:rPr>
          <w:noProof/>
        </w:rPr>
        <w:tab/>
      </w:r>
      <w:r w:rsidRPr="00BE3AC8">
        <w:rPr>
          <w:noProof/>
        </w:rPr>
        <w:fldChar w:fldCharType="begin"/>
      </w:r>
      <w:r w:rsidR="00E64630" w:rsidRPr="00BE3AC8">
        <w:rPr>
          <w:noProof/>
        </w:rPr>
        <w:instrText xml:space="preserve"> PAGEREF _Toc187919424 \h </w:instrText>
      </w:r>
      <w:r w:rsidRPr="00BE3AC8">
        <w:rPr>
          <w:noProof/>
        </w:rPr>
      </w:r>
      <w:r w:rsidRPr="00BE3AC8">
        <w:rPr>
          <w:noProof/>
        </w:rPr>
        <w:fldChar w:fldCharType="separate"/>
      </w:r>
      <w:r w:rsidR="00BE3AC8" w:rsidRPr="00BE3AC8">
        <w:rPr>
          <w:noProof/>
        </w:rPr>
        <w:t>7</w:t>
      </w:r>
      <w:r w:rsidRPr="00BE3AC8">
        <w:rPr>
          <w:noProof/>
        </w:rPr>
        <w:fldChar w:fldCharType="end"/>
      </w:r>
    </w:p>
    <w:p w14:paraId="7B50ADC2"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 Component selection</w:t>
      </w:r>
      <w:r w:rsidRPr="00BE3AC8">
        <w:rPr>
          <w:noProof/>
        </w:rPr>
        <w:tab/>
      </w:r>
      <w:r w:rsidR="00E524FD" w:rsidRPr="00BE3AC8">
        <w:rPr>
          <w:noProof/>
        </w:rPr>
        <w:fldChar w:fldCharType="begin"/>
      </w:r>
      <w:r w:rsidRPr="00BE3AC8">
        <w:rPr>
          <w:noProof/>
        </w:rPr>
        <w:instrText xml:space="preserve"> PAGEREF _Toc187919425 \h </w:instrText>
      </w:r>
      <w:r w:rsidR="00E524FD" w:rsidRPr="00BE3AC8">
        <w:rPr>
          <w:noProof/>
        </w:rPr>
      </w:r>
      <w:r w:rsidR="00E524FD" w:rsidRPr="00BE3AC8">
        <w:rPr>
          <w:noProof/>
        </w:rPr>
        <w:fldChar w:fldCharType="separate"/>
      </w:r>
      <w:r w:rsidR="00BE3AC8" w:rsidRPr="00BE3AC8">
        <w:rPr>
          <w:noProof/>
        </w:rPr>
        <w:t>7</w:t>
      </w:r>
      <w:r w:rsidR="00E524FD" w:rsidRPr="00BE3AC8">
        <w:rPr>
          <w:noProof/>
        </w:rPr>
        <w:fldChar w:fldCharType="end"/>
      </w:r>
    </w:p>
    <w:p w14:paraId="6126EAC7"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 Eclipse location</w:t>
      </w:r>
      <w:r w:rsidRPr="00BE3AC8">
        <w:rPr>
          <w:noProof/>
        </w:rPr>
        <w:tab/>
      </w:r>
      <w:r w:rsidR="00E524FD" w:rsidRPr="00BE3AC8">
        <w:rPr>
          <w:noProof/>
        </w:rPr>
        <w:fldChar w:fldCharType="begin"/>
      </w:r>
      <w:r w:rsidRPr="00BE3AC8">
        <w:rPr>
          <w:noProof/>
        </w:rPr>
        <w:instrText xml:space="preserve"> PAGEREF _Toc187919426 \h </w:instrText>
      </w:r>
      <w:r w:rsidR="00E524FD" w:rsidRPr="00BE3AC8">
        <w:rPr>
          <w:noProof/>
        </w:rPr>
      </w:r>
      <w:r w:rsidR="00E524FD" w:rsidRPr="00BE3AC8">
        <w:rPr>
          <w:noProof/>
        </w:rPr>
        <w:fldChar w:fldCharType="separate"/>
      </w:r>
      <w:r w:rsidR="00BE3AC8" w:rsidRPr="00BE3AC8">
        <w:rPr>
          <w:noProof/>
        </w:rPr>
        <w:t>8</w:t>
      </w:r>
      <w:r w:rsidR="00E524FD" w:rsidRPr="00BE3AC8">
        <w:rPr>
          <w:noProof/>
        </w:rPr>
        <w:fldChar w:fldCharType="end"/>
      </w:r>
    </w:p>
    <w:p w14:paraId="2D09C58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4. Copying files</w:t>
      </w:r>
      <w:r w:rsidRPr="00BE3AC8">
        <w:rPr>
          <w:noProof/>
        </w:rPr>
        <w:tab/>
      </w:r>
      <w:r w:rsidR="00E524FD" w:rsidRPr="00BE3AC8">
        <w:rPr>
          <w:noProof/>
        </w:rPr>
        <w:fldChar w:fldCharType="begin"/>
      </w:r>
      <w:r w:rsidRPr="00BE3AC8">
        <w:rPr>
          <w:noProof/>
        </w:rPr>
        <w:instrText xml:space="preserve"> PAGEREF _Toc187919427 \h </w:instrText>
      </w:r>
      <w:r w:rsidR="00E524FD" w:rsidRPr="00BE3AC8">
        <w:rPr>
          <w:noProof/>
        </w:rPr>
      </w:r>
      <w:r w:rsidR="00E524FD" w:rsidRPr="00BE3AC8">
        <w:rPr>
          <w:noProof/>
        </w:rPr>
        <w:fldChar w:fldCharType="separate"/>
      </w:r>
      <w:r w:rsidR="00BE3AC8" w:rsidRPr="00BE3AC8">
        <w:rPr>
          <w:noProof/>
        </w:rPr>
        <w:t>8</w:t>
      </w:r>
      <w:r w:rsidR="00E524FD" w:rsidRPr="00BE3AC8">
        <w:rPr>
          <w:noProof/>
        </w:rPr>
        <w:fldChar w:fldCharType="end"/>
      </w:r>
    </w:p>
    <w:p w14:paraId="6AEAF7AC"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5. Start system configuration</w:t>
      </w:r>
      <w:r w:rsidRPr="00BE3AC8">
        <w:rPr>
          <w:noProof/>
        </w:rPr>
        <w:tab/>
      </w:r>
      <w:r w:rsidR="00E524FD" w:rsidRPr="00BE3AC8">
        <w:rPr>
          <w:noProof/>
        </w:rPr>
        <w:fldChar w:fldCharType="begin"/>
      </w:r>
      <w:r w:rsidRPr="00BE3AC8">
        <w:rPr>
          <w:noProof/>
        </w:rPr>
        <w:instrText xml:space="preserve"> PAGEREF _Toc187919428 \h </w:instrText>
      </w:r>
      <w:r w:rsidR="00E524FD" w:rsidRPr="00BE3AC8">
        <w:rPr>
          <w:noProof/>
        </w:rPr>
      </w:r>
      <w:r w:rsidR="00E524FD" w:rsidRPr="00BE3AC8">
        <w:rPr>
          <w:noProof/>
        </w:rPr>
        <w:fldChar w:fldCharType="separate"/>
      </w:r>
      <w:r w:rsidR="00BE3AC8" w:rsidRPr="00BE3AC8">
        <w:rPr>
          <w:noProof/>
        </w:rPr>
        <w:t>9</w:t>
      </w:r>
      <w:r w:rsidR="00E524FD" w:rsidRPr="00BE3AC8">
        <w:rPr>
          <w:noProof/>
        </w:rPr>
        <w:fldChar w:fldCharType="end"/>
      </w:r>
    </w:p>
    <w:p w14:paraId="532C6D75"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6. Server configuration welcome screen</w:t>
      </w:r>
      <w:r w:rsidRPr="00BE3AC8">
        <w:rPr>
          <w:noProof/>
        </w:rPr>
        <w:tab/>
      </w:r>
      <w:r w:rsidR="00E524FD" w:rsidRPr="00BE3AC8">
        <w:rPr>
          <w:noProof/>
        </w:rPr>
        <w:fldChar w:fldCharType="begin"/>
      </w:r>
      <w:r w:rsidRPr="00BE3AC8">
        <w:rPr>
          <w:noProof/>
        </w:rPr>
        <w:instrText xml:space="preserve"> PAGEREF _Toc187919429 \h </w:instrText>
      </w:r>
      <w:r w:rsidR="00E524FD" w:rsidRPr="00BE3AC8">
        <w:rPr>
          <w:noProof/>
        </w:rPr>
      </w:r>
      <w:r w:rsidR="00E524FD" w:rsidRPr="00BE3AC8">
        <w:rPr>
          <w:noProof/>
        </w:rPr>
        <w:fldChar w:fldCharType="separate"/>
      </w:r>
      <w:r w:rsidR="00BE3AC8" w:rsidRPr="00BE3AC8">
        <w:rPr>
          <w:noProof/>
        </w:rPr>
        <w:t>9</w:t>
      </w:r>
      <w:r w:rsidR="00E524FD" w:rsidRPr="00BE3AC8">
        <w:rPr>
          <w:noProof/>
        </w:rPr>
        <w:fldChar w:fldCharType="end"/>
      </w:r>
    </w:p>
    <w:p w14:paraId="6A6FF19A"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7. Server configuration language selection</w:t>
      </w:r>
      <w:r w:rsidRPr="00BE3AC8">
        <w:rPr>
          <w:noProof/>
        </w:rPr>
        <w:tab/>
      </w:r>
      <w:r w:rsidR="00E524FD" w:rsidRPr="00BE3AC8">
        <w:rPr>
          <w:noProof/>
        </w:rPr>
        <w:fldChar w:fldCharType="begin"/>
      </w:r>
      <w:r w:rsidRPr="00BE3AC8">
        <w:rPr>
          <w:noProof/>
        </w:rPr>
        <w:instrText xml:space="preserve"> PAGEREF _Toc187919430 \h </w:instrText>
      </w:r>
      <w:r w:rsidR="00E524FD" w:rsidRPr="00BE3AC8">
        <w:rPr>
          <w:noProof/>
        </w:rPr>
      </w:r>
      <w:r w:rsidR="00E524FD" w:rsidRPr="00BE3AC8">
        <w:rPr>
          <w:noProof/>
        </w:rPr>
        <w:fldChar w:fldCharType="separate"/>
      </w:r>
      <w:r w:rsidR="00BE3AC8" w:rsidRPr="00BE3AC8">
        <w:rPr>
          <w:noProof/>
        </w:rPr>
        <w:t>10</w:t>
      </w:r>
      <w:r w:rsidR="00E524FD" w:rsidRPr="00BE3AC8">
        <w:rPr>
          <w:noProof/>
        </w:rPr>
        <w:fldChar w:fldCharType="end"/>
      </w:r>
    </w:p>
    <w:p w14:paraId="6394817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8. Server configuration authentication modes</w:t>
      </w:r>
      <w:r w:rsidRPr="00BE3AC8">
        <w:rPr>
          <w:noProof/>
        </w:rPr>
        <w:tab/>
      </w:r>
      <w:r w:rsidR="00E524FD" w:rsidRPr="00BE3AC8">
        <w:rPr>
          <w:noProof/>
        </w:rPr>
        <w:fldChar w:fldCharType="begin"/>
      </w:r>
      <w:r w:rsidRPr="00BE3AC8">
        <w:rPr>
          <w:noProof/>
        </w:rPr>
        <w:instrText xml:space="preserve"> PAGEREF _Toc187919431 \h </w:instrText>
      </w:r>
      <w:r w:rsidR="00E524FD" w:rsidRPr="00BE3AC8">
        <w:rPr>
          <w:noProof/>
        </w:rPr>
      </w:r>
      <w:r w:rsidR="00E524FD" w:rsidRPr="00BE3AC8">
        <w:rPr>
          <w:noProof/>
        </w:rPr>
        <w:fldChar w:fldCharType="separate"/>
      </w:r>
      <w:r w:rsidR="00BE3AC8" w:rsidRPr="00BE3AC8">
        <w:rPr>
          <w:noProof/>
        </w:rPr>
        <w:t>10</w:t>
      </w:r>
      <w:r w:rsidR="00E524FD" w:rsidRPr="00BE3AC8">
        <w:rPr>
          <w:noProof/>
        </w:rPr>
        <w:fldChar w:fldCharType="end"/>
      </w:r>
    </w:p>
    <w:p w14:paraId="5337172E"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9. LDAP Authentication configuration</w:t>
      </w:r>
      <w:r w:rsidRPr="00BE3AC8">
        <w:rPr>
          <w:noProof/>
        </w:rPr>
        <w:tab/>
      </w:r>
      <w:r w:rsidR="00E524FD" w:rsidRPr="00BE3AC8">
        <w:rPr>
          <w:noProof/>
        </w:rPr>
        <w:fldChar w:fldCharType="begin"/>
      </w:r>
      <w:r w:rsidRPr="00BE3AC8">
        <w:rPr>
          <w:noProof/>
        </w:rPr>
        <w:instrText xml:space="preserve"> PAGEREF _Toc187919432 \h </w:instrText>
      </w:r>
      <w:r w:rsidR="00E524FD" w:rsidRPr="00BE3AC8">
        <w:rPr>
          <w:noProof/>
        </w:rPr>
      </w:r>
      <w:r w:rsidR="00E524FD" w:rsidRPr="00BE3AC8">
        <w:rPr>
          <w:noProof/>
        </w:rPr>
        <w:fldChar w:fldCharType="separate"/>
      </w:r>
      <w:r w:rsidR="00BE3AC8" w:rsidRPr="00BE3AC8">
        <w:rPr>
          <w:noProof/>
        </w:rPr>
        <w:t>10</w:t>
      </w:r>
      <w:r w:rsidR="00E524FD" w:rsidRPr="00BE3AC8">
        <w:rPr>
          <w:noProof/>
        </w:rPr>
        <w:fldChar w:fldCharType="end"/>
      </w:r>
    </w:p>
    <w:p w14:paraId="038129F7"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10. Port configuration</w:t>
      </w:r>
      <w:r w:rsidRPr="00BE3AC8">
        <w:rPr>
          <w:noProof/>
        </w:rPr>
        <w:tab/>
      </w:r>
      <w:r w:rsidR="00E524FD" w:rsidRPr="00BE3AC8">
        <w:rPr>
          <w:noProof/>
        </w:rPr>
        <w:fldChar w:fldCharType="begin"/>
      </w:r>
      <w:r w:rsidRPr="00BE3AC8">
        <w:rPr>
          <w:noProof/>
        </w:rPr>
        <w:instrText xml:space="preserve"> PAGEREF _Toc187919433 \h </w:instrText>
      </w:r>
      <w:r w:rsidR="00E524FD" w:rsidRPr="00BE3AC8">
        <w:rPr>
          <w:noProof/>
        </w:rPr>
      </w:r>
      <w:r w:rsidR="00E524FD" w:rsidRPr="00BE3AC8">
        <w:rPr>
          <w:noProof/>
        </w:rPr>
        <w:fldChar w:fldCharType="separate"/>
      </w:r>
      <w:r w:rsidR="00BE3AC8" w:rsidRPr="00BE3AC8">
        <w:rPr>
          <w:noProof/>
        </w:rPr>
        <w:t>11</w:t>
      </w:r>
      <w:r w:rsidR="00E524FD" w:rsidRPr="00BE3AC8">
        <w:rPr>
          <w:noProof/>
        </w:rPr>
        <w:fldChar w:fldCharType="end"/>
      </w:r>
    </w:p>
    <w:p w14:paraId="0D338B9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11. User and password configuration screen</w:t>
      </w:r>
      <w:r w:rsidRPr="00BE3AC8">
        <w:rPr>
          <w:noProof/>
        </w:rPr>
        <w:tab/>
      </w:r>
      <w:r w:rsidR="00E524FD" w:rsidRPr="00BE3AC8">
        <w:rPr>
          <w:noProof/>
        </w:rPr>
        <w:fldChar w:fldCharType="begin"/>
      </w:r>
      <w:r w:rsidRPr="00BE3AC8">
        <w:rPr>
          <w:noProof/>
        </w:rPr>
        <w:instrText xml:space="preserve"> PAGEREF _Toc187919434 \h </w:instrText>
      </w:r>
      <w:r w:rsidR="00E524FD" w:rsidRPr="00BE3AC8">
        <w:rPr>
          <w:noProof/>
        </w:rPr>
      </w:r>
      <w:r w:rsidR="00E524FD" w:rsidRPr="00BE3AC8">
        <w:rPr>
          <w:noProof/>
        </w:rPr>
        <w:fldChar w:fldCharType="separate"/>
      </w:r>
      <w:r w:rsidR="00BE3AC8" w:rsidRPr="00BE3AC8">
        <w:rPr>
          <w:noProof/>
        </w:rPr>
        <w:t>14</w:t>
      </w:r>
      <w:r w:rsidR="00E524FD" w:rsidRPr="00BE3AC8">
        <w:rPr>
          <w:noProof/>
        </w:rPr>
        <w:fldChar w:fldCharType="end"/>
      </w:r>
    </w:p>
    <w:p w14:paraId="0D7E4BA4"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12. Login dialog</w:t>
      </w:r>
      <w:r w:rsidRPr="00BE3AC8">
        <w:rPr>
          <w:noProof/>
        </w:rPr>
        <w:tab/>
      </w:r>
      <w:r w:rsidR="00E524FD" w:rsidRPr="00BE3AC8">
        <w:rPr>
          <w:noProof/>
        </w:rPr>
        <w:fldChar w:fldCharType="begin"/>
      </w:r>
      <w:r w:rsidRPr="00BE3AC8">
        <w:rPr>
          <w:noProof/>
        </w:rPr>
        <w:instrText xml:space="preserve"> PAGEREF _Toc187919435 \h </w:instrText>
      </w:r>
      <w:r w:rsidR="00E524FD" w:rsidRPr="00BE3AC8">
        <w:rPr>
          <w:noProof/>
        </w:rPr>
      </w:r>
      <w:r w:rsidR="00E524FD" w:rsidRPr="00BE3AC8">
        <w:rPr>
          <w:noProof/>
        </w:rPr>
        <w:fldChar w:fldCharType="separate"/>
      </w:r>
      <w:r w:rsidR="00BE3AC8" w:rsidRPr="00BE3AC8">
        <w:rPr>
          <w:noProof/>
        </w:rPr>
        <w:t>14</w:t>
      </w:r>
      <w:r w:rsidR="00E524FD" w:rsidRPr="00BE3AC8">
        <w:rPr>
          <w:noProof/>
        </w:rPr>
        <w:fldChar w:fldCharType="end"/>
      </w:r>
    </w:p>
    <w:p w14:paraId="41287FC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13. configuration files in user/password mode</w:t>
      </w:r>
      <w:r w:rsidRPr="00BE3AC8">
        <w:rPr>
          <w:noProof/>
        </w:rPr>
        <w:tab/>
      </w:r>
      <w:r w:rsidR="00E524FD" w:rsidRPr="00BE3AC8">
        <w:rPr>
          <w:noProof/>
        </w:rPr>
        <w:fldChar w:fldCharType="begin"/>
      </w:r>
      <w:r w:rsidRPr="00BE3AC8">
        <w:rPr>
          <w:noProof/>
        </w:rPr>
        <w:instrText xml:space="preserve"> PAGEREF _Toc187919436 \h </w:instrText>
      </w:r>
      <w:r w:rsidR="00E524FD" w:rsidRPr="00BE3AC8">
        <w:rPr>
          <w:noProof/>
        </w:rPr>
      </w:r>
      <w:r w:rsidR="00E524FD" w:rsidRPr="00BE3AC8">
        <w:rPr>
          <w:noProof/>
        </w:rPr>
        <w:fldChar w:fldCharType="separate"/>
      </w:r>
      <w:r w:rsidR="00BE3AC8" w:rsidRPr="00BE3AC8">
        <w:rPr>
          <w:noProof/>
        </w:rPr>
        <w:t>15</w:t>
      </w:r>
      <w:r w:rsidR="00E524FD" w:rsidRPr="00BE3AC8">
        <w:rPr>
          <w:noProof/>
        </w:rPr>
        <w:fldChar w:fldCharType="end"/>
      </w:r>
    </w:p>
    <w:p w14:paraId="49BA239F"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14 umtoolgui usage</w:t>
      </w:r>
      <w:r w:rsidRPr="00BE3AC8">
        <w:rPr>
          <w:noProof/>
        </w:rPr>
        <w:tab/>
      </w:r>
      <w:r w:rsidR="00E524FD" w:rsidRPr="00BE3AC8">
        <w:rPr>
          <w:noProof/>
        </w:rPr>
        <w:fldChar w:fldCharType="begin"/>
      </w:r>
      <w:r w:rsidRPr="00BE3AC8">
        <w:rPr>
          <w:noProof/>
        </w:rPr>
        <w:instrText xml:space="preserve"> PAGEREF _Toc187919437 \h </w:instrText>
      </w:r>
      <w:r w:rsidR="00E524FD" w:rsidRPr="00BE3AC8">
        <w:rPr>
          <w:noProof/>
        </w:rPr>
      </w:r>
      <w:r w:rsidR="00E524FD" w:rsidRPr="00BE3AC8">
        <w:rPr>
          <w:noProof/>
        </w:rPr>
        <w:fldChar w:fldCharType="separate"/>
      </w:r>
      <w:r w:rsidR="00BE3AC8" w:rsidRPr="00BE3AC8">
        <w:rPr>
          <w:noProof/>
        </w:rPr>
        <w:t>16</w:t>
      </w:r>
      <w:r w:rsidR="00E524FD" w:rsidRPr="00BE3AC8">
        <w:rPr>
          <w:noProof/>
        </w:rPr>
        <w:fldChar w:fldCharType="end"/>
      </w:r>
    </w:p>
    <w:p w14:paraId="04F5650E"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15. users.conf file format</w:t>
      </w:r>
      <w:r w:rsidRPr="00BE3AC8">
        <w:rPr>
          <w:noProof/>
        </w:rPr>
        <w:tab/>
      </w:r>
      <w:r w:rsidR="00E524FD" w:rsidRPr="00BE3AC8">
        <w:rPr>
          <w:noProof/>
        </w:rPr>
        <w:fldChar w:fldCharType="begin"/>
      </w:r>
      <w:r w:rsidRPr="00BE3AC8">
        <w:rPr>
          <w:noProof/>
        </w:rPr>
        <w:instrText xml:space="preserve"> PAGEREF _Toc187919438 \h </w:instrText>
      </w:r>
      <w:r w:rsidR="00E524FD" w:rsidRPr="00BE3AC8">
        <w:rPr>
          <w:noProof/>
        </w:rPr>
      </w:r>
      <w:r w:rsidR="00E524FD" w:rsidRPr="00BE3AC8">
        <w:rPr>
          <w:noProof/>
        </w:rPr>
        <w:fldChar w:fldCharType="separate"/>
      </w:r>
      <w:r w:rsidR="00BE3AC8" w:rsidRPr="00BE3AC8">
        <w:rPr>
          <w:noProof/>
        </w:rPr>
        <w:t>18</w:t>
      </w:r>
      <w:r w:rsidR="00E524FD" w:rsidRPr="00BE3AC8">
        <w:rPr>
          <w:noProof/>
        </w:rPr>
        <w:fldChar w:fldCharType="end"/>
      </w:r>
    </w:p>
    <w:p w14:paraId="553278D7"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16. groups.conf file format</w:t>
      </w:r>
      <w:r w:rsidRPr="00BE3AC8">
        <w:rPr>
          <w:noProof/>
        </w:rPr>
        <w:tab/>
      </w:r>
      <w:r w:rsidR="00E524FD" w:rsidRPr="00BE3AC8">
        <w:rPr>
          <w:noProof/>
        </w:rPr>
        <w:fldChar w:fldCharType="begin"/>
      </w:r>
      <w:r w:rsidRPr="00BE3AC8">
        <w:rPr>
          <w:noProof/>
        </w:rPr>
        <w:instrText xml:space="preserve"> PAGEREF _Toc187919439 \h </w:instrText>
      </w:r>
      <w:r w:rsidR="00E524FD" w:rsidRPr="00BE3AC8">
        <w:rPr>
          <w:noProof/>
        </w:rPr>
      </w:r>
      <w:r w:rsidR="00E524FD" w:rsidRPr="00BE3AC8">
        <w:rPr>
          <w:noProof/>
        </w:rPr>
        <w:fldChar w:fldCharType="separate"/>
      </w:r>
      <w:r w:rsidR="00BE3AC8" w:rsidRPr="00BE3AC8">
        <w:rPr>
          <w:noProof/>
        </w:rPr>
        <w:t>18</w:t>
      </w:r>
      <w:r w:rsidR="00E524FD" w:rsidRPr="00BE3AC8">
        <w:rPr>
          <w:noProof/>
        </w:rPr>
        <w:fldChar w:fldCharType="end"/>
      </w:r>
    </w:p>
    <w:p w14:paraId="0C52B72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 xml:space="preserve">Figure 17. server.conf contains </w:t>
      </w:r>
      <w:r w:rsidRPr="00BE3AC8">
        <w:rPr>
          <w:i/>
          <w:noProof/>
        </w:rPr>
        <w:t>WorkingMode</w:t>
      </w:r>
      <w:r w:rsidRPr="00BE3AC8">
        <w:rPr>
          <w:noProof/>
        </w:rPr>
        <w:tab/>
      </w:r>
      <w:r w:rsidR="00E524FD" w:rsidRPr="00BE3AC8">
        <w:rPr>
          <w:noProof/>
        </w:rPr>
        <w:fldChar w:fldCharType="begin"/>
      </w:r>
      <w:r w:rsidRPr="00BE3AC8">
        <w:rPr>
          <w:noProof/>
        </w:rPr>
        <w:instrText xml:space="preserve"> PAGEREF _Toc187919440 \h </w:instrText>
      </w:r>
      <w:r w:rsidR="00E524FD" w:rsidRPr="00BE3AC8">
        <w:rPr>
          <w:noProof/>
        </w:rPr>
      </w:r>
      <w:r w:rsidR="00E524FD" w:rsidRPr="00BE3AC8">
        <w:rPr>
          <w:noProof/>
        </w:rPr>
        <w:fldChar w:fldCharType="separate"/>
      </w:r>
      <w:r w:rsidR="00BE3AC8" w:rsidRPr="00BE3AC8">
        <w:rPr>
          <w:noProof/>
        </w:rPr>
        <w:t>18</w:t>
      </w:r>
      <w:r w:rsidR="00E524FD" w:rsidRPr="00BE3AC8">
        <w:rPr>
          <w:noProof/>
        </w:rPr>
        <w:fldChar w:fldCharType="end"/>
      </w:r>
    </w:p>
    <w:p w14:paraId="5C4863D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18. Managing Plastic SCM server service</w:t>
      </w:r>
      <w:r w:rsidRPr="00BE3AC8">
        <w:rPr>
          <w:noProof/>
        </w:rPr>
        <w:tab/>
      </w:r>
      <w:r w:rsidR="00E524FD" w:rsidRPr="00BE3AC8">
        <w:rPr>
          <w:noProof/>
        </w:rPr>
        <w:fldChar w:fldCharType="begin"/>
      </w:r>
      <w:r w:rsidRPr="00BE3AC8">
        <w:rPr>
          <w:noProof/>
        </w:rPr>
        <w:instrText xml:space="preserve"> PAGEREF _Toc187919441 \h </w:instrText>
      </w:r>
      <w:r w:rsidR="00E524FD" w:rsidRPr="00BE3AC8">
        <w:rPr>
          <w:noProof/>
        </w:rPr>
      </w:r>
      <w:r w:rsidR="00E524FD" w:rsidRPr="00BE3AC8">
        <w:rPr>
          <w:noProof/>
        </w:rPr>
        <w:fldChar w:fldCharType="separate"/>
      </w:r>
      <w:r w:rsidR="00BE3AC8" w:rsidRPr="00BE3AC8">
        <w:rPr>
          <w:noProof/>
        </w:rPr>
        <w:t>20</w:t>
      </w:r>
      <w:r w:rsidR="00E524FD" w:rsidRPr="00BE3AC8">
        <w:rPr>
          <w:noProof/>
        </w:rPr>
        <w:fldChar w:fldCharType="end"/>
      </w:r>
    </w:p>
    <w:p w14:paraId="602A72A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19. Client configuration welcome screen</w:t>
      </w:r>
      <w:r w:rsidRPr="00BE3AC8">
        <w:rPr>
          <w:noProof/>
        </w:rPr>
        <w:tab/>
      </w:r>
      <w:r w:rsidR="00E524FD" w:rsidRPr="00BE3AC8">
        <w:rPr>
          <w:noProof/>
        </w:rPr>
        <w:fldChar w:fldCharType="begin"/>
      </w:r>
      <w:r w:rsidRPr="00BE3AC8">
        <w:rPr>
          <w:noProof/>
        </w:rPr>
        <w:instrText xml:space="preserve"> PAGEREF _Toc187919442 \h </w:instrText>
      </w:r>
      <w:r w:rsidR="00E524FD" w:rsidRPr="00BE3AC8">
        <w:rPr>
          <w:noProof/>
        </w:rPr>
      </w:r>
      <w:r w:rsidR="00E524FD" w:rsidRPr="00BE3AC8">
        <w:rPr>
          <w:noProof/>
        </w:rPr>
        <w:fldChar w:fldCharType="separate"/>
      </w:r>
      <w:r w:rsidR="00BE3AC8" w:rsidRPr="00BE3AC8">
        <w:rPr>
          <w:noProof/>
        </w:rPr>
        <w:t>21</w:t>
      </w:r>
      <w:r w:rsidR="00E524FD" w:rsidRPr="00BE3AC8">
        <w:rPr>
          <w:noProof/>
        </w:rPr>
        <w:fldChar w:fldCharType="end"/>
      </w:r>
    </w:p>
    <w:p w14:paraId="577CC10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20. Client configuration language selection</w:t>
      </w:r>
      <w:r w:rsidRPr="00BE3AC8">
        <w:rPr>
          <w:noProof/>
        </w:rPr>
        <w:tab/>
      </w:r>
      <w:r w:rsidR="00E524FD" w:rsidRPr="00BE3AC8">
        <w:rPr>
          <w:noProof/>
        </w:rPr>
        <w:fldChar w:fldCharType="begin"/>
      </w:r>
      <w:r w:rsidRPr="00BE3AC8">
        <w:rPr>
          <w:noProof/>
        </w:rPr>
        <w:instrText xml:space="preserve"> PAGEREF _Toc187919443 \h </w:instrText>
      </w:r>
      <w:r w:rsidR="00E524FD" w:rsidRPr="00BE3AC8">
        <w:rPr>
          <w:noProof/>
        </w:rPr>
      </w:r>
      <w:r w:rsidR="00E524FD" w:rsidRPr="00BE3AC8">
        <w:rPr>
          <w:noProof/>
        </w:rPr>
        <w:fldChar w:fldCharType="separate"/>
      </w:r>
      <w:r w:rsidR="00BE3AC8" w:rsidRPr="00BE3AC8">
        <w:rPr>
          <w:noProof/>
        </w:rPr>
        <w:t>21</w:t>
      </w:r>
      <w:r w:rsidR="00E524FD" w:rsidRPr="00BE3AC8">
        <w:rPr>
          <w:noProof/>
        </w:rPr>
        <w:fldChar w:fldCharType="end"/>
      </w:r>
    </w:p>
    <w:p w14:paraId="68057C36"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21. Workspace server selection</w:t>
      </w:r>
      <w:r w:rsidRPr="00BE3AC8">
        <w:rPr>
          <w:noProof/>
        </w:rPr>
        <w:tab/>
      </w:r>
      <w:r w:rsidR="00E524FD" w:rsidRPr="00BE3AC8">
        <w:rPr>
          <w:noProof/>
        </w:rPr>
        <w:fldChar w:fldCharType="begin"/>
      </w:r>
      <w:r w:rsidRPr="00BE3AC8">
        <w:rPr>
          <w:noProof/>
        </w:rPr>
        <w:instrText xml:space="preserve"> PAGEREF _Toc187919444 \h </w:instrText>
      </w:r>
      <w:r w:rsidR="00E524FD" w:rsidRPr="00BE3AC8">
        <w:rPr>
          <w:noProof/>
        </w:rPr>
      </w:r>
      <w:r w:rsidR="00E524FD" w:rsidRPr="00BE3AC8">
        <w:rPr>
          <w:noProof/>
        </w:rPr>
        <w:fldChar w:fldCharType="separate"/>
      </w:r>
      <w:r w:rsidR="00BE3AC8" w:rsidRPr="00BE3AC8">
        <w:rPr>
          <w:noProof/>
        </w:rPr>
        <w:t>22</w:t>
      </w:r>
      <w:r w:rsidR="00E524FD" w:rsidRPr="00BE3AC8">
        <w:rPr>
          <w:noProof/>
        </w:rPr>
        <w:fldChar w:fldCharType="end"/>
      </w:r>
    </w:p>
    <w:p w14:paraId="357B0194"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22. Client authentication selection</w:t>
      </w:r>
      <w:r w:rsidRPr="00BE3AC8">
        <w:rPr>
          <w:noProof/>
        </w:rPr>
        <w:tab/>
      </w:r>
      <w:r w:rsidR="00E524FD" w:rsidRPr="00BE3AC8">
        <w:rPr>
          <w:noProof/>
        </w:rPr>
        <w:fldChar w:fldCharType="begin"/>
      </w:r>
      <w:r w:rsidRPr="00BE3AC8">
        <w:rPr>
          <w:noProof/>
        </w:rPr>
        <w:instrText xml:space="preserve"> PAGEREF _Toc187919445 \h </w:instrText>
      </w:r>
      <w:r w:rsidR="00E524FD" w:rsidRPr="00BE3AC8">
        <w:rPr>
          <w:noProof/>
        </w:rPr>
      </w:r>
      <w:r w:rsidR="00E524FD" w:rsidRPr="00BE3AC8">
        <w:rPr>
          <w:noProof/>
        </w:rPr>
        <w:fldChar w:fldCharType="separate"/>
      </w:r>
      <w:r w:rsidR="00BE3AC8" w:rsidRPr="00BE3AC8">
        <w:rPr>
          <w:noProof/>
        </w:rPr>
        <w:t>22</w:t>
      </w:r>
      <w:r w:rsidR="00E524FD" w:rsidRPr="00BE3AC8">
        <w:rPr>
          <w:noProof/>
        </w:rPr>
        <w:fldChar w:fldCharType="end"/>
      </w:r>
    </w:p>
    <w:p w14:paraId="4AF85C10"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23. Client AD LDAP authentication window</w:t>
      </w:r>
      <w:r w:rsidRPr="00BE3AC8">
        <w:rPr>
          <w:noProof/>
        </w:rPr>
        <w:tab/>
      </w:r>
      <w:r w:rsidR="00E524FD" w:rsidRPr="00BE3AC8">
        <w:rPr>
          <w:noProof/>
        </w:rPr>
        <w:fldChar w:fldCharType="begin"/>
      </w:r>
      <w:r w:rsidRPr="00BE3AC8">
        <w:rPr>
          <w:noProof/>
        </w:rPr>
        <w:instrText xml:space="preserve"> PAGEREF _Toc187919446 \h </w:instrText>
      </w:r>
      <w:r w:rsidR="00E524FD" w:rsidRPr="00BE3AC8">
        <w:rPr>
          <w:noProof/>
        </w:rPr>
      </w:r>
      <w:r w:rsidR="00E524FD" w:rsidRPr="00BE3AC8">
        <w:rPr>
          <w:noProof/>
        </w:rPr>
        <w:fldChar w:fldCharType="separate"/>
      </w:r>
      <w:r w:rsidR="00BE3AC8" w:rsidRPr="00BE3AC8">
        <w:rPr>
          <w:noProof/>
        </w:rPr>
        <w:t>22</w:t>
      </w:r>
      <w:r w:rsidR="00E524FD" w:rsidRPr="00BE3AC8">
        <w:rPr>
          <w:noProof/>
        </w:rPr>
        <w:fldChar w:fldCharType="end"/>
      </w:r>
    </w:p>
    <w:p w14:paraId="34F0AEB9"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24. Example of proxy deployment</w:t>
      </w:r>
      <w:r w:rsidRPr="00BE3AC8">
        <w:rPr>
          <w:noProof/>
        </w:rPr>
        <w:tab/>
      </w:r>
      <w:r w:rsidR="00E524FD" w:rsidRPr="00BE3AC8">
        <w:rPr>
          <w:noProof/>
        </w:rPr>
        <w:fldChar w:fldCharType="begin"/>
      </w:r>
      <w:r w:rsidRPr="00BE3AC8">
        <w:rPr>
          <w:noProof/>
        </w:rPr>
        <w:instrText xml:space="preserve"> PAGEREF _Toc187919447 \h </w:instrText>
      </w:r>
      <w:r w:rsidR="00E524FD" w:rsidRPr="00BE3AC8">
        <w:rPr>
          <w:noProof/>
        </w:rPr>
      </w:r>
      <w:r w:rsidR="00E524FD" w:rsidRPr="00BE3AC8">
        <w:rPr>
          <w:noProof/>
        </w:rPr>
        <w:fldChar w:fldCharType="separate"/>
      </w:r>
      <w:r w:rsidR="00BE3AC8" w:rsidRPr="00BE3AC8">
        <w:rPr>
          <w:noProof/>
        </w:rPr>
        <w:t>27</w:t>
      </w:r>
      <w:r w:rsidR="00E524FD" w:rsidRPr="00BE3AC8">
        <w:rPr>
          <w:noProof/>
        </w:rPr>
        <w:fldChar w:fldCharType="end"/>
      </w:r>
    </w:p>
    <w:p w14:paraId="106BD20A"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25. Example of network</w:t>
      </w:r>
      <w:r w:rsidRPr="00BE3AC8">
        <w:rPr>
          <w:noProof/>
        </w:rPr>
        <w:tab/>
      </w:r>
      <w:r w:rsidR="00E524FD" w:rsidRPr="00BE3AC8">
        <w:rPr>
          <w:noProof/>
        </w:rPr>
        <w:fldChar w:fldCharType="begin"/>
      </w:r>
      <w:r w:rsidRPr="00BE3AC8">
        <w:rPr>
          <w:noProof/>
        </w:rPr>
        <w:instrText xml:space="preserve"> PAGEREF _Toc187919448 \h </w:instrText>
      </w:r>
      <w:r w:rsidR="00E524FD" w:rsidRPr="00BE3AC8">
        <w:rPr>
          <w:noProof/>
        </w:rPr>
      </w:r>
      <w:r w:rsidR="00E524FD" w:rsidRPr="00BE3AC8">
        <w:rPr>
          <w:noProof/>
        </w:rPr>
        <w:fldChar w:fldCharType="separate"/>
      </w:r>
      <w:r w:rsidR="00BE3AC8" w:rsidRPr="00BE3AC8">
        <w:rPr>
          <w:noProof/>
        </w:rPr>
        <w:t>27</w:t>
      </w:r>
      <w:r w:rsidR="00E524FD" w:rsidRPr="00BE3AC8">
        <w:rPr>
          <w:noProof/>
        </w:rPr>
        <w:fldChar w:fldCharType="end"/>
      </w:r>
    </w:p>
    <w:p w14:paraId="13659384"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26. Same network, improved by using two proxies</w:t>
      </w:r>
      <w:r w:rsidRPr="00BE3AC8">
        <w:rPr>
          <w:noProof/>
        </w:rPr>
        <w:tab/>
      </w:r>
      <w:r w:rsidR="00E524FD" w:rsidRPr="00BE3AC8">
        <w:rPr>
          <w:noProof/>
        </w:rPr>
        <w:fldChar w:fldCharType="begin"/>
      </w:r>
      <w:r w:rsidRPr="00BE3AC8">
        <w:rPr>
          <w:noProof/>
        </w:rPr>
        <w:instrText xml:space="preserve"> PAGEREF _Toc187919449 \h </w:instrText>
      </w:r>
      <w:r w:rsidR="00E524FD" w:rsidRPr="00BE3AC8">
        <w:rPr>
          <w:noProof/>
        </w:rPr>
      </w:r>
      <w:r w:rsidR="00E524FD" w:rsidRPr="00BE3AC8">
        <w:rPr>
          <w:noProof/>
        </w:rPr>
        <w:fldChar w:fldCharType="separate"/>
      </w:r>
      <w:r w:rsidR="00BE3AC8" w:rsidRPr="00BE3AC8">
        <w:rPr>
          <w:noProof/>
        </w:rPr>
        <w:t>28</w:t>
      </w:r>
      <w:r w:rsidR="00E524FD" w:rsidRPr="00BE3AC8">
        <w:rPr>
          <w:noProof/>
        </w:rPr>
        <w:fldChar w:fldCharType="end"/>
      </w:r>
    </w:p>
    <w:p w14:paraId="3AD8E62D"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27. Proxy installer binaries folder</w:t>
      </w:r>
      <w:r w:rsidRPr="00BE3AC8">
        <w:rPr>
          <w:noProof/>
        </w:rPr>
        <w:tab/>
      </w:r>
      <w:r w:rsidR="00E524FD" w:rsidRPr="00BE3AC8">
        <w:rPr>
          <w:noProof/>
        </w:rPr>
        <w:fldChar w:fldCharType="begin"/>
      </w:r>
      <w:r w:rsidRPr="00BE3AC8">
        <w:rPr>
          <w:noProof/>
        </w:rPr>
        <w:instrText xml:space="preserve"> PAGEREF _Toc187919450 \h </w:instrText>
      </w:r>
      <w:r w:rsidR="00E524FD" w:rsidRPr="00BE3AC8">
        <w:rPr>
          <w:noProof/>
        </w:rPr>
      </w:r>
      <w:r w:rsidR="00E524FD" w:rsidRPr="00BE3AC8">
        <w:rPr>
          <w:noProof/>
        </w:rPr>
        <w:fldChar w:fldCharType="separate"/>
      </w:r>
      <w:r w:rsidR="00BE3AC8" w:rsidRPr="00BE3AC8">
        <w:rPr>
          <w:noProof/>
        </w:rPr>
        <w:t>28</w:t>
      </w:r>
      <w:r w:rsidR="00E524FD" w:rsidRPr="00BE3AC8">
        <w:rPr>
          <w:noProof/>
        </w:rPr>
        <w:fldChar w:fldCharType="end"/>
      </w:r>
    </w:p>
    <w:p w14:paraId="2E03212B"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28. Cached data directory location</w:t>
      </w:r>
      <w:r w:rsidRPr="00BE3AC8">
        <w:rPr>
          <w:noProof/>
        </w:rPr>
        <w:tab/>
      </w:r>
      <w:r w:rsidR="00E524FD" w:rsidRPr="00BE3AC8">
        <w:rPr>
          <w:noProof/>
        </w:rPr>
        <w:fldChar w:fldCharType="begin"/>
      </w:r>
      <w:r w:rsidRPr="00BE3AC8">
        <w:rPr>
          <w:noProof/>
        </w:rPr>
        <w:instrText xml:space="preserve"> PAGEREF _Toc187919451 \h </w:instrText>
      </w:r>
      <w:r w:rsidR="00E524FD" w:rsidRPr="00BE3AC8">
        <w:rPr>
          <w:noProof/>
        </w:rPr>
      </w:r>
      <w:r w:rsidR="00E524FD" w:rsidRPr="00BE3AC8">
        <w:rPr>
          <w:noProof/>
        </w:rPr>
        <w:fldChar w:fldCharType="separate"/>
      </w:r>
      <w:r w:rsidR="00BE3AC8" w:rsidRPr="00BE3AC8">
        <w:rPr>
          <w:noProof/>
        </w:rPr>
        <w:t>29</w:t>
      </w:r>
      <w:r w:rsidR="00E524FD" w:rsidRPr="00BE3AC8">
        <w:rPr>
          <w:noProof/>
        </w:rPr>
        <w:fldChar w:fldCharType="end"/>
      </w:r>
    </w:p>
    <w:p w14:paraId="491C39C6"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29: Proxy listening port</w:t>
      </w:r>
      <w:r w:rsidRPr="00BE3AC8">
        <w:rPr>
          <w:noProof/>
        </w:rPr>
        <w:tab/>
      </w:r>
      <w:r w:rsidR="00E524FD" w:rsidRPr="00BE3AC8">
        <w:rPr>
          <w:noProof/>
        </w:rPr>
        <w:fldChar w:fldCharType="begin"/>
      </w:r>
      <w:r w:rsidRPr="00BE3AC8">
        <w:rPr>
          <w:noProof/>
        </w:rPr>
        <w:instrText xml:space="preserve"> PAGEREF _Toc187919452 \h </w:instrText>
      </w:r>
      <w:r w:rsidR="00E524FD" w:rsidRPr="00BE3AC8">
        <w:rPr>
          <w:noProof/>
        </w:rPr>
      </w:r>
      <w:r w:rsidR="00E524FD" w:rsidRPr="00BE3AC8">
        <w:rPr>
          <w:noProof/>
        </w:rPr>
        <w:fldChar w:fldCharType="separate"/>
      </w:r>
      <w:r w:rsidR="00BE3AC8" w:rsidRPr="00BE3AC8">
        <w:rPr>
          <w:noProof/>
        </w:rPr>
        <w:t>29</w:t>
      </w:r>
      <w:r w:rsidR="00E524FD" w:rsidRPr="00BE3AC8">
        <w:rPr>
          <w:noProof/>
        </w:rPr>
        <w:fldChar w:fldCharType="end"/>
      </w:r>
    </w:p>
    <w:p w14:paraId="5AE141E3"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30: configuring a proxy server in the Plastic SCM client</w:t>
      </w:r>
      <w:r w:rsidRPr="00BE3AC8">
        <w:rPr>
          <w:noProof/>
        </w:rPr>
        <w:tab/>
      </w:r>
      <w:r w:rsidR="00E524FD" w:rsidRPr="00BE3AC8">
        <w:rPr>
          <w:noProof/>
        </w:rPr>
        <w:fldChar w:fldCharType="begin"/>
      </w:r>
      <w:r w:rsidRPr="00BE3AC8">
        <w:rPr>
          <w:noProof/>
        </w:rPr>
        <w:instrText xml:space="preserve"> PAGEREF _Toc187919453 \h </w:instrText>
      </w:r>
      <w:r w:rsidR="00E524FD" w:rsidRPr="00BE3AC8">
        <w:rPr>
          <w:noProof/>
        </w:rPr>
      </w:r>
      <w:r w:rsidR="00E524FD" w:rsidRPr="00BE3AC8">
        <w:rPr>
          <w:noProof/>
        </w:rPr>
        <w:fldChar w:fldCharType="separate"/>
      </w:r>
      <w:r w:rsidR="00BE3AC8" w:rsidRPr="00BE3AC8">
        <w:rPr>
          <w:noProof/>
        </w:rPr>
        <w:t>30</w:t>
      </w:r>
      <w:r w:rsidR="00E524FD" w:rsidRPr="00BE3AC8">
        <w:rPr>
          <w:noProof/>
        </w:rPr>
        <w:fldChar w:fldCharType="end"/>
      </w:r>
    </w:p>
    <w:p w14:paraId="0EA97CF5"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31: creating a new repository in the Plastic SCM GUI client</w:t>
      </w:r>
      <w:r w:rsidRPr="00BE3AC8">
        <w:rPr>
          <w:noProof/>
        </w:rPr>
        <w:tab/>
      </w:r>
      <w:r w:rsidR="00E524FD" w:rsidRPr="00BE3AC8">
        <w:rPr>
          <w:noProof/>
        </w:rPr>
        <w:fldChar w:fldCharType="begin"/>
      </w:r>
      <w:r w:rsidRPr="00BE3AC8">
        <w:rPr>
          <w:noProof/>
        </w:rPr>
        <w:instrText xml:space="preserve"> PAGEREF _Toc187919454 \h </w:instrText>
      </w:r>
      <w:r w:rsidR="00E524FD" w:rsidRPr="00BE3AC8">
        <w:rPr>
          <w:noProof/>
        </w:rPr>
      </w:r>
      <w:r w:rsidR="00E524FD" w:rsidRPr="00BE3AC8">
        <w:rPr>
          <w:noProof/>
        </w:rPr>
        <w:fldChar w:fldCharType="separate"/>
      </w:r>
      <w:r w:rsidR="00BE3AC8" w:rsidRPr="00BE3AC8">
        <w:rPr>
          <w:noProof/>
        </w:rPr>
        <w:t>32</w:t>
      </w:r>
      <w:r w:rsidR="00E524FD" w:rsidRPr="00BE3AC8">
        <w:rPr>
          <w:noProof/>
        </w:rPr>
        <w:fldChar w:fldCharType="end"/>
      </w:r>
    </w:p>
    <w:p w14:paraId="172B6E2A"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32: New repository dialog</w:t>
      </w:r>
      <w:r w:rsidRPr="00BE3AC8">
        <w:rPr>
          <w:noProof/>
        </w:rPr>
        <w:tab/>
      </w:r>
      <w:r w:rsidR="00E524FD" w:rsidRPr="00BE3AC8">
        <w:rPr>
          <w:noProof/>
        </w:rPr>
        <w:fldChar w:fldCharType="begin"/>
      </w:r>
      <w:r w:rsidRPr="00BE3AC8">
        <w:rPr>
          <w:noProof/>
        </w:rPr>
        <w:instrText xml:space="preserve"> PAGEREF _Toc187919455 \h </w:instrText>
      </w:r>
      <w:r w:rsidR="00E524FD" w:rsidRPr="00BE3AC8">
        <w:rPr>
          <w:noProof/>
        </w:rPr>
      </w:r>
      <w:r w:rsidR="00E524FD" w:rsidRPr="00BE3AC8">
        <w:rPr>
          <w:noProof/>
        </w:rPr>
        <w:fldChar w:fldCharType="separate"/>
      </w:r>
      <w:r w:rsidR="00BE3AC8" w:rsidRPr="00BE3AC8">
        <w:rPr>
          <w:noProof/>
        </w:rPr>
        <w:t>32</w:t>
      </w:r>
      <w:r w:rsidR="00E524FD" w:rsidRPr="00BE3AC8">
        <w:rPr>
          <w:noProof/>
        </w:rPr>
        <w:fldChar w:fldCharType="end"/>
      </w:r>
    </w:p>
    <w:p w14:paraId="782E0CB5"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33. Repositories view</w:t>
      </w:r>
      <w:r w:rsidRPr="00BE3AC8">
        <w:rPr>
          <w:noProof/>
        </w:rPr>
        <w:tab/>
      </w:r>
      <w:r w:rsidR="00E524FD" w:rsidRPr="00BE3AC8">
        <w:rPr>
          <w:noProof/>
        </w:rPr>
        <w:fldChar w:fldCharType="begin"/>
      </w:r>
      <w:r w:rsidRPr="00BE3AC8">
        <w:rPr>
          <w:noProof/>
        </w:rPr>
        <w:instrText xml:space="preserve"> PAGEREF _Toc187919456 \h </w:instrText>
      </w:r>
      <w:r w:rsidR="00E524FD" w:rsidRPr="00BE3AC8">
        <w:rPr>
          <w:noProof/>
        </w:rPr>
      </w:r>
      <w:r w:rsidR="00E524FD" w:rsidRPr="00BE3AC8">
        <w:rPr>
          <w:noProof/>
        </w:rPr>
        <w:fldChar w:fldCharType="separate"/>
      </w:r>
      <w:r w:rsidR="00BE3AC8" w:rsidRPr="00BE3AC8">
        <w:rPr>
          <w:noProof/>
        </w:rPr>
        <w:t>33</w:t>
      </w:r>
      <w:r w:rsidR="00E524FD" w:rsidRPr="00BE3AC8">
        <w:rPr>
          <w:noProof/>
        </w:rPr>
        <w:fldChar w:fldCharType="end"/>
      </w:r>
    </w:p>
    <w:p w14:paraId="19AA7896"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34: Database migration wizard</w:t>
      </w:r>
      <w:r w:rsidRPr="00BE3AC8">
        <w:rPr>
          <w:noProof/>
        </w:rPr>
        <w:tab/>
      </w:r>
      <w:r w:rsidR="00E524FD" w:rsidRPr="00BE3AC8">
        <w:rPr>
          <w:noProof/>
        </w:rPr>
        <w:fldChar w:fldCharType="begin"/>
      </w:r>
      <w:r w:rsidRPr="00BE3AC8">
        <w:rPr>
          <w:noProof/>
        </w:rPr>
        <w:instrText xml:space="preserve"> PAGEREF _Toc187919457 \h </w:instrText>
      </w:r>
      <w:r w:rsidR="00E524FD" w:rsidRPr="00BE3AC8">
        <w:rPr>
          <w:noProof/>
        </w:rPr>
      </w:r>
      <w:r w:rsidR="00E524FD" w:rsidRPr="00BE3AC8">
        <w:rPr>
          <w:noProof/>
        </w:rPr>
        <w:fldChar w:fldCharType="separate"/>
      </w:r>
      <w:r w:rsidR="00BE3AC8" w:rsidRPr="00BE3AC8">
        <w:rPr>
          <w:noProof/>
        </w:rPr>
        <w:t>37</w:t>
      </w:r>
      <w:r w:rsidR="00E524FD" w:rsidRPr="00BE3AC8">
        <w:rPr>
          <w:noProof/>
        </w:rPr>
        <w:fldChar w:fldCharType="end"/>
      </w:r>
    </w:p>
    <w:p w14:paraId="3BE0DDA5"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35: database migration: target database options</w:t>
      </w:r>
      <w:r w:rsidRPr="00BE3AC8">
        <w:rPr>
          <w:noProof/>
        </w:rPr>
        <w:tab/>
      </w:r>
      <w:r w:rsidR="00E524FD" w:rsidRPr="00BE3AC8">
        <w:rPr>
          <w:noProof/>
        </w:rPr>
        <w:fldChar w:fldCharType="begin"/>
      </w:r>
      <w:r w:rsidRPr="00BE3AC8">
        <w:rPr>
          <w:noProof/>
        </w:rPr>
        <w:instrText xml:space="preserve"> PAGEREF _Toc187919458 \h </w:instrText>
      </w:r>
      <w:r w:rsidR="00E524FD" w:rsidRPr="00BE3AC8">
        <w:rPr>
          <w:noProof/>
        </w:rPr>
      </w:r>
      <w:r w:rsidR="00E524FD" w:rsidRPr="00BE3AC8">
        <w:rPr>
          <w:noProof/>
        </w:rPr>
        <w:fldChar w:fldCharType="separate"/>
      </w:r>
      <w:r w:rsidR="00BE3AC8" w:rsidRPr="00BE3AC8">
        <w:rPr>
          <w:noProof/>
        </w:rPr>
        <w:t>37</w:t>
      </w:r>
      <w:r w:rsidR="00E524FD" w:rsidRPr="00BE3AC8">
        <w:rPr>
          <w:noProof/>
        </w:rPr>
        <w:fldChar w:fldCharType="end"/>
      </w:r>
    </w:p>
    <w:p w14:paraId="3CA3E3E6"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36: remember to stop the Plastic SCM server before migrating the database.</w:t>
      </w:r>
      <w:r w:rsidRPr="00BE3AC8">
        <w:rPr>
          <w:noProof/>
        </w:rPr>
        <w:tab/>
      </w:r>
      <w:r w:rsidR="00E524FD" w:rsidRPr="00BE3AC8">
        <w:rPr>
          <w:noProof/>
        </w:rPr>
        <w:fldChar w:fldCharType="begin"/>
      </w:r>
      <w:r w:rsidRPr="00BE3AC8">
        <w:rPr>
          <w:noProof/>
        </w:rPr>
        <w:instrText xml:space="preserve"> PAGEREF _Toc187919459 \h </w:instrText>
      </w:r>
      <w:r w:rsidR="00E524FD" w:rsidRPr="00BE3AC8">
        <w:rPr>
          <w:noProof/>
        </w:rPr>
      </w:r>
      <w:r w:rsidR="00E524FD" w:rsidRPr="00BE3AC8">
        <w:rPr>
          <w:noProof/>
        </w:rPr>
        <w:fldChar w:fldCharType="separate"/>
      </w:r>
      <w:r w:rsidR="00BE3AC8" w:rsidRPr="00BE3AC8">
        <w:rPr>
          <w:noProof/>
        </w:rPr>
        <w:t>39</w:t>
      </w:r>
      <w:r w:rsidR="00E524FD" w:rsidRPr="00BE3AC8">
        <w:rPr>
          <w:noProof/>
        </w:rPr>
        <w:fldChar w:fldCharType="end"/>
      </w:r>
    </w:p>
    <w:p w14:paraId="766ACA0A"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37: migration finished</w:t>
      </w:r>
      <w:r w:rsidRPr="00BE3AC8">
        <w:rPr>
          <w:noProof/>
        </w:rPr>
        <w:tab/>
      </w:r>
      <w:r w:rsidR="00E524FD" w:rsidRPr="00BE3AC8">
        <w:rPr>
          <w:noProof/>
        </w:rPr>
        <w:fldChar w:fldCharType="begin"/>
      </w:r>
      <w:r w:rsidRPr="00BE3AC8">
        <w:rPr>
          <w:noProof/>
        </w:rPr>
        <w:instrText xml:space="preserve"> PAGEREF _Toc187919460 \h </w:instrText>
      </w:r>
      <w:r w:rsidR="00E524FD" w:rsidRPr="00BE3AC8">
        <w:rPr>
          <w:noProof/>
        </w:rPr>
      </w:r>
      <w:r w:rsidR="00E524FD" w:rsidRPr="00BE3AC8">
        <w:rPr>
          <w:noProof/>
        </w:rPr>
        <w:fldChar w:fldCharType="separate"/>
      </w:r>
      <w:r w:rsidR="00BE3AC8" w:rsidRPr="00BE3AC8">
        <w:rPr>
          <w:noProof/>
        </w:rPr>
        <w:t>39</w:t>
      </w:r>
      <w:r w:rsidR="00E524FD" w:rsidRPr="00BE3AC8">
        <w:rPr>
          <w:noProof/>
        </w:rPr>
        <w:fldChar w:fldCharType="end"/>
      </w:r>
    </w:p>
    <w:p w14:paraId="79D5D984" w14:textId="77777777" w:rsidR="00E64630" w:rsidRPr="00BE3AC8" w:rsidRDefault="00E64630">
      <w:pPr>
        <w:pStyle w:val="TableofFigures"/>
        <w:tabs>
          <w:tab w:val="right" w:leader="dot" w:pos="8210"/>
        </w:tabs>
        <w:rPr>
          <w:rFonts w:asciiTheme="minorHAnsi" w:eastAsiaTheme="minorEastAsia" w:hAnsiTheme="minorHAnsi" w:cstheme="minorBidi"/>
          <w:noProof/>
          <w:sz w:val="24"/>
          <w:lang w:eastAsia="ja-JP"/>
        </w:rPr>
      </w:pPr>
      <w:r w:rsidRPr="00BE3AC8">
        <w:rPr>
          <w:noProof/>
        </w:rPr>
        <w:t>Figure 38. Introduce the external data location path</w:t>
      </w:r>
      <w:r w:rsidRPr="00BE3AC8">
        <w:rPr>
          <w:noProof/>
        </w:rPr>
        <w:tab/>
      </w:r>
      <w:r w:rsidR="00E524FD" w:rsidRPr="00BE3AC8">
        <w:rPr>
          <w:noProof/>
        </w:rPr>
        <w:fldChar w:fldCharType="begin"/>
      </w:r>
      <w:r w:rsidRPr="00BE3AC8">
        <w:rPr>
          <w:noProof/>
        </w:rPr>
        <w:instrText xml:space="preserve"> PAGEREF _Toc187919461 \h </w:instrText>
      </w:r>
      <w:r w:rsidR="00E524FD" w:rsidRPr="00BE3AC8">
        <w:rPr>
          <w:noProof/>
        </w:rPr>
      </w:r>
      <w:r w:rsidR="00E524FD" w:rsidRPr="00BE3AC8">
        <w:rPr>
          <w:noProof/>
        </w:rPr>
        <w:fldChar w:fldCharType="separate"/>
      </w:r>
      <w:r w:rsidR="00BE3AC8" w:rsidRPr="00BE3AC8">
        <w:rPr>
          <w:noProof/>
        </w:rPr>
        <w:t>46</w:t>
      </w:r>
      <w:r w:rsidR="00E524FD" w:rsidRPr="00BE3AC8">
        <w:rPr>
          <w:noProof/>
        </w:rPr>
        <w:fldChar w:fldCharType="end"/>
      </w:r>
    </w:p>
    <w:p w14:paraId="1C068EC6" w14:textId="77777777" w:rsidR="00160EBF" w:rsidRPr="00BE3AC8" w:rsidRDefault="00E524FD" w:rsidP="00B7173A">
      <w:r w:rsidRPr="00BE3AC8">
        <w:fldChar w:fldCharType="end"/>
      </w:r>
    </w:p>
    <w:p w14:paraId="429FF21C" w14:textId="77777777" w:rsidR="00160EBF" w:rsidRPr="00BE3AC8" w:rsidRDefault="00160EBF" w:rsidP="00B7173A">
      <w:pPr>
        <w:sectPr w:rsidR="00160EBF" w:rsidRPr="00BE3AC8" w:rsidSect="00120216">
          <w:headerReference w:type="even" r:id="rId10"/>
          <w:footerReference w:type="first" r:id="rId11"/>
          <w:type w:val="continuous"/>
          <w:pgSz w:w="11906" w:h="16838" w:code="9"/>
          <w:pgMar w:top="1417" w:right="1701" w:bottom="1417" w:left="1701" w:header="180" w:footer="709" w:gutter="284"/>
          <w:cols w:space="708"/>
          <w:titlePg/>
          <w:docGrid w:linePitch="360"/>
          <w:sectPrChange w:id="6" w:author="Erin Richardson" w:date="2012-10-25T13:51:00Z">
            <w:sectPr w:rsidR="00160EBF" w:rsidRPr="00BE3AC8" w:rsidSect="00120216">
              <w:pgMar w:top="1417" w:right="1701" w:bottom="1417" w:left="1701" w:header="180" w:footer="709" w:gutter="284"/>
            </w:sectPr>
          </w:sectPrChange>
        </w:sectPr>
      </w:pPr>
    </w:p>
    <w:p w14:paraId="0D17EE26" w14:textId="77777777" w:rsidR="00F70755" w:rsidRPr="00BE3AC8" w:rsidRDefault="00F70755" w:rsidP="00F70755">
      <w:pPr>
        <w:rPr>
          <w:b/>
        </w:rPr>
      </w:pPr>
      <w:bookmarkStart w:id="7" w:name="_Toc159063515"/>
      <w:r w:rsidRPr="00BE3AC8">
        <w:rPr>
          <w:b/>
        </w:rPr>
        <w:lastRenderedPageBreak/>
        <w:t>About this guide</w:t>
      </w:r>
    </w:p>
    <w:p w14:paraId="6A17D057" w14:textId="77777777" w:rsidR="00F70755" w:rsidRPr="00BE3AC8" w:rsidRDefault="00F70755" w:rsidP="00F70755">
      <w:r w:rsidRPr="00BE3AC8">
        <w:t xml:space="preserve">This guide describes the procedures associated with Plastic SCM installation and maintenance. </w:t>
      </w:r>
    </w:p>
    <w:p w14:paraId="2EA07DB6" w14:textId="77777777" w:rsidR="00F70755" w:rsidRPr="00BE3AC8" w:rsidRDefault="00F70755" w:rsidP="00F70755">
      <w:pPr>
        <w:rPr>
          <w:b/>
        </w:rPr>
      </w:pPr>
      <w:bookmarkStart w:id="8" w:name="_Toc169934466"/>
      <w:r w:rsidRPr="00BE3AC8">
        <w:rPr>
          <w:b/>
        </w:rPr>
        <w:t>Audience</w:t>
      </w:r>
    </w:p>
    <w:bookmarkEnd w:id="8"/>
    <w:p w14:paraId="5E037C5E" w14:textId="77777777" w:rsidR="00F70755" w:rsidRPr="00BE3AC8" w:rsidRDefault="00F70755" w:rsidP="00F70755">
      <w:r w:rsidRPr="00BE3AC8">
        <w:t>This guide is ta</w:t>
      </w:r>
      <w:r w:rsidR="00A34B80" w:rsidRPr="00BE3AC8">
        <w:t>rgeted to developers and system</w:t>
      </w:r>
      <w:r w:rsidRPr="00BE3AC8">
        <w:t xml:space="preserve"> administrators, assuming familiarity with Plastic SCM and operating system concepts. </w:t>
      </w:r>
      <w:bookmarkStart w:id="9" w:name="_Toc161198432"/>
      <w:bookmarkStart w:id="10" w:name="_Toc161201847"/>
      <w:bookmarkStart w:id="11" w:name="_Toc161202011"/>
      <w:bookmarkStart w:id="12" w:name="_Toc164596418"/>
      <w:bookmarkStart w:id="13" w:name="_Toc164744399"/>
      <w:bookmarkStart w:id="14" w:name="_Toc164747290"/>
      <w:bookmarkStart w:id="15" w:name="_Toc164747458"/>
      <w:bookmarkStart w:id="16" w:name="_Toc169934467"/>
    </w:p>
    <w:p w14:paraId="46C70667" w14:textId="77777777" w:rsidR="00F70755" w:rsidRPr="00BE3AC8" w:rsidRDefault="00F70755" w:rsidP="00F70755">
      <w:pPr>
        <w:rPr>
          <w:b/>
        </w:rPr>
      </w:pPr>
      <w:r w:rsidRPr="00BE3AC8">
        <w:rPr>
          <w:b/>
        </w:rPr>
        <w:t>Online</w:t>
      </w:r>
      <w:bookmarkEnd w:id="9"/>
      <w:bookmarkEnd w:id="10"/>
      <w:bookmarkEnd w:id="11"/>
      <w:bookmarkEnd w:id="12"/>
      <w:bookmarkEnd w:id="13"/>
      <w:bookmarkEnd w:id="14"/>
      <w:bookmarkEnd w:id="15"/>
      <w:bookmarkEnd w:id="16"/>
      <w:r w:rsidRPr="00BE3AC8">
        <w:rPr>
          <w:b/>
        </w:rPr>
        <w:t xml:space="preserve"> documentation</w:t>
      </w:r>
    </w:p>
    <w:p w14:paraId="5C4D789B" w14:textId="77777777" w:rsidR="00F70755" w:rsidRPr="00BE3AC8" w:rsidRDefault="00F70755" w:rsidP="00F70755">
      <w:r w:rsidRPr="00BE3AC8">
        <w:t xml:space="preserve">Besides this </w:t>
      </w:r>
      <w:r w:rsidR="008C6BBE" w:rsidRPr="00BE3AC8">
        <w:t xml:space="preserve">document </w:t>
      </w:r>
      <w:r w:rsidRPr="00BE3AC8">
        <w:t>and the rest of the guides, Plastic SCM provides online reference throughout its different client frontends.</w:t>
      </w:r>
    </w:p>
    <w:p w14:paraId="2318AE53" w14:textId="77777777" w:rsidR="00F70755" w:rsidRPr="00BE3AC8" w:rsidRDefault="00F70755" w:rsidP="00F70755">
      <w:r w:rsidRPr="00BE3AC8">
        <w:t xml:space="preserve">On the command line interface, both Windows and Linux, this reference can be obtained with the command: </w:t>
      </w:r>
    </w:p>
    <w:p w14:paraId="04E45BBB" w14:textId="77777777" w:rsidR="00F70755" w:rsidRPr="00BE3AC8" w:rsidRDefault="00F70755" w:rsidP="00F70755">
      <w:pPr>
        <w:pStyle w:val="code"/>
        <w:rPr>
          <w:lang w:val="en-US"/>
        </w:rPr>
      </w:pPr>
      <w:r w:rsidRPr="00BE3AC8">
        <w:rPr>
          <w:lang w:val="en-US"/>
        </w:rPr>
        <w:t xml:space="preserve">cm help </w:t>
      </w:r>
    </w:p>
    <w:p w14:paraId="479FC38A" w14:textId="77777777" w:rsidR="00F70755" w:rsidRPr="00BE3AC8" w:rsidRDefault="00F70755" w:rsidP="00F70755">
      <w:r w:rsidRPr="00BE3AC8">
        <w:t>For extended information on a specific command, type:</w:t>
      </w:r>
    </w:p>
    <w:p w14:paraId="571D5E39" w14:textId="77777777" w:rsidR="00F70755" w:rsidRPr="00BE3AC8" w:rsidRDefault="00F70755" w:rsidP="00F70755">
      <w:pPr>
        <w:pStyle w:val="code"/>
        <w:rPr>
          <w:lang w:val="en-US"/>
        </w:rPr>
      </w:pPr>
      <w:r w:rsidRPr="00BE3AC8">
        <w:rPr>
          <w:lang w:val="en-US"/>
        </w:rPr>
        <w:t xml:space="preserve">cm help </w:t>
      </w:r>
      <w:r w:rsidRPr="00BE3AC8">
        <w:rPr>
          <w:i/>
          <w:lang w:val="en-US"/>
        </w:rPr>
        <w:t>command</w:t>
      </w:r>
      <w:r w:rsidRPr="00BE3AC8">
        <w:rPr>
          <w:lang w:val="en-US"/>
        </w:rPr>
        <w:t xml:space="preserve">  </w:t>
      </w:r>
    </w:p>
    <w:p w14:paraId="1CB4896D" w14:textId="77777777" w:rsidR="00F70755" w:rsidRPr="00BE3AC8" w:rsidRDefault="00F70755" w:rsidP="00F70755">
      <w:r w:rsidRPr="00BE3AC8">
        <w:t xml:space="preserve">The graphical interface provides online reference through the Help menu. </w:t>
      </w:r>
    </w:p>
    <w:p w14:paraId="5508D078" w14:textId="77777777" w:rsidR="00F70755" w:rsidRPr="00BE3AC8" w:rsidRDefault="00F70755" w:rsidP="00F70755">
      <w:pPr>
        <w:rPr>
          <w:b/>
        </w:rPr>
      </w:pPr>
      <w:r w:rsidRPr="00BE3AC8">
        <w:rPr>
          <w:b/>
        </w:rPr>
        <w:t>Documentation errors</w:t>
      </w:r>
    </w:p>
    <w:p w14:paraId="4E327C6F" w14:textId="77777777" w:rsidR="00F70755" w:rsidRPr="00BE3AC8" w:rsidRDefault="00F70755" w:rsidP="00F70755">
      <w:r w:rsidRPr="00BE3AC8">
        <w:t xml:space="preserve">If you find any problem in this guide or any other part of the online reference, please </w:t>
      </w:r>
      <w:r w:rsidR="008C6BBE" w:rsidRPr="00BE3AC8">
        <w:t xml:space="preserve">report </w:t>
      </w:r>
      <w:r w:rsidRPr="00BE3AC8">
        <w:t xml:space="preserve">it using the following email address: </w:t>
      </w:r>
    </w:p>
    <w:p w14:paraId="01DC9D4C" w14:textId="77777777" w:rsidR="00F70755" w:rsidRPr="00BE3AC8" w:rsidRDefault="00F70755" w:rsidP="00F70755"/>
    <w:p w14:paraId="078B2077" w14:textId="77777777" w:rsidR="00F70755" w:rsidRPr="00BE3AC8" w:rsidRDefault="00934CB2" w:rsidP="00F70755">
      <w:pPr>
        <w:jc w:val="center"/>
      </w:pPr>
      <w:hyperlink r:id="rId12" w:history="1">
        <w:r w:rsidR="00F70755" w:rsidRPr="00BE3AC8">
          <w:rPr>
            <w:rStyle w:val="Hyperlink"/>
          </w:rPr>
          <w:t>support@codicesoftware.com</w:t>
        </w:r>
      </w:hyperlink>
    </w:p>
    <w:p w14:paraId="7F691D04" w14:textId="77777777" w:rsidR="00273609" w:rsidRPr="00BE3AC8" w:rsidRDefault="00273609" w:rsidP="00273609">
      <w:pPr>
        <w:pStyle w:val="Heading1"/>
        <w:rPr>
          <w:lang w:val="en-US"/>
        </w:rPr>
      </w:pPr>
      <w:bookmarkStart w:id="17" w:name="_Toc187919384"/>
      <w:r w:rsidRPr="00BE3AC8">
        <w:rPr>
          <w:lang w:val="en-US"/>
        </w:rPr>
        <w:lastRenderedPageBreak/>
        <w:t>Introduction</w:t>
      </w:r>
      <w:bookmarkEnd w:id="7"/>
      <w:bookmarkEnd w:id="17"/>
    </w:p>
    <w:p w14:paraId="7E8B2497" w14:textId="77777777" w:rsidR="00273609" w:rsidRPr="00BE3AC8" w:rsidRDefault="00273609" w:rsidP="00CE5371">
      <w:pPr>
        <w:pStyle w:val="Heading2"/>
        <w:rPr>
          <w:lang w:val="en-US"/>
        </w:rPr>
      </w:pPr>
      <w:bookmarkStart w:id="18" w:name="_Toc159063516"/>
      <w:bookmarkStart w:id="19" w:name="_Toc187919385"/>
      <w:r w:rsidRPr="00BE3AC8">
        <w:rPr>
          <w:lang w:val="en-US"/>
        </w:rPr>
        <w:t>Plastic SCM</w:t>
      </w:r>
      <w:bookmarkEnd w:id="18"/>
      <w:bookmarkEnd w:id="19"/>
    </w:p>
    <w:p w14:paraId="3B07B967" w14:textId="77777777" w:rsidR="00273609" w:rsidRPr="00BE3AC8" w:rsidRDefault="00273609" w:rsidP="00273609">
      <w:r w:rsidRPr="00BE3AC8">
        <w:t>Plastic SCM is a Software Configuration Management system designed to handle software development teams of any size.</w:t>
      </w:r>
    </w:p>
    <w:p w14:paraId="32608AB2" w14:textId="77777777" w:rsidR="00273609" w:rsidRPr="00BE3AC8" w:rsidRDefault="00273609" w:rsidP="00273609">
      <w:r w:rsidRPr="00BE3AC8">
        <w:t xml:space="preserve">Plastic SCM provides high-end SCM capabilities </w:t>
      </w:r>
      <w:r w:rsidR="009B20E8" w:rsidRPr="00BE3AC8">
        <w:t>without</w:t>
      </w:r>
      <w:r w:rsidRPr="00BE3AC8">
        <w:t xml:space="preserve"> impos</w:t>
      </w:r>
      <w:r w:rsidR="009B20E8" w:rsidRPr="00BE3AC8">
        <w:t>ing</w:t>
      </w:r>
      <w:r w:rsidRPr="00BE3AC8">
        <w:t xml:space="preserve"> any of the restrictions associated to these high-end systems like complex installation, operation and administration.</w:t>
      </w:r>
    </w:p>
    <w:p w14:paraId="3CB5A62E" w14:textId="77777777" w:rsidR="00273609" w:rsidRPr="00BE3AC8" w:rsidRDefault="00273609" w:rsidP="00273609">
      <w:r w:rsidRPr="00BE3AC8">
        <w:t xml:space="preserve">This guide assumes that the reader is familiar with the basic SCM concepts, with basic operating system usage through </w:t>
      </w:r>
      <w:r w:rsidR="00CA3313" w:rsidRPr="00BE3AC8">
        <w:t>the</w:t>
      </w:r>
      <w:r w:rsidRPr="00BE3AC8">
        <w:t xml:space="preserve"> command line and basic system administration.</w:t>
      </w:r>
    </w:p>
    <w:p w14:paraId="1FB5128C" w14:textId="77777777" w:rsidR="00273609" w:rsidRPr="00BE3AC8" w:rsidRDefault="00273609" w:rsidP="00273609">
      <w:r w:rsidRPr="00BE3AC8">
        <w:t xml:space="preserve">The guide will show both system </w:t>
      </w:r>
      <w:r w:rsidR="00CA3313" w:rsidRPr="00BE3AC8">
        <w:t>administrators</w:t>
      </w:r>
      <w:r w:rsidRPr="00BE3AC8">
        <w:t xml:space="preserve"> and SCM managers how to install the SCM system, how to create repositories, workspaces and how to make </w:t>
      </w:r>
      <w:r w:rsidR="00CA3313" w:rsidRPr="00BE3AC8">
        <w:t>backups</w:t>
      </w:r>
      <w:r w:rsidRPr="00BE3AC8">
        <w:t>.</w:t>
      </w:r>
    </w:p>
    <w:p w14:paraId="0095448D" w14:textId="77777777" w:rsidR="00CA3313" w:rsidRPr="00BE3AC8" w:rsidRDefault="00CA3313" w:rsidP="00CA3313">
      <w:pPr>
        <w:pStyle w:val="Heading2"/>
        <w:rPr>
          <w:lang w:val="en-US"/>
        </w:rPr>
      </w:pPr>
      <w:bookmarkStart w:id="20" w:name="_Toc161198438"/>
      <w:bookmarkStart w:id="21" w:name="_Toc161201853"/>
      <w:bookmarkStart w:id="22" w:name="_Toc161202017"/>
      <w:bookmarkStart w:id="23" w:name="_Toc164744405"/>
      <w:bookmarkStart w:id="24" w:name="_Toc164747296"/>
      <w:bookmarkStart w:id="25" w:name="_Toc164747464"/>
      <w:bookmarkStart w:id="26" w:name="_Toc169934472"/>
      <w:bookmarkStart w:id="27" w:name="_Toc169949443"/>
      <w:bookmarkStart w:id="28" w:name="_Toc170190239"/>
      <w:bookmarkStart w:id="29" w:name="_Toc170213397"/>
      <w:bookmarkStart w:id="30" w:name="_Toc170649390"/>
      <w:bookmarkStart w:id="31" w:name="_Toc187919386"/>
      <w:bookmarkStart w:id="32" w:name="_Toc159063518"/>
      <w:r w:rsidRPr="00BE3AC8">
        <w:rPr>
          <w:lang w:val="en-US"/>
        </w:rPr>
        <w:t>Component</w:t>
      </w:r>
      <w:bookmarkEnd w:id="20"/>
      <w:bookmarkEnd w:id="21"/>
      <w:bookmarkEnd w:id="22"/>
      <w:bookmarkEnd w:id="23"/>
      <w:bookmarkEnd w:id="24"/>
      <w:bookmarkEnd w:id="25"/>
      <w:r w:rsidRPr="00BE3AC8">
        <w:rPr>
          <w:lang w:val="en-US"/>
        </w:rPr>
        <w:t>s</w:t>
      </w:r>
      <w:bookmarkEnd w:id="26"/>
      <w:bookmarkEnd w:id="27"/>
      <w:bookmarkEnd w:id="28"/>
      <w:bookmarkEnd w:id="29"/>
      <w:bookmarkEnd w:id="30"/>
      <w:bookmarkEnd w:id="31"/>
    </w:p>
    <w:p w14:paraId="797397D5" w14:textId="77777777" w:rsidR="00CA3313" w:rsidRPr="00BE3AC8" w:rsidRDefault="00AA38C3" w:rsidP="00CA3313">
      <w:r w:rsidRPr="00BE3AC8">
        <w:t>Plastic SCM uses a client / server architecture, divided in</w:t>
      </w:r>
      <w:r w:rsidR="00E8545C" w:rsidRPr="00BE3AC8">
        <w:t>to</w:t>
      </w:r>
      <w:r w:rsidRPr="00BE3AC8">
        <w:t xml:space="preserve"> the following components: </w:t>
      </w:r>
    </w:p>
    <w:p w14:paraId="6294B293" w14:textId="77777777" w:rsidR="00AA38C3" w:rsidRPr="00BE3AC8" w:rsidRDefault="00AA38C3" w:rsidP="00AA38C3">
      <w:pPr>
        <w:numPr>
          <w:ilvl w:val="0"/>
          <w:numId w:val="14"/>
        </w:numPr>
      </w:pPr>
      <w:r w:rsidRPr="00BE3AC8">
        <w:t>The server, responsible for storing all the projec</w:t>
      </w:r>
      <w:r w:rsidR="00492833" w:rsidRPr="00BE3AC8">
        <w:t>t information, managing client</w:t>
      </w:r>
      <w:r w:rsidRPr="00BE3AC8">
        <w:t xml:space="preserve"> access to that store. </w:t>
      </w:r>
    </w:p>
    <w:p w14:paraId="7D93A1DE" w14:textId="77777777" w:rsidR="00AA38C3" w:rsidRPr="00BE3AC8" w:rsidRDefault="009B20E8" w:rsidP="00AA38C3">
      <w:pPr>
        <w:numPr>
          <w:ilvl w:val="0"/>
          <w:numId w:val="14"/>
        </w:numPr>
      </w:pPr>
      <w:r w:rsidRPr="00BE3AC8">
        <w:t xml:space="preserve">The </w:t>
      </w:r>
      <w:r w:rsidR="00AA38C3" w:rsidRPr="00BE3AC8">
        <w:t>Clients</w:t>
      </w:r>
      <w:r w:rsidRPr="00BE3AC8">
        <w:t>,</w:t>
      </w:r>
      <w:r w:rsidR="00AA38C3" w:rsidRPr="00BE3AC8">
        <w:t xml:space="preserve"> </w:t>
      </w:r>
      <w:r w:rsidR="00492833" w:rsidRPr="00BE3AC8">
        <w:t>r</w:t>
      </w:r>
      <w:r w:rsidR="00AA38C3" w:rsidRPr="00BE3AC8">
        <w:t xml:space="preserve">un on the developers’ machines, and are responsible for communicating user operations to the server. </w:t>
      </w:r>
      <w:r w:rsidR="005A6AD8" w:rsidRPr="00BE3AC8">
        <w:t>The supported clients are</w:t>
      </w:r>
      <w:r w:rsidR="00AA38C3" w:rsidRPr="00BE3AC8">
        <w:t>:</w:t>
      </w:r>
    </w:p>
    <w:p w14:paraId="23B5B424" w14:textId="77777777" w:rsidR="00AA38C3" w:rsidRPr="00BE3AC8" w:rsidRDefault="00C1618A" w:rsidP="00AA38C3">
      <w:pPr>
        <w:numPr>
          <w:ilvl w:val="1"/>
          <w:numId w:val="14"/>
        </w:numPr>
      </w:pPr>
      <w:r w:rsidRPr="00BE3AC8">
        <w:t>Command Line Interface (CLI)</w:t>
      </w:r>
      <w:r w:rsidR="00AA38C3" w:rsidRPr="00BE3AC8">
        <w:t xml:space="preserve">: </w:t>
      </w:r>
      <w:r w:rsidR="009B20E8" w:rsidRPr="00BE3AC8">
        <w:t xml:space="preserve">Provides </w:t>
      </w:r>
      <w:r w:rsidR="00AA38C3" w:rsidRPr="00BE3AC8">
        <w:t xml:space="preserve">access to Plastic SCM operations on the operating system shell. Very useful for task automation. </w:t>
      </w:r>
    </w:p>
    <w:p w14:paraId="0CCC918A" w14:textId="77777777" w:rsidR="00AA38C3" w:rsidRPr="00BE3AC8" w:rsidRDefault="00C1618A" w:rsidP="00AA38C3">
      <w:pPr>
        <w:numPr>
          <w:ilvl w:val="1"/>
          <w:numId w:val="14"/>
        </w:numPr>
      </w:pPr>
      <w:r w:rsidRPr="00BE3AC8">
        <w:lastRenderedPageBreak/>
        <w:t xml:space="preserve">Graphical User Interface (GUI): provides access to Plastic SCM operations using a </w:t>
      </w:r>
      <w:r w:rsidR="009B20E8" w:rsidRPr="00BE3AC8">
        <w:t>graphic</w:t>
      </w:r>
      <w:r w:rsidRPr="00BE3AC8">
        <w:t xml:space="preserve">-oriented interface. It provides some graphical diagrams not available in the command line. </w:t>
      </w:r>
    </w:p>
    <w:p w14:paraId="1EF8010D" w14:textId="77777777" w:rsidR="005A6AD8" w:rsidRPr="00BE3AC8" w:rsidRDefault="005A6AD8" w:rsidP="00AA38C3">
      <w:pPr>
        <w:numPr>
          <w:ilvl w:val="1"/>
          <w:numId w:val="14"/>
        </w:numPr>
      </w:pPr>
      <w:r w:rsidRPr="00BE3AC8">
        <w:t>Integrations with Integrated Development Environments</w:t>
      </w:r>
      <w:r w:rsidR="009B20E8" w:rsidRPr="00BE3AC8">
        <w:t xml:space="preserve"> such as</w:t>
      </w:r>
      <w:r w:rsidRPr="00BE3AC8">
        <w:t xml:space="preserve">: </w:t>
      </w:r>
    </w:p>
    <w:p w14:paraId="2B4CFFC1" w14:textId="77777777" w:rsidR="00C1618A" w:rsidRPr="00BE3AC8" w:rsidRDefault="00C1618A" w:rsidP="005A6AD8">
      <w:pPr>
        <w:numPr>
          <w:ilvl w:val="2"/>
          <w:numId w:val="14"/>
        </w:numPr>
      </w:pPr>
      <w:r w:rsidRPr="00BE3AC8">
        <w:t>Visual Studio int</w:t>
      </w:r>
      <w:r w:rsidR="005A6AD8" w:rsidRPr="00BE3AC8">
        <w:t>egration: provides access to</w:t>
      </w:r>
      <w:r w:rsidRPr="00BE3AC8">
        <w:t xml:space="preserve"> </w:t>
      </w:r>
      <w:r w:rsidR="005A6AD8" w:rsidRPr="00BE3AC8">
        <w:t>commonly</w:t>
      </w:r>
      <w:r w:rsidRPr="00BE3AC8">
        <w:t xml:space="preserve"> used operations like checkout / chec</w:t>
      </w:r>
      <w:r w:rsidR="005A6AD8" w:rsidRPr="00BE3AC8">
        <w:t xml:space="preserve">kin from within Visual Studio, as well as full access to GUI views like Branch Explorer, </w:t>
      </w:r>
      <w:r w:rsidR="00B41C3A" w:rsidRPr="00BE3AC8">
        <w:t>labels</w:t>
      </w:r>
      <w:r w:rsidR="005A6AD8" w:rsidRPr="00BE3AC8">
        <w:t xml:space="preserve"> and checkouts. </w:t>
      </w:r>
    </w:p>
    <w:p w14:paraId="43FC5326" w14:textId="77777777" w:rsidR="00AA38C3" w:rsidRPr="00BE3AC8" w:rsidRDefault="00C1618A" w:rsidP="005A6AD8">
      <w:pPr>
        <w:numPr>
          <w:ilvl w:val="2"/>
          <w:numId w:val="14"/>
        </w:numPr>
      </w:pPr>
      <w:r w:rsidRPr="00BE3AC8">
        <w:t>Eclipse integration: provides access to the most used operations like checkout / checkin from within the Eclipse development environment</w:t>
      </w:r>
      <w:r w:rsidR="005A6AD8" w:rsidRPr="00BE3AC8">
        <w:t xml:space="preserve">. </w:t>
      </w:r>
    </w:p>
    <w:p w14:paraId="420EAFF2" w14:textId="77777777" w:rsidR="00DA4988" w:rsidRPr="00BE3AC8" w:rsidRDefault="00DA4988" w:rsidP="005A6AD8">
      <w:pPr>
        <w:numPr>
          <w:ilvl w:val="2"/>
          <w:numId w:val="14"/>
        </w:numPr>
      </w:pPr>
      <w:r w:rsidRPr="00BE3AC8">
        <w:t>IntelliJ integration: provides acce</w:t>
      </w:r>
      <w:r w:rsidR="005C6D06" w:rsidRPr="00BE3AC8">
        <w:t>s</w:t>
      </w:r>
      <w:r w:rsidRPr="00BE3AC8">
        <w:t xml:space="preserve">s to the </w:t>
      </w:r>
      <w:r w:rsidR="005A6AD8" w:rsidRPr="00BE3AC8">
        <w:t>commonly</w:t>
      </w:r>
      <w:r w:rsidRPr="00BE3AC8">
        <w:t xml:space="preserve"> used operations from the IDEA </w:t>
      </w:r>
      <w:r w:rsidR="005A6AD8" w:rsidRPr="00BE3AC8">
        <w:t>IDE</w:t>
      </w:r>
      <w:r w:rsidRPr="00BE3AC8">
        <w:t>.</w:t>
      </w:r>
    </w:p>
    <w:p w14:paraId="4880BA45" w14:textId="77777777" w:rsidR="005A6AD8" w:rsidRPr="00BE3AC8" w:rsidRDefault="005A6AD8" w:rsidP="005A6AD8">
      <w:pPr>
        <w:numPr>
          <w:ilvl w:val="2"/>
          <w:numId w:val="14"/>
        </w:numPr>
      </w:pPr>
      <w:r w:rsidRPr="00BE3AC8">
        <w:t>JDeveloper.</w:t>
      </w:r>
    </w:p>
    <w:p w14:paraId="0D76BD5D" w14:textId="77777777" w:rsidR="005A6AD8" w:rsidRPr="00BE3AC8" w:rsidRDefault="005A6AD8" w:rsidP="00CA3313">
      <w:pPr>
        <w:numPr>
          <w:ilvl w:val="1"/>
          <w:numId w:val="14"/>
        </w:numPr>
      </w:pPr>
      <w:r w:rsidRPr="00BE3AC8">
        <w:t xml:space="preserve">Build Management tools integrations for the following products: </w:t>
      </w:r>
    </w:p>
    <w:p w14:paraId="1F4B5987" w14:textId="77777777" w:rsidR="005A6AD8" w:rsidRPr="00BE3AC8" w:rsidRDefault="005A6AD8" w:rsidP="005A6AD8">
      <w:pPr>
        <w:numPr>
          <w:ilvl w:val="2"/>
          <w:numId w:val="14"/>
        </w:numPr>
      </w:pPr>
      <w:r w:rsidRPr="00BE3AC8">
        <w:t>Cruise Control</w:t>
      </w:r>
    </w:p>
    <w:p w14:paraId="28B6411F" w14:textId="77777777" w:rsidR="005A6AD8" w:rsidRPr="00BE3AC8" w:rsidRDefault="005A6AD8" w:rsidP="005A6AD8">
      <w:pPr>
        <w:numPr>
          <w:ilvl w:val="2"/>
          <w:numId w:val="14"/>
        </w:numPr>
      </w:pPr>
      <w:r w:rsidRPr="00BE3AC8">
        <w:t>Final Builder</w:t>
      </w:r>
    </w:p>
    <w:p w14:paraId="72ED1B20" w14:textId="77777777" w:rsidR="005A6AD8" w:rsidRPr="00BE3AC8" w:rsidRDefault="005A6AD8" w:rsidP="005A6AD8">
      <w:pPr>
        <w:numPr>
          <w:ilvl w:val="1"/>
          <w:numId w:val="14"/>
        </w:numPr>
      </w:pPr>
      <w:r w:rsidRPr="00BE3AC8">
        <w:t xml:space="preserve">Integrations with task and issue management tools like: </w:t>
      </w:r>
    </w:p>
    <w:p w14:paraId="0D3684CD" w14:textId="77777777" w:rsidR="005A6AD8" w:rsidRPr="00BE3AC8" w:rsidRDefault="00FE0330" w:rsidP="005A6AD8">
      <w:pPr>
        <w:numPr>
          <w:ilvl w:val="2"/>
          <w:numId w:val="14"/>
        </w:numPr>
      </w:pPr>
      <w:r w:rsidRPr="00BE3AC8">
        <w:t>Atlassian Jira</w:t>
      </w:r>
    </w:p>
    <w:p w14:paraId="7F916EC8" w14:textId="77777777" w:rsidR="00FE0330" w:rsidRPr="00BE3AC8" w:rsidRDefault="00FE0330" w:rsidP="005A6AD8">
      <w:pPr>
        <w:numPr>
          <w:ilvl w:val="2"/>
          <w:numId w:val="14"/>
        </w:numPr>
      </w:pPr>
      <w:r w:rsidRPr="00BE3AC8">
        <w:t>TechExcel DevTrack</w:t>
      </w:r>
    </w:p>
    <w:p w14:paraId="0953E559" w14:textId="77777777" w:rsidR="00FE0330" w:rsidRPr="00BE3AC8" w:rsidRDefault="00FE0330" w:rsidP="005A6AD8">
      <w:pPr>
        <w:numPr>
          <w:ilvl w:val="2"/>
          <w:numId w:val="14"/>
        </w:numPr>
      </w:pPr>
      <w:r w:rsidRPr="00BE3AC8">
        <w:t>RallyDev</w:t>
      </w:r>
    </w:p>
    <w:p w14:paraId="72923004" w14:textId="77777777" w:rsidR="00FE0330" w:rsidRPr="00BE3AC8" w:rsidRDefault="00FE0330" w:rsidP="005A6AD8">
      <w:pPr>
        <w:numPr>
          <w:ilvl w:val="2"/>
          <w:numId w:val="14"/>
        </w:numPr>
      </w:pPr>
      <w:r w:rsidRPr="00BE3AC8">
        <w:t>Axosoft Ontime</w:t>
      </w:r>
    </w:p>
    <w:p w14:paraId="6D48FB7E" w14:textId="77777777" w:rsidR="00FE0330" w:rsidRPr="00BE3AC8" w:rsidRDefault="00FE0330" w:rsidP="005A6AD8">
      <w:pPr>
        <w:numPr>
          <w:ilvl w:val="2"/>
          <w:numId w:val="14"/>
        </w:numPr>
      </w:pPr>
      <w:r w:rsidRPr="00BE3AC8">
        <w:t>Version One</w:t>
      </w:r>
    </w:p>
    <w:p w14:paraId="23E4FC4C" w14:textId="77777777" w:rsidR="00FE0330" w:rsidRPr="00BE3AC8" w:rsidRDefault="00FE0330" w:rsidP="005A6AD8">
      <w:pPr>
        <w:numPr>
          <w:ilvl w:val="2"/>
          <w:numId w:val="14"/>
        </w:numPr>
      </w:pPr>
      <w:r w:rsidRPr="00BE3AC8">
        <w:t>Fog Creek’s FogBugz</w:t>
      </w:r>
    </w:p>
    <w:p w14:paraId="22AFBC43" w14:textId="77777777" w:rsidR="00FE0330" w:rsidRPr="00BE3AC8" w:rsidRDefault="00FE0330" w:rsidP="005A6AD8">
      <w:pPr>
        <w:numPr>
          <w:ilvl w:val="2"/>
          <w:numId w:val="14"/>
        </w:numPr>
      </w:pPr>
      <w:r w:rsidRPr="00BE3AC8">
        <w:t>Trac</w:t>
      </w:r>
    </w:p>
    <w:p w14:paraId="4AD62936" w14:textId="77777777" w:rsidR="00FE0330" w:rsidRPr="00BE3AC8" w:rsidRDefault="00FE0330" w:rsidP="005A6AD8">
      <w:pPr>
        <w:numPr>
          <w:ilvl w:val="2"/>
          <w:numId w:val="14"/>
        </w:numPr>
      </w:pPr>
      <w:r w:rsidRPr="00BE3AC8">
        <w:t>Bugzilla</w:t>
      </w:r>
    </w:p>
    <w:p w14:paraId="14F7D26A" w14:textId="77777777" w:rsidR="00FE0330" w:rsidRPr="00BE3AC8" w:rsidRDefault="00FE0330" w:rsidP="005A6AD8">
      <w:pPr>
        <w:numPr>
          <w:ilvl w:val="2"/>
          <w:numId w:val="14"/>
        </w:numPr>
      </w:pPr>
      <w:r w:rsidRPr="00BE3AC8">
        <w:t>Mantis</w:t>
      </w:r>
    </w:p>
    <w:p w14:paraId="024FDF2A" w14:textId="77777777" w:rsidR="00DA4988" w:rsidRPr="00BE3AC8" w:rsidRDefault="00DA4988" w:rsidP="00CA3313">
      <w:r w:rsidRPr="00BE3AC8">
        <w:t xml:space="preserve">Visit our web page to get a full </w:t>
      </w:r>
      <w:r w:rsidR="005A6AD8" w:rsidRPr="00BE3AC8">
        <w:t xml:space="preserve">and up to date </w:t>
      </w:r>
      <w:r w:rsidRPr="00BE3AC8">
        <w:t xml:space="preserve">list of compatibilities at </w:t>
      </w:r>
      <w:hyperlink r:id="rId13" w:history="1">
        <w:r w:rsidRPr="00BE3AC8">
          <w:rPr>
            <w:rStyle w:val="Hyperlink"/>
          </w:rPr>
          <w:t>www.codicesoftware.com</w:t>
        </w:r>
      </w:hyperlink>
      <w:r w:rsidRPr="00BE3AC8">
        <w:t>.</w:t>
      </w:r>
    </w:p>
    <w:p w14:paraId="4D30F9A4" w14:textId="77777777" w:rsidR="00273609" w:rsidRPr="00BE3AC8" w:rsidRDefault="00273609" w:rsidP="00273609">
      <w:pPr>
        <w:pStyle w:val="Heading1"/>
        <w:rPr>
          <w:lang w:val="en-US"/>
        </w:rPr>
      </w:pPr>
      <w:bookmarkStart w:id="33" w:name="_Toc187919387"/>
      <w:r w:rsidRPr="00BE3AC8">
        <w:rPr>
          <w:lang w:val="en-US"/>
        </w:rPr>
        <w:lastRenderedPageBreak/>
        <w:t>Minimum requirements</w:t>
      </w:r>
      <w:bookmarkEnd w:id="32"/>
      <w:bookmarkEnd w:id="33"/>
    </w:p>
    <w:p w14:paraId="6AE5E8F0" w14:textId="77777777" w:rsidR="00273609" w:rsidRPr="00BE3AC8" w:rsidRDefault="00273609" w:rsidP="00273609">
      <w:r w:rsidRPr="00BE3AC8">
        <w:t xml:space="preserve">Below you will find the minimum </w:t>
      </w:r>
      <w:r w:rsidR="009B20E8" w:rsidRPr="00BE3AC8">
        <w:t xml:space="preserve">hardware and software </w:t>
      </w:r>
      <w:r w:rsidRPr="00BE3AC8">
        <w:t>re</w:t>
      </w:r>
      <w:r w:rsidR="000C0DD7" w:rsidRPr="00BE3AC8">
        <w:t>quirement</w:t>
      </w:r>
      <w:r w:rsidRPr="00BE3AC8">
        <w:t>s needed to install and use Plastic SCM.</w:t>
      </w:r>
    </w:p>
    <w:p w14:paraId="1126204C" w14:textId="77777777" w:rsidR="00273609" w:rsidRPr="00BE3AC8" w:rsidRDefault="00273609" w:rsidP="00273609">
      <w:pPr>
        <w:pStyle w:val="Heading2"/>
        <w:rPr>
          <w:lang w:val="en-US"/>
        </w:rPr>
      </w:pPr>
      <w:bookmarkStart w:id="34" w:name="_Toc159063519"/>
      <w:bookmarkStart w:id="35" w:name="_Toc187919388"/>
      <w:r w:rsidRPr="00BE3AC8">
        <w:rPr>
          <w:lang w:val="en-US"/>
        </w:rPr>
        <w:t>Server</w:t>
      </w:r>
      <w:bookmarkEnd w:id="34"/>
      <w:bookmarkEnd w:id="35"/>
    </w:p>
    <w:p w14:paraId="7EB1C6AB" w14:textId="77777777" w:rsidR="00273609" w:rsidRPr="00BE3AC8" w:rsidRDefault="00273609" w:rsidP="00273609">
      <w:r w:rsidRPr="00BE3AC8">
        <w:t xml:space="preserve">The </w:t>
      </w:r>
      <w:r w:rsidR="00FB5799" w:rsidRPr="00BE3AC8">
        <w:t>minimum system requirements to run the Plastic server are</w:t>
      </w:r>
      <w:r w:rsidRPr="00BE3AC8">
        <w:t>:</w:t>
      </w:r>
    </w:p>
    <w:p w14:paraId="051F7DC5" w14:textId="77777777" w:rsidR="00273609" w:rsidRPr="00BE3AC8" w:rsidRDefault="00273609" w:rsidP="00CA3313">
      <w:pPr>
        <w:numPr>
          <w:ilvl w:val="0"/>
          <w:numId w:val="11"/>
        </w:numPr>
      </w:pPr>
      <w:r w:rsidRPr="00BE3AC8">
        <w:t>Windows 2000 Server, Windows 2000 Professional, Windows 2003 Server or Windows XP SP2 Operating Systems. Server operating system</w:t>
      </w:r>
      <w:r w:rsidR="00C4253A" w:rsidRPr="00BE3AC8">
        <w:t>s are</w:t>
      </w:r>
      <w:r w:rsidRPr="00BE3AC8">
        <w:t xml:space="preserve"> strongly recommended.</w:t>
      </w:r>
    </w:p>
    <w:p w14:paraId="2428948F" w14:textId="77777777" w:rsidR="0049231C" w:rsidRPr="00BE3AC8" w:rsidRDefault="00CC65E3" w:rsidP="00CA3313">
      <w:pPr>
        <w:numPr>
          <w:ilvl w:val="0"/>
          <w:numId w:val="11"/>
        </w:numPr>
      </w:pPr>
      <w:r w:rsidRPr="00BE3AC8">
        <w:t xml:space="preserve">The following </w:t>
      </w:r>
      <w:r w:rsidR="0049231C" w:rsidRPr="00BE3AC8">
        <w:t>Linux</w:t>
      </w:r>
      <w:r w:rsidRPr="00BE3AC8">
        <w:t xml:space="preserve"> distributions are supported</w:t>
      </w:r>
      <w:r w:rsidR="0049231C" w:rsidRPr="00BE3AC8">
        <w:t xml:space="preserve">: OpenSuSE, Fedora, Ubuntu, Debian, Gentoo, </w:t>
      </w:r>
      <w:r w:rsidRPr="00BE3AC8">
        <w:t>RedHat</w:t>
      </w:r>
      <w:r w:rsidR="0049231C" w:rsidRPr="00BE3AC8">
        <w:t>.</w:t>
      </w:r>
    </w:p>
    <w:p w14:paraId="43D7E8F2" w14:textId="77777777" w:rsidR="0049231C" w:rsidRPr="00BE3AC8" w:rsidRDefault="0049231C" w:rsidP="00CA3313">
      <w:pPr>
        <w:numPr>
          <w:ilvl w:val="0"/>
          <w:numId w:val="11"/>
        </w:numPr>
      </w:pPr>
      <w:r w:rsidRPr="00BE3AC8">
        <w:t>Mac</w:t>
      </w:r>
      <w:r w:rsidR="00CC65E3" w:rsidRPr="00BE3AC8">
        <w:t xml:space="preserve"> </w:t>
      </w:r>
      <w:r w:rsidRPr="00BE3AC8">
        <w:t>OS</w:t>
      </w:r>
      <w:r w:rsidR="00CC65E3" w:rsidRPr="00BE3AC8">
        <w:t xml:space="preserve"> </w:t>
      </w:r>
      <w:r w:rsidRPr="00BE3AC8">
        <w:t>X</w:t>
      </w:r>
      <w:r w:rsidR="00CC65E3" w:rsidRPr="00BE3AC8">
        <w:t>:</w:t>
      </w:r>
      <w:r w:rsidRPr="00BE3AC8">
        <w:t xml:space="preserve"> Tiger version or higher.</w:t>
      </w:r>
    </w:p>
    <w:p w14:paraId="4D107231" w14:textId="77777777" w:rsidR="00273609" w:rsidRPr="00BE3AC8" w:rsidRDefault="00E428CC" w:rsidP="00CA3313">
      <w:pPr>
        <w:numPr>
          <w:ilvl w:val="0"/>
          <w:numId w:val="11"/>
        </w:numPr>
      </w:pPr>
      <w:r w:rsidRPr="00BE3AC8">
        <w:t>.NET Framework 2.0</w:t>
      </w:r>
      <w:r w:rsidR="00273609" w:rsidRPr="00BE3AC8">
        <w:t xml:space="preserve"> or higher.</w:t>
      </w:r>
    </w:p>
    <w:p w14:paraId="0AF99952" w14:textId="77777777" w:rsidR="00273609" w:rsidRPr="00BE3AC8" w:rsidRDefault="00492833" w:rsidP="00CA3313">
      <w:pPr>
        <w:numPr>
          <w:ilvl w:val="0"/>
          <w:numId w:val="11"/>
        </w:numPr>
      </w:pPr>
      <w:r w:rsidRPr="00BE3AC8">
        <w:t>512 MB</w:t>
      </w:r>
      <w:r w:rsidR="00273609" w:rsidRPr="00BE3AC8">
        <w:t xml:space="preserve"> RAM.</w:t>
      </w:r>
    </w:p>
    <w:p w14:paraId="247B9843" w14:textId="77777777" w:rsidR="00273609" w:rsidRPr="00BE3AC8" w:rsidRDefault="00273609" w:rsidP="00CA3313">
      <w:pPr>
        <w:numPr>
          <w:ilvl w:val="0"/>
          <w:numId w:val="11"/>
        </w:numPr>
      </w:pPr>
      <w:r w:rsidRPr="00BE3AC8">
        <w:t>Enough free hard disk space. Hard disk space will vary depending on the size of project’s assets.</w:t>
      </w:r>
    </w:p>
    <w:p w14:paraId="348D0208" w14:textId="77777777" w:rsidR="00273609" w:rsidRPr="00BE3AC8" w:rsidRDefault="00273609" w:rsidP="00273609">
      <w:pPr>
        <w:pStyle w:val="Heading2"/>
        <w:rPr>
          <w:lang w:val="en-US"/>
        </w:rPr>
      </w:pPr>
      <w:bookmarkStart w:id="36" w:name="_Toc159063520"/>
      <w:bookmarkStart w:id="37" w:name="_Toc187919389"/>
      <w:r w:rsidRPr="00BE3AC8">
        <w:rPr>
          <w:lang w:val="en-US"/>
        </w:rPr>
        <w:t>Client</w:t>
      </w:r>
      <w:bookmarkEnd w:id="36"/>
      <w:bookmarkEnd w:id="37"/>
    </w:p>
    <w:p w14:paraId="2093AF85" w14:textId="77777777" w:rsidR="00273609" w:rsidRPr="00BE3AC8" w:rsidRDefault="00273609" w:rsidP="00273609">
      <w:r w:rsidRPr="00BE3AC8">
        <w:t>Client machine requirements will vary depending on the Plastic SCM client in use. The GUI or IDE integrations will have higher requirements than the command line.</w:t>
      </w:r>
    </w:p>
    <w:p w14:paraId="5CC14726" w14:textId="77777777" w:rsidR="00273609" w:rsidRPr="00BE3AC8" w:rsidRDefault="00273609" w:rsidP="00273609">
      <w:r w:rsidRPr="00BE3AC8">
        <w:t>The supported operating systems are:</w:t>
      </w:r>
    </w:p>
    <w:p w14:paraId="7DD361BB" w14:textId="77777777" w:rsidR="00273609" w:rsidRPr="00BE3AC8" w:rsidRDefault="00273609" w:rsidP="00B41C3A">
      <w:pPr>
        <w:numPr>
          <w:ilvl w:val="0"/>
          <w:numId w:val="12"/>
        </w:numPr>
      </w:pPr>
      <w:r w:rsidRPr="00BE3AC8">
        <w:lastRenderedPageBreak/>
        <w:t>Windows 2000 Professional</w:t>
      </w:r>
      <w:r w:rsidR="00B41C3A" w:rsidRPr="00BE3AC8">
        <w:t>, Windows XP SP2, Windows Vista, Windows 7</w:t>
      </w:r>
    </w:p>
    <w:p w14:paraId="31593679" w14:textId="77777777" w:rsidR="00273609" w:rsidRPr="00BE3AC8" w:rsidRDefault="00B41C3A" w:rsidP="00CA3313">
      <w:pPr>
        <w:numPr>
          <w:ilvl w:val="0"/>
          <w:numId w:val="12"/>
        </w:numPr>
      </w:pPr>
      <w:r w:rsidRPr="00BE3AC8">
        <w:t>Windows Server 2000 / 2003 / 2008</w:t>
      </w:r>
    </w:p>
    <w:p w14:paraId="468B9D64" w14:textId="77777777" w:rsidR="00A326FE" w:rsidRPr="00BE3AC8" w:rsidRDefault="00A326FE" w:rsidP="00CA3313">
      <w:pPr>
        <w:numPr>
          <w:ilvl w:val="0"/>
          <w:numId w:val="12"/>
        </w:numPr>
      </w:pPr>
      <w:r w:rsidRPr="00BE3AC8">
        <w:t>Fedora</w:t>
      </w:r>
      <w:r w:rsidR="00B41C3A" w:rsidRPr="00BE3AC8">
        <w:t xml:space="preserve"> Core 8 or higher</w:t>
      </w:r>
    </w:p>
    <w:p w14:paraId="7521F292" w14:textId="77777777" w:rsidR="00A326FE" w:rsidRPr="00BE3AC8" w:rsidRDefault="00A326FE" w:rsidP="00CA3313">
      <w:pPr>
        <w:numPr>
          <w:ilvl w:val="0"/>
          <w:numId w:val="12"/>
        </w:numPr>
      </w:pPr>
      <w:r w:rsidRPr="00BE3AC8">
        <w:t>Ubuntu</w:t>
      </w:r>
      <w:r w:rsidR="00B41C3A" w:rsidRPr="00BE3AC8">
        <w:t xml:space="preserve"> 8.04 or higher</w:t>
      </w:r>
    </w:p>
    <w:p w14:paraId="3263C4CC" w14:textId="77777777" w:rsidR="00A326FE" w:rsidRPr="00BE3AC8" w:rsidRDefault="00A326FE" w:rsidP="00CA3313">
      <w:pPr>
        <w:numPr>
          <w:ilvl w:val="0"/>
          <w:numId w:val="12"/>
        </w:numPr>
      </w:pPr>
      <w:r w:rsidRPr="00BE3AC8">
        <w:t>RedHat</w:t>
      </w:r>
      <w:r w:rsidR="00B41C3A" w:rsidRPr="00BE3AC8">
        <w:t xml:space="preserve"> RHEL 5 </w:t>
      </w:r>
    </w:p>
    <w:p w14:paraId="3881A665" w14:textId="77777777" w:rsidR="00A326FE" w:rsidRPr="00BE3AC8" w:rsidRDefault="00B41C3A" w:rsidP="00CA3313">
      <w:pPr>
        <w:numPr>
          <w:ilvl w:val="0"/>
          <w:numId w:val="12"/>
        </w:numPr>
      </w:pPr>
      <w:r w:rsidRPr="00BE3AC8">
        <w:t>Open</w:t>
      </w:r>
      <w:r w:rsidR="00A326FE" w:rsidRPr="00BE3AC8">
        <w:t>Suse</w:t>
      </w:r>
      <w:r w:rsidRPr="00BE3AC8">
        <w:t xml:space="preserve"> 10.3 or higher, SLED 10 or higher</w:t>
      </w:r>
    </w:p>
    <w:p w14:paraId="60D933D3" w14:textId="77777777" w:rsidR="00B41C3A" w:rsidRPr="00BE3AC8" w:rsidRDefault="00B41C3A" w:rsidP="00CA3313">
      <w:pPr>
        <w:numPr>
          <w:ilvl w:val="0"/>
          <w:numId w:val="12"/>
        </w:numPr>
      </w:pPr>
      <w:r w:rsidRPr="00BE3AC8">
        <w:t>CentOS 5</w:t>
      </w:r>
    </w:p>
    <w:p w14:paraId="07A61C45" w14:textId="77777777" w:rsidR="00B41C3A" w:rsidRPr="00BE3AC8" w:rsidRDefault="00B41C3A" w:rsidP="00CA3313">
      <w:pPr>
        <w:numPr>
          <w:ilvl w:val="0"/>
          <w:numId w:val="12"/>
        </w:numPr>
      </w:pPr>
      <w:r w:rsidRPr="00BE3AC8">
        <w:t>Mac OS X 10.4 or higher</w:t>
      </w:r>
    </w:p>
    <w:p w14:paraId="0A9724CA" w14:textId="77777777" w:rsidR="00273609" w:rsidRPr="00BE3AC8" w:rsidRDefault="00B41C3A" w:rsidP="00273609">
      <w:r w:rsidRPr="00BE3AC8">
        <w:t xml:space="preserve">For windows, </w:t>
      </w:r>
      <w:r w:rsidR="00492833" w:rsidRPr="00BE3AC8">
        <w:t>the</w:t>
      </w:r>
      <w:r w:rsidR="00E428CC" w:rsidRPr="00BE3AC8">
        <w:t xml:space="preserve"> .NET Framework 2.0 </w:t>
      </w:r>
      <w:r w:rsidR="00273609" w:rsidRPr="00BE3AC8">
        <w:t>or higher is required.</w:t>
      </w:r>
      <w:r w:rsidRPr="00BE3AC8">
        <w:t xml:space="preserve"> For Linux operating systems a mono package is distributed with the Plastic SCM installer. </w:t>
      </w:r>
    </w:p>
    <w:p w14:paraId="636B02D1" w14:textId="77777777" w:rsidR="00273609" w:rsidRPr="00BE3AC8" w:rsidRDefault="00273609" w:rsidP="00273609">
      <w:r w:rsidRPr="00BE3AC8">
        <w:t>The needed RAM will vary depending on:</w:t>
      </w:r>
    </w:p>
    <w:p w14:paraId="1B57F6ED" w14:textId="77777777" w:rsidR="00273609" w:rsidRPr="00BE3AC8" w:rsidRDefault="00273609" w:rsidP="00CA3313">
      <w:pPr>
        <w:numPr>
          <w:ilvl w:val="0"/>
          <w:numId w:val="13"/>
        </w:numPr>
      </w:pPr>
      <w:r w:rsidRPr="00BE3AC8">
        <w:t xml:space="preserve">Command line client: is the </w:t>
      </w:r>
      <w:r w:rsidR="00B41C3A" w:rsidRPr="00BE3AC8">
        <w:t>smallest</w:t>
      </w:r>
      <w:r w:rsidRPr="00BE3AC8">
        <w:t xml:space="preserve"> and needs few resources to work. Nevertheless, as</w:t>
      </w:r>
      <w:r w:rsidR="00E428CC" w:rsidRPr="00BE3AC8">
        <w:t xml:space="preserve"> a</w:t>
      </w:r>
      <w:r w:rsidRPr="00BE3AC8">
        <w:t xml:space="preserve"> general rule, a 512 Mb RAM machine is strongly recommended.</w:t>
      </w:r>
    </w:p>
    <w:p w14:paraId="18A8A443" w14:textId="77777777" w:rsidR="00273609" w:rsidRPr="00BE3AC8" w:rsidRDefault="00273609" w:rsidP="00CA3313">
      <w:pPr>
        <w:numPr>
          <w:ilvl w:val="0"/>
          <w:numId w:val="13"/>
        </w:numPr>
      </w:pPr>
      <w:r w:rsidRPr="00BE3AC8">
        <w:t>GUI client: 512 M</w:t>
      </w:r>
      <w:r w:rsidR="00492833" w:rsidRPr="00BE3AC8">
        <w:t>B</w:t>
      </w:r>
      <w:r w:rsidRPr="00BE3AC8">
        <w:t xml:space="preserve"> RAM</w:t>
      </w:r>
    </w:p>
    <w:p w14:paraId="18B260BB" w14:textId="77777777" w:rsidR="00273609" w:rsidRPr="00BE3AC8" w:rsidRDefault="00273609" w:rsidP="00CA3313">
      <w:pPr>
        <w:numPr>
          <w:ilvl w:val="0"/>
          <w:numId w:val="13"/>
        </w:numPr>
      </w:pPr>
      <w:r w:rsidRPr="00BE3AC8">
        <w:t>Visual Studio Plug-in: same requirements as the IDE.</w:t>
      </w:r>
    </w:p>
    <w:p w14:paraId="0E3596DD" w14:textId="77777777" w:rsidR="00273609" w:rsidRPr="00BE3AC8" w:rsidRDefault="00273609" w:rsidP="00CA3313">
      <w:pPr>
        <w:numPr>
          <w:ilvl w:val="0"/>
          <w:numId w:val="13"/>
        </w:numPr>
      </w:pPr>
      <w:r w:rsidRPr="00BE3AC8">
        <w:t>Eclipse Plug-in: same requirements as the IDE.</w:t>
      </w:r>
    </w:p>
    <w:p w14:paraId="38E96737" w14:textId="77777777" w:rsidR="00E428CC" w:rsidRPr="00BE3AC8" w:rsidRDefault="00E428CC" w:rsidP="00E428CC">
      <w:pPr>
        <w:numPr>
          <w:ilvl w:val="0"/>
          <w:numId w:val="13"/>
        </w:numPr>
      </w:pPr>
      <w:r w:rsidRPr="00BE3AC8">
        <w:t>Other integrations</w:t>
      </w:r>
      <w:r w:rsidR="00B41C3A" w:rsidRPr="00BE3AC8">
        <w:t xml:space="preserve">: same requirements as the integrated package. </w:t>
      </w:r>
    </w:p>
    <w:p w14:paraId="6D297508" w14:textId="77777777" w:rsidR="00273609" w:rsidRPr="00BE3AC8" w:rsidRDefault="00273609" w:rsidP="00273609">
      <w:pPr>
        <w:pStyle w:val="Heading1"/>
        <w:rPr>
          <w:lang w:val="en-US"/>
        </w:rPr>
      </w:pPr>
      <w:bookmarkStart w:id="38" w:name="_Toc159063521"/>
      <w:bookmarkStart w:id="39" w:name="_Toc187919390"/>
      <w:r w:rsidRPr="00BE3AC8">
        <w:rPr>
          <w:lang w:val="en-US"/>
        </w:rPr>
        <w:lastRenderedPageBreak/>
        <w:t>Plastic SCM installation</w:t>
      </w:r>
      <w:bookmarkEnd w:id="38"/>
      <w:bookmarkEnd w:id="39"/>
    </w:p>
    <w:p w14:paraId="6A7B9BC1" w14:textId="77777777" w:rsidR="00800DEE" w:rsidRPr="00BE3AC8" w:rsidRDefault="00800DEE" w:rsidP="00800DEE"/>
    <w:p w14:paraId="23133207" w14:textId="77777777" w:rsidR="00273609" w:rsidRPr="00BE3AC8" w:rsidRDefault="00800DEE" w:rsidP="00273609">
      <w:pPr>
        <w:pStyle w:val="Heading2"/>
        <w:rPr>
          <w:lang w:val="en-US"/>
        </w:rPr>
      </w:pPr>
      <w:bookmarkStart w:id="40" w:name="_Toc187919391"/>
      <w:r w:rsidRPr="00BE3AC8">
        <w:rPr>
          <w:lang w:val="en-US"/>
        </w:rPr>
        <w:t>Prerequisites</w:t>
      </w:r>
      <w:bookmarkEnd w:id="40"/>
    </w:p>
    <w:p w14:paraId="3272F423" w14:textId="77777777" w:rsidR="00800DEE" w:rsidRPr="00BE3AC8" w:rsidRDefault="00800DEE" w:rsidP="00273609">
      <w:r w:rsidRPr="00BE3AC8">
        <w:t xml:space="preserve">The Plastic SCM server is installed as a Windows service or as a daemon in Linux / Mac. Administrative </w:t>
      </w:r>
      <w:r w:rsidR="00BE3AC8" w:rsidRPr="00BE3AC8">
        <w:t>privileges</w:t>
      </w:r>
      <w:r w:rsidRPr="00BE3AC8">
        <w:t xml:space="preserve"> are required for this step to succeed during installation of the server component. </w:t>
      </w:r>
    </w:p>
    <w:p w14:paraId="7F0CA207" w14:textId="77777777" w:rsidR="00273609" w:rsidRPr="00BE3AC8" w:rsidRDefault="00273609" w:rsidP="00273609">
      <w:pPr>
        <w:pStyle w:val="Heading2"/>
        <w:rPr>
          <w:lang w:val="en-US"/>
        </w:rPr>
      </w:pPr>
      <w:bookmarkStart w:id="41" w:name="_Toc159063523"/>
      <w:bookmarkStart w:id="42" w:name="_Toc187919392"/>
      <w:r w:rsidRPr="00BE3AC8">
        <w:rPr>
          <w:lang w:val="en-US"/>
        </w:rPr>
        <w:t>Server and Client installation</w:t>
      </w:r>
      <w:bookmarkEnd w:id="41"/>
      <w:bookmarkEnd w:id="42"/>
    </w:p>
    <w:p w14:paraId="22B0D30B" w14:textId="77777777" w:rsidR="00273609" w:rsidRPr="00BE3AC8" w:rsidRDefault="00273609" w:rsidP="00273609">
      <w:r w:rsidRPr="00BE3AC8">
        <w:t xml:space="preserve">Plastic SCM is distributed as a </w:t>
      </w:r>
      <w:r w:rsidR="00D47FD6" w:rsidRPr="00BE3AC8">
        <w:t xml:space="preserve">single </w:t>
      </w:r>
      <w:r w:rsidRPr="00BE3AC8">
        <w:t>installat</w:t>
      </w:r>
      <w:r w:rsidR="005D13D2" w:rsidRPr="00BE3AC8">
        <w:t xml:space="preserve">ion </w:t>
      </w:r>
      <w:r w:rsidR="00347D39" w:rsidRPr="00BE3AC8">
        <w:t>package</w:t>
      </w:r>
      <w:r w:rsidR="005D13D2" w:rsidRPr="00BE3AC8">
        <w:t xml:space="preserve">. </w:t>
      </w:r>
      <w:r w:rsidR="00347D39" w:rsidRPr="00BE3AC8">
        <w:t>Once s</w:t>
      </w:r>
      <w:r w:rsidR="00AC792F" w:rsidRPr="00BE3AC8">
        <w:t>tarted, the installer will let the user choose the</w:t>
      </w:r>
      <w:r w:rsidR="00347D39" w:rsidRPr="00BE3AC8">
        <w:t xml:space="preserve"> c</w:t>
      </w:r>
      <w:r w:rsidR="00AC792F" w:rsidRPr="00BE3AC8">
        <w:t xml:space="preserve">omponents to install and performing the initial setup. </w:t>
      </w:r>
    </w:p>
    <w:p w14:paraId="749D0112" w14:textId="77777777" w:rsidR="00273609" w:rsidRPr="00BE3AC8" w:rsidRDefault="00AC792F" w:rsidP="00273609">
      <w:r w:rsidRPr="00BE3AC8">
        <w:t>The table below details the different installer steps and option</w:t>
      </w:r>
      <w:r w:rsidR="003309FA" w:rsidRPr="00BE3AC8">
        <w:t>s a</w:t>
      </w:r>
      <w:r w:rsidRPr="00BE3AC8">
        <w:t xml:space="preserve">fter selecting the </w:t>
      </w:r>
      <w:r w:rsidR="003309FA" w:rsidRPr="00BE3AC8">
        <w:t>installation process</w:t>
      </w:r>
      <w:r w:rsidRPr="00BE3AC8">
        <w:t xml:space="preserve"> language and a</w:t>
      </w:r>
      <w:r w:rsidR="003309FA" w:rsidRPr="00BE3AC8">
        <w:t>ccepting the license agreement.</w:t>
      </w:r>
    </w:p>
    <w:p w14:paraId="463EF298" w14:textId="77777777" w:rsidR="00347D39" w:rsidRPr="00BE3AC8" w:rsidRDefault="00347D39" w:rsidP="00273609"/>
    <w:tbl>
      <w:tblPr>
        <w:tblW w:w="8072" w:type="dxa"/>
        <w:jc w:val="center"/>
        <w:tblInd w:w="136"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735"/>
        <w:gridCol w:w="5337"/>
      </w:tblGrid>
      <w:tr w:rsidR="00273609" w:rsidRPr="00BE3AC8" w14:paraId="0CDEC7B1" w14:textId="77777777" w:rsidTr="003309FA">
        <w:trPr>
          <w:jc w:val="center"/>
        </w:trPr>
        <w:tc>
          <w:tcPr>
            <w:tcW w:w="2735" w:type="dxa"/>
          </w:tcPr>
          <w:p w14:paraId="77ED9026" w14:textId="77777777" w:rsidR="00273609" w:rsidRPr="00BE3AC8" w:rsidRDefault="00273609" w:rsidP="007A0790">
            <w:pPr>
              <w:jc w:val="left"/>
            </w:pPr>
            <w:r w:rsidRPr="00BE3AC8">
              <w:lastRenderedPageBreak/>
              <w:t>Ch</w:t>
            </w:r>
            <w:r w:rsidR="003309FA" w:rsidRPr="00BE3AC8">
              <w:t>oose the installation directory for the Plastic SCM components.</w:t>
            </w:r>
          </w:p>
          <w:p w14:paraId="6FC00753" w14:textId="77777777" w:rsidR="00273609" w:rsidRPr="00BE3AC8" w:rsidRDefault="00273609" w:rsidP="00937715">
            <w:pPr>
              <w:jc w:val="left"/>
            </w:pPr>
          </w:p>
        </w:tc>
        <w:tc>
          <w:tcPr>
            <w:tcW w:w="5337" w:type="dxa"/>
          </w:tcPr>
          <w:p w14:paraId="34E5EF5E" w14:textId="77777777" w:rsidR="00273609" w:rsidRPr="00BE3AC8" w:rsidRDefault="003309FA" w:rsidP="007A0790">
            <w:pPr>
              <w:jc w:val="center"/>
            </w:pPr>
            <w:r w:rsidRPr="00BE3AC8">
              <w:rPr>
                <w:noProof/>
                <w:lang w:eastAsia="en-US"/>
              </w:rPr>
              <w:drawing>
                <wp:inline distT="0" distB="0" distL="0" distR="0" wp14:anchorId="72FE89B5" wp14:editId="29F5D081">
                  <wp:extent cx="2933857" cy="2175027"/>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857" cy="2175027"/>
                          </a:xfrm>
                          <a:prstGeom prst="rect">
                            <a:avLst/>
                          </a:prstGeom>
                          <a:noFill/>
                          <a:ln>
                            <a:noFill/>
                          </a:ln>
                        </pic:spPr>
                      </pic:pic>
                    </a:graphicData>
                  </a:graphic>
                </wp:inline>
              </w:drawing>
            </w:r>
          </w:p>
          <w:p w14:paraId="741CB87F" w14:textId="77777777" w:rsidR="00273609" w:rsidRPr="00BE3AC8" w:rsidRDefault="00273609" w:rsidP="00120216">
            <w:pPr>
              <w:pStyle w:val="Caption"/>
            </w:pPr>
            <w:bookmarkStart w:id="43" w:name="_Toc159063556"/>
            <w:bookmarkStart w:id="44" w:name="_Toc18791942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1</w:t>
            </w:r>
            <w:r w:rsidR="00E524FD" w:rsidRPr="00BE3AC8">
              <w:rPr>
                <w:noProof/>
              </w:rPr>
              <w:fldChar w:fldCharType="end"/>
            </w:r>
            <w:r w:rsidRPr="00BE3AC8">
              <w:t>. Installation directory</w:t>
            </w:r>
            <w:bookmarkEnd w:id="43"/>
            <w:bookmarkEnd w:id="44"/>
          </w:p>
        </w:tc>
      </w:tr>
      <w:tr w:rsidR="00273609" w:rsidRPr="00BE3AC8" w14:paraId="483233BD" w14:textId="77777777" w:rsidTr="003309FA">
        <w:trPr>
          <w:jc w:val="center"/>
        </w:trPr>
        <w:tc>
          <w:tcPr>
            <w:tcW w:w="2735" w:type="dxa"/>
          </w:tcPr>
          <w:p w14:paraId="599F85F9" w14:textId="77777777" w:rsidR="00273609" w:rsidRPr="00BE3AC8" w:rsidRDefault="00273609" w:rsidP="007A0790">
            <w:pPr>
              <w:jc w:val="left"/>
            </w:pPr>
            <w:r w:rsidRPr="00BE3AC8">
              <w:t>Component selection.</w:t>
            </w:r>
          </w:p>
          <w:p w14:paraId="57E395E5" w14:textId="77777777" w:rsidR="00273609" w:rsidRPr="00BE3AC8" w:rsidRDefault="001966AA" w:rsidP="001966AA">
            <w:pPr>
              <w:jc w:val="left"/>
            </w:pPr>
            <w:r w:rsidRPr="00BE3AC8">
              <w:t xml:space="preserve">By default, the CLI and GUI clients are always installed. </w:t>
            </w:r>
          </w:p>
          <w:p w14:paraId="50FA565F" w14:textId="77777777" w:rsidR="001966AA" w:rsidRPr="00BE3AC8" w:rsidRDefault="001966AA" w:rsidP="001966AA">
            <w:pPr>
              <w:jc w:val="left"/>
            </w:pPr>
            <w:r w:rsidRPr="00BE3AC8">
              <w:t>Optionally, the Plastic SCM server and integrations with 3</w:t>
            </w:r>
            <w:r w:rsidRPr="00BE3AC8">
              <w:rPr>
                <w:vertAlign w:val="superscript"/>
              </w:rPr>
              <w:t>rd</w:t>
            </w:r>
            <w:r w:rsidRPr="00BE3AC8">
              <w:t xml:space="preserve"> party tools can be installed. Below is a description of each component.</w:t>
            </w:r>
          </w:p>
        </w:tc>
        <w:tc>
          <w:tcPr>
            <w:tcW w:w="5337" w:type="dxa"/>
          </w:tcPr>
          <w:p w14:paraId="2ED04EBC" w14:textId="77777777" w:rsidR="00273609" w:rsidRPr="00BE3AC8" w:rsidRDefault="003309FA" w:rsidP="007A0790">
            <w:pPr>
              <w:jc w:val="center"/>
            </w:pPr>
            <w:r w:rsidRPr="00BE3AC8">
              <w:rPr>
                <w:noProof/>
                <w:lang w:eastAsia="en-US"/>
              </w:rPr>
              <w:drawing>
                <wp:inline distT="0" distB="0" distL="0" distR="0" wp14:anchorId="564CA021" wp14:editId="54A805D4">
                  <wp:extent cx="2949893" cy="2202362"/>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893" cy="2202362"/>
                          </a:xfrm>
                          <a:prstGeom prst="rect">
                            <a:avLst/>
                          </a:prstGeom>
                          <a:noFill/>
                          <a:ln>
                            <a:noFill/>
                          </a:ln>
                        </pic:spPr>
                      </pic:pic>
                    </a:graphicData>
                  </a:graphic>
                </wp:inline>
              </w:drawing>
            </w:r>
          </w:p>
          <w:p w14:paraId="08693C12" w14:textId="77777777" w:rsidR="00273609" w:rsidRPr="00BE3AC8" w:rsidRDefault="00273609" w:rsidP="00120216">
            <w:pPr>
              <w:pStyle w:val="Caption"/>
            </w:pPr>
            <w:bookmarkStart w:id="45" w:name="_Toc159063557"/>
            <w:bookmarkStart w:id="46" w:name="_Toc18791942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2</w:t>
            </w:r>
            <w:r w:rsidR="00E524FD" w:rsidRPr="00BE3AC8">
              <w:rPr>
                <w:noProof/>
              </w:rPr>
              <w:fldChar w:fldCharType="end"/>
            </w:r>
            <w:r w:rsidRPr="00BE3AC8">
              <w:t>. Component selection</w:t>
            </w:r>
            <w:bookmarkEnd w:id="45"/>
            <w:bookmarkEnd w:id="46"/>
          </w:p>
        </w:tc>
      </w:tr>
      <w:tr w:rsidR="001966AA" w:rsidRPr="00BE3AC8" w14:paraId="058ACFC5" w14:textId="77777777" w:rsidTr="00AC792F">
        <w:trPr>
          <w:jc w:val="center"/>
        </w:trPr>
        <w:tc>
          <w:tcPr>
            <w:tcW w:w="8072" w:type="dxa"/>
            <w:gridSpan w:val="2"/>
          </w:tcPr>
          <w:p w14:paraId="48F7B226" w14:textId="77777777" w:rsidR="00EE4817" w:rsidRPr="00BE3AC8" w:rsidRDefault="00EE4817" w:rsidP="00EE4817">
            <w:r w:rsidRPr="00BE3AC8">
              <w:t>The components available are:</w:t>
            </w:r>
          </w:p>
          <w:p w14:paraId="617A497F" w14:textId="77777777" w:rsidR="00EE4817" w:rsidRPr="00BE3AC8" w:rsidRDefault="00EE4817" w:rsidP="00EE4817">
            <w:pPr>
              <w:pStyle w:val="ListParagraph"/>
              <w:numPr>
                <w:ilvl w:val="0"/>
                <w:numId w:val="24"/>
              </w:numPr>
            </w:pPr>
            <w:r w:rsidRPr="00BE3AC8">
              <w:rPr>
                <w:b/>
              </w:rPr>
              <w:t>Client essentials</w:t>
            </w:r>
            <w:r w:rsidRPr="00BE3AC8">
              <w:t>: The command line client (the cm command) and the graphical user interface client (plastic.exe).</w:t>
            </w:r>
          </w:p>
          <w:p w14:paraId="2B628A58" w14:textId="77777777" w:rsidR="001966AA" w:rsidRPr="00BE3AC8" w:rsidRDefault="001966AA" w:rsidP="001966AA">
            <w:pPr>
              <w:numPr>
                <w:ilvl w:val="0"/>
                <w:numId w:val="24"/>
              </w:numPr>
            </w:pPr>
            <w:r w:rsidRPr="00BE3AC8">
              <w:rPr>
                <w:b/>
              </w:rPr>
              <w:t>Server</w:t>
            </w:r>
            <w:r w:rsidRPr="00BE3AC8">
              <w:t>: the Plastic SCM server</w:t>
            </w:r>
          </w:p>
          <w:p w14:paraId="7E621972" w14:textId="77777777" w:rsidR="00A63F73" w:rsidRPr="00BE3AC8" w:rsidRDefault="00A63F73" w:rsidP="00A63F73">
            <w:pPr>
              <w:numPr>
                <w:ilvl w:val="0"/>
                <w:numId w:val="24"/>
              </w:numPr>
            </w:pPr>
            <w:r w:rsidRPr="00BE3AC8">
              <w:rPr>
                <w:b/>
              </w:rPr>
              <w:t>Windows Explorer shell extension</w:t>
            </w:r>
            <w:r w:rsidRPr="00BE3AC8">
              <w:t xml:space="preserve">: installs the Shell Extension of Plastic </w:t>
            </w:r>
            <w:r w:rsidR="00BE3AC8" w:rsidRPr="00BE3AC8">
              <w:t>SCM that</w:t>
            </w:r>
            <w:r w:rsidR="00685391" w:rsidRPr="00BE3AC8">
              <w:t xml:space="preserve"> integrates Plastic SCM with the Windows Explorer</w:t>
            </w:r>
            <w:r w:rsidRPr="00BE3AC8">
              <w:t xml:space="preserve">. </w:t>
            </w:r>
            <w:r w:rsidR="00685391" w:rsidRPr="00BE3AC8">
              <w:t xml:space="preserve">The integration lets the user do most of the operations available on the Plastic SCM GUI client directly from the Windows Explorer. </w:t>
            </w:r>
          </w:p>
          <w:p w14:paraId="1477358F" w14:textId="77777777" w:rsidR="003309FA" w:rsidRPr="00BE3AC8" w:rsidRDefault="003309FA" w:rsidP="003309FA">
            <w:pPr>
              <w:numPr>
                <w:ilvl w:val="0"/>
                <w:numId w:val="24"/>
              </w:numPr>
            </w:pPr>
            <w:r w:rsidRPr="00BE3AC8">
              <w:rPr>
                <w:b/>
              </w:rPr>
              <w:t>Visual Studio integration package</w:t>
            </w:r>
            <w:r w:rsidRPr="00BE3AC8">
              <w:t xml:space="preserve">: available for Visual Studio 2005, 2008 and 2010, this package offers most of the graphical tools found on the Plastic SCM GUI client right inside the Visual Studio environment. </w:t>
            </w:r>
          </w:p>
          <w:p w14:paraId="3C4E6E44" w14:textId="77777777" w:rsidR="003309FA" w:rsidRPr="00BE3AC8" w:rsidRDefault="003309FA" w:rsidP="003309FA">
            <w:pPr>
              <w:numPr>
                <w:ilvl w:val="0"/>
                <w:numId w:val="24"/>
              </w:numPr>
            </w:pPr>
            <w:r w:rsidRPr="00BE3AC8">
              <w:rPr>
                <w:b/>
              </w:rPr>
              <w:t>Eclipse plugin</w:t>
            </w:r>
            <w:r w:rsidRPr="00BE3AC8">
              <w:t xml:space="preserve">: the Plastic SCM integration with the Eclipse platform. </w:t>
            </w:r>
          </w:p>
          <w:p w14:paraId="27E8ECD6" w14:textId="77777777" w:rsidR="001966AA" w:rsidRPr="00BE3AC8" w:rsidRDefault="001966AA" w:rsidP="003309FA">
            <w:pPr>
              <w:numPr>
                <w:ilvl w:val="0"/>
                <w:numId w:val="24"/>
              </w:numPr>
            </w:pPr>
            <w:r w:rsidRPr="00BE3AC8">
              <w:rPr>
                <w:b/>
              </w:rPr>
              <w:t>SCC plugin</w:t>
            </w:r>
            <w:r w:rsidRPr="00BE3AC8">
              <w:t xml:space="preserve">: this is Plastic SCM implementation of MS-SCCI interface. It provides checkin/checkout/add and basic file-level operations. </w:t>
            </w:r>
          </w:p>
          <w:p w14:paraId="2DD2A82F" w14:textId="77777777" w:rsidR="001966AA" w:rsidRPr="00BE3AC8" w:rsidRDefault="00685391" w:rsidP="003309FA">
            <w:pPr>
              <w:ind w:left="732"/>
            </w:pPr>
            <w:r w:rsidRPr="00BE3AC8">
              <w:t>The SCC plugin is</w:t>
            </w:r>
            <w:r w:rsidR="001966AA" w:rsidRPr="00BE3AC8">
              <w:t xml:space="preserve"> used by many tools, especially in the Windows world, as a way to interface with the version control backend. Check the documentation of your tool for compatibility with the MS-SCCI </w:t>
            </w:r>
            <w:r w:rsidR="00BE3AC8" w:rsidRPr="00BE3AC8">
              <w:lastRenderedPageBreak/>
              <w:t>specification</w:t>
            </w:r>
            <w:r w:rsidR="001966AA" w:rsidRPr="00BE3AC8">
              <w:t xml:space="preserve"> (also known as SCC).</w:t>
            </w:r>
            <w:r w:rsidRPr="00BE3AC8">
              <w:t xml:space="preserve"> It used to be </w:t>
            </w:r>
            <w:r w:rsidR="00BE3AC8" w:rsidRPr="00BE3AC8">
              <w:t>primarily</w:t>
            </w:r>
            <w:r w:rsidRPr="00BE3AC8">
              <w:t xml:space="preserve"> used by Visual Studio, but deprecated since Visual Studio 2005. Plastic SCM offers a richer integration in the </w:t>
            </w:r>
            <w:r w:rsidRPr="00BE3AC8">
              <w:rPr>
                <w:i/>
              </w:rPr>
              <w:t>Visual Studio integration package</w:t>
            </w:r>
            <w:r w:rsidRPr="00BE3AC8">
              <w:t xml:space="preserve">. </w:t>
            </w:r>
            <w:r w:rsidR="001966AA" w:rsidRPr="00BE3AC8">
              <w:t xml:space="preserve"> </w:t>
            </w:r>
          </w:p>
        </w:tc>
      </w:tr>
      <w:tr w:rsidR="00BE192C" w:rsidRPr="00BE3AC8" w14:paraId="7BEA9D32" w14:textId="77777777" w:rsidTr="003309FA">
        <w:trPr>
          <w:jc w:val="center"/>
        </w:trPr>
        <w:tc>
          <w:tcPr>
            <w:tcW w:w="2735" w:type="dxa"/>
          </w:tcPr>
          <w:p w14:paraId="395170FD" w14:textId="77777777" w:rsidR="00BE192C" w:rsidRPr="00BE3AC8" w:rsidRDefault="00BE192C" w:rsidP="00BE192C">
            <w:pPr>
              <w:jc w:val="left"/>
            </w:pPr>
            <w:r w:rsidRPr="00BE3AC8">
              <w:lastRenderedPageBreak/>
              <w:t xml:space="preserve">If the Eclipse plugin is selected, the root folder for the Eclipse install needs to be selected, so that the installer can figure out where to copy the needed files. </w:t>
            </w:r>
          </w:p>
        </w:tc>
        <w:tc>
          <w:tcPr>
            <w:tcW w:w="5337" w:type="dxa"/>
          </w:tcPr>
          <w:p w14:paraId="04686B23" w14:textId="77777777" w:rsidR="00BE192C" w:rsidRPr="00BE3AC8" w:rsidRDefault="003309FA" w:rsidP="00BE192C">
            <w:pPr>
              <w:keepNext/>
              <w:jc w:val="center"/>
            </w:pPr>
            <w:r w:rsidRPr="00BE3AC8">
              <w:rPr>
                <w:noProof/>
                <w:lang w:eastAsia="en-US"/>
              </w:rPr>
              <w:drawing>
                <wp:inline distT="0" distB="0" distL="0" distR="0" wp14:anchorId="4CF468D0" wp14:editId="5765C263">
                  <wp:extent cx="3026353" cy="226460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353" cy="2264605"/>
                          </a:xfrm>
                          <a:prstGeom prst="rect">
                            <a:avLst/>
                          </a:prstGeom>
                          <a:noFill/>
                          <a:ln>
                            <a:noFill/>
                          </a:ln>
                        </pic:spPr>
                      </pic:pic>
                    </a:graphicData>
                  </a:graphic>
                </wp:inline>
              </w:drawing>
            </w:r>
          </w:p>
          <w:p w14:paraId="34E2CD4C" w14:textId="77777777" w:rsidR="00BE192C" w:rsidRPr="00BE3AC8" w:rsidRDefault="00BE192C" w:rsidP="00120216">
            <w:pPr>
              <w:pStyle w:val="Caption"/>
            </w:pPr>
            <w:bookmarkStart w:id="47" w:name="_Toc18791942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3</w:t>
            </w:r>
            <w:r w:rsidR="00E524FD" w:rsidRPr="00BE3AC8">
              <w:rPr>
                <w:noProof/>
              </w:rPr>
              <w:fldChar w:fldCharType="end"/>
            </w:r>
            <w:r w:rsidRPr="00BE3AC8">
              <w:t>. Eclipse location</w:t>
            </w:r>
            <w:bookmarkEnd w:id="47"/>
          </w:p>
        </w:tc>
      </w:tr>
      <w:tr w:rsidR="003309FA" w:rsidRPr="00BE3AC8" w14:paraId="0DA2EF77" w14:textId="77777777" w:rsidTr="002A47B7">
        <w:trPr>
          <w:jc w:val="center"/>
        </w:trPr>
        <w:tc>
          <w:tcPr>
            <w:tcW w:w="8072" w:type="dxa"/>
            <w:gridSpan w:val="2"/>
          </w:tcPr>
          <w:p w14:paraId="729D7707" w14:textId="77777777" w:rsidR="003309FA" w:rsidRPr="00BE3AC8" w:rsidRDefault="003309FA" w:rsidP="003309FA">
            <w:pPr>
              <w:jc w:val="center"/>
            </w:pPr>
            <w:r w:rsidRPr="00BE3AC8">
              <w:t>Ready to install.</w:t>
            </w:r>
          </w:p>
          <w:p w14:paraId="1DEC4F17" w14:textId="77777777" w:rsidR="003309FA" w:rsidRPr="00BE3AC8" w:rsidRDefault="003309FA" w:rsidP="003309FA">
            <w:pPr>
              <w:jc w:val="center"/>
            </w:pPr>
            <w:r w:rsidRPr="00BE3AC8">
              <w:t>At this point the installer has all the needed information.</w:t>
            </w:r>
          </w:p>
        </w:tc>
      </w:tr>
      <w:tr w:rsidR="00273609" w:rsidRPr="00BE3AC8" w14:paraId="72C40C03" w14:textId="77777777" w:rsidTr="003309FA">
        <w:trPr>
          <w:jc w:val="center"/>
        </w:trPr>
        <w:tc>
          <w:tcPr>
            <w:tcW w:w="2735" w:type="dxa"/>
          </w:tcPr>
          <w:p w14:paraId="3EC94DFF" w14:textId="77777777" w:rsidR="00273609" w:rsidRPr="00BE3AC8" w:rsidRDefault="00273609" w:rsidP="007A0790">
            <w:pPr>
              <w:jc w:val="left"/>
            </w:pPr>
            <w:r w:rsidRPr="00BE3AC8">
              <w:t>File copy progress.</w:t>
            </w:r>
          </w:p>
          <w:p w14:paraId="4BC1F818" w14:textId="77777777" w:rsidR="00273609" w:rsidRPr="00BE3AC8" w:rsidRDefault="00273609" w:rsidP="007A0790">
            <w:pPr>
              <w:jc w:val="left"/>
            </w:pPr>
          </w:p>
        </w:tc>
        <w:tc>
          <w:tcPr>
            <w:tcW w:w="5337" w:type="dxa"/>
          </w:tcPr>
          <w:p w14:paraId="6B577CFE" w14:textId="77777777" w:rsidR="00273609" w:rsidRPr="00BE3AC8" w:rsidRDefault="003309FA" w:rsidP="007A0790">
            <w:pPr>
              <w:jc w:val="center"/>
            </w:pPr>
            <w:r w:rsidRPr="00BE3AC8">
              <w:rPr>
                <w:noProof/>
                <w:lang w:eastAsia="en-US"/>
              </w:rPr>
              <w:drawing>
                <wp:inline distT="0" distB="0" distL="0" distR="0" wp14:anchorId="75DF2D19" wp14:editId="0DD20FD2">
                  <wp:extent cx="3198545" cy="2388003"/>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977" cy="2388325"/>
                          </a:xfrm>
                          <a:prstGeom prst="rect">
                            <a:avLst/>
                          </a:prstGeom>
                          <a:noFill/>
                          <a:ln>
                            <a:noFill/>
                          </a:ln>
                        </pic:spPr>
                      </pic:pic>
                    </a:graphicData>
                  </a:graphic>
                </wp:inline>
              </w:drawing>
            </w:r>
          </w:p>
          <w:p w14:paraId="16631908" w14:textId="77777777" w:rsidR="00273609" w:rsidRPr="00BE3AC8" w:rsidRDefault="00273609" w:rsidP="00120216">
            <w:pPr>
              <w:pStyle w:val="Caption"/>
            </w:pPr>
            <w:bookmarkStart w:id="48" w:name="_Toc159063559"/>
            <w:bookmarkStart w:id="49" w:name="_Toc18791942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4</w:t>
            </w:r>
            <w:r w:rsidR="00E524FD" w:rsidRPr="00BE3AC8">
              <w:rPr>
                <w:noProof/>
              </w:rPr>
              <w:fldChar w:fldCharType="end"/>
            </w:r>
            <w:r w:rsidRPr="00BE3AC8">
              <w:t>. Copying files</w:t>
            </w:r>
            <w:bookmarkEnd w:id="48"/>
            <w:bookmarkEnd w:id="49"/>
          </w:p>
        </w:tc>
      </w:tr>
      <w:tr w:rsidR="00273609" w:rsidRPr="00BE3AC8" w14:paraId="3933BBA0" w14:textId="77777777" w:rsidTr="003309FA">
        <w:trPr>
          <w:jc w:val="center"/>
        </w:trPr>
        <w:tc>
          <w:tcPr>
            <w:tcW w:w="2735" w:type="dxa"/>
          </w:tcPr>
          <w:p w14:paraId="660DD390" w14:textId="77777777" w:rsidR="00273609" w:rsidRPr="00BE3AC8" w:rsidRDefault="00926F57" w:rsidP="006E3480">
            <w:pPr>
              <w:jc w:val="left"/>
            </w:pPr>
            <w:r w:rsidRPr="00BE3AC8">
              <w:lastRenderedPageBreak/>
              <w:t xml:space="preserve">Once the basic installation is complete, the installer asks if the server and client configuration wizards should be launched. If this is an upgrade (i.e. there was a previous version of Plastic and the installer just upgraded it), then this step can be skipped. Otherwise, the configuration needs to be finished before Plastic SCM can be used. </w:t>
            </w:r>
          </w:p>
        </w:tc>
        <w:tc>
          <w:tcPr>
            <w:tcW w:w="5337" w:type="dxa"/>
          </w:tcPr>
          <w:p w14:paraId="3B7A1A8C" w14:textId="77777777" w:rsidR="00273609" w:rsidRPr="00BE3AC8" w:rsidRDefault="003309FA" w:rsidP="007A0790">
            <w:pPr>
              <w:jc w:val="center"/>
            </w:pPr>
            <w:r w:rsidRPr="00BE3AC8">
              <w:rPr>
                <w:noProof/>
                <w:lang w:eastAsia="en-US"/>
              </w:rPr>
              <w:drawing>
                <wp:inline distT="0" distB="0" distL="0" distR="0" wp14:anchorId="4EB5A8F4" wp14:editId="2A1F854A">
                  <wp:extent cx="3248828" cy="2436621"/>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828" cy="2436621"/>
                          </a:xfrm>
                          <a:prstGeom prst="rect">
                            <a:avLst/>
                          </a:prstGeom>
                          <a:noFill/>
                          <a:ln>
                            <a:noFill/>
                          </a:ln>
                        </pic:spPr>
                      </pic:pic>
                    </a:graphicData>
                  </a:graphic>
                </wp:inline>
              </w:drawing>
            </w:r>
          </w:p>
          <w:p w14:paraId="56594187" w14:textId="77777777" w:rsidR="00273609" w:rsidRPr="00BE3AC8" w:rsidRDefault="00273609" w:rsidP="00120216">
            <w:pPr>
              <w:pStyle w:val="Caption"/>
            </w:pPr>
            <w:bookmarkStart w:id="50" w:name="_Toc159063560"/>
            <w:bookmarkStart w:id="51" w:name="_Toc18791942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5</w:t>
            </w:r>
            <w:r w:rsidR="00E524FD" w:rsidRPr="00BE3AC8">
              <w:rPr>
                <w:noProof/>
              </w:rPr>
              <w:fldChar w:fldCharType="end"/>
            </w:r>
            <w:r w:rsidRPr="00BE3AC8">
              <w:t>. Start system configuration</w:t>
            </w:r>
            <w:bookmarkEnd w:id="50"/>
            <w:bookmarkEnd w:id="51"/>
          </w:p>
        </w:tc>
      </w:tr>
      <w:tr w:rsidR="003309FA" w:rsidRPr="00BE3AC8" w14:paraId="0B1ED71C" w14:textId="77777777" w:rsidTr="002A47B7">
        <w:trPr>
          <w:jc w:val="center"/>
        </w:trPr>
        <w:tc>
          <w:tcPr>
            <w:tcW w:w="8072" w:type="dxa"/>
            <w:gridSpan w:val="2"/>
          </w:tcPr>
          <w:p w14:paraId="10B1ABF7" w14:textId="77777777" w:rsidR="003309FA" w:rsidRPr="00BE3AC8" w:rsidRDefault="003309FA" w:rsidP="003309FA">
            <w:pPr>
              <w:jc w:val="center"/>
              <w:rPr>
                <w:b/>
                <w:noProof/>
              </w:rPr>
            </w:pPr>
            <w:r w:rsidRPr="00BE3AC8">
              <w:t>Note: If the Windows Explorer Shell Extension has been installed, a reboot of the machine might be needed.</w:t>
            </w:r>
          </w:p>
        </w:tc>
      </w:tr>
    </w:tbl>
    <w:p w14:paraId="392EFF60" w14:textId="77777777" w:rsidR="00273609" w:rsidRPr="00BE3AC8" w:rsidRDefault="00273609" w:rsidP="00120216">
      <w:pPr>
        <w:pStyle w:val="Caption"/>
      </w:pPr>
      <w:bookmarkStart w:id="52" w:name="_Ref148321524"/>
      <w:bookmarkStart w:id="53" w:name="_Toc159063548"/>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1</w:t>
      </w:r>
      <w:r w:rsidR="00E524FD" w:rsidRPr="00BE3AC8">
        <w:rPr>
          <w:noProof/>
        </w:rPr>
        <w:fldChar w:fldCharType="end"/>
      </w:r>
      <w:bookmarkEnd w:id="52"/>
      <w:r w:rsidRPr="00BE3AC8">
        <w:t>. Installation steps</w:t>
      </w:r>
      <w:bookmarkEnd w:id="53"/>
    </w:p>
    <w:p w14:paraId="5B07D42C" w14:textId="77777777" w:rsidR="00273609" w:rsidRPr="00BE3AC8" w:rsidRDefault="00273609" w:rsidP="00273609">
      <w:pPr>
        <w:pStyle w:val="Heading2"/>
        <w:rPr>
          <w:lang w:val="en-US"/>
        </w:rPr>
      </w:pPr>
      <w:bookmarkStart w:id="54" w:name="_Toc159063524"/>
      <w:bookmarkStart w:id="55" w:name="_Toc187919393"/>
      <w:r w:rsidRPr="00BE3AC8">
        <w:rPr>
          <w:lang w:val="en-US"/>
        </w:rPr>
        <w:t>Server configuration</w:t>
      </w:r>
      <w:bookmarkEnd w:id="54"/>
      <w:bookmarkEnd w:id="55"/>
    </w:p>
    <w:p w14:paraId="56639511" w14:textId="77777777" w:rsidR="00273609" w:rsidRPr="00BE3AC8" w:rsidRDefault="00273609" w:rsidP="00273609">
      <w:r w:rsidRPr="00BE3AC8">
        <w:t xml:space="preserve">The server configuration wizard can be started at the last step of the installer, or from </w:t>
      </w:r>
      <w:r w:rsidR="00AC792F" w:rsidRPr="00BE3AC8">
        <w:t xml:space="preserve">the </w:t>
      </w:r>
      <w:r w:rsidRPr="00BE3AC8">
        <w:t>Plastic SCM start</w:t>
      </w:r>
      <w:r w:rsidR="00AC792F" w:rsidRPr="00BE3AC8">
        <w:t>up</w:t>
      </w:r>
      <w:r w:rsidRPr="00BE3AC8">
        <w:t xml:space="preserve"> menu entry.</w:t>
      </w:r>
    </w:p>
    <w:tbl>
      <w:tblPr>
        <w:tblW w:w="0" w:type="auto"/>
        <w:jc w:val="center"/>
        <w:tblBorders>
          <w:top w:val="single" w:sz="4" w:space="0" w:color="C00000"/>
          <w:bottom w:val="single" w:sz="4" w:space="0" w:color="C00000"/>
          <w:insideH w:val="single" w:sz="4" w:space="0" w:color="C00000"/>
          <w:insideV w:val="single" w:sz="4" w:space="0" w:color="C00000"/>
        </w:tblBorders>
        <w:tblLayout w:type="fixed"/>
        <w:tblCellMar>
          <w:top w:w="113" w:type="dxa"/>
          <w:left w:w="113" w:type="dxa"/>
          <w:bottom w:w="113" w:type="dxa"/>
        </w:tblCellMar>
        <w:tblLook w:val="01E0" w:firstRow="1" w:lastRow="1" w:firstColumn="1" w:lastColumn="1" w:noHBand="0" w:noVBand="0"/>
      </w:tblPr>
      <w:tblGrid>
        <w:gridCol w:w="3348"/>
        <w:gridCol w:w="5088"/>
      </w:tblGrid>
      <w:tr w:rsidR="00273609" w:rsidRPr="00BE3AC8" w14:paraId="63CE35D4" w14:textId="77777777">
        <w:trPr>
          <w:jc w:val="center"/>
        </w:trPr>
        <w:tc>
          <w:tcPr>
            <w:tcW w:w="3348" w:type="dxa"/>
          </w:tcPr>
          <w:p w14:paraId="455A9B65" w14:textId="77777777" w:rsidR="00273609" w:rsidRPr="00BE3AC8" w:rsidRDefault="00273609" w:rsidP="007A0790">
            <w:pPr>
              <w:jc w:val="left"/>
            </w:pPr>
            <w:r w:rsidRPr="00BE3AC8">
              <w:t>Server configuration start up screen.</w:t>
            </w:r>
          </w:p>
        </w:tc>
        <w:tc>
          <w:tcPr>
            <w:tcW w:w="5088" w:type="dxa"/>
          </w:tcPr>
          <w:p w14:paraId="400852F3" w14:textId="77777777" w:rsidR="00273609" w:rsidRPr="00BE3AC8" w:rsidRDefault="002A47B7" w:rsidP="007A0790">
            <w:pPr>
              <w:jc w:val="center"/>
            </w:pPr>
            <w:r w:rsidRPr="00BE3AC8">
              <w:rPr>
                <w:noProof/>
                <w:lang w:eastAsia="en-US"/>
              </w:rPr>
              <w:drawing>
                <wp:inline distT="0" distB="0" distL="0" distR="0" wp14:anchorId="164929E6" wp14:editId="0FD91102">
                  <wp:extent cx="3087370" cy="2018665"/>
                  <wp:effectExtent l="0" t="0" r="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370" cy="2018665"/>
                          </a:xfrm>
                          <a:prstGeom prst="rect">
                            <a:avLst/>
                          </a:prstGeom>
                          <a:noFill/>
                          <a:ln>
                            <a:noFill/>
                          </a:ln>
                        </pic:spPr>
                      </pic:pic>
                    </a:graphicData>
                  </a:graphic>
                </wp:inline>
              </w:drawing>
            </w:r>
          </w:p>
          <w:p w14:paraId="1A630547" w14:textId="77777777" w:rsidR="00273609" w:rsidRPr="00BE3AC8" w:rsidRDefault="00273609" w:rsidP="00120216">
            <w:pPr>
              <w:pStyle w:val="Caption"/>
            </w:pPr>
            <w:bookmarkStart w:id="56" w:name="_Toc159063561"/>
            <w:bookmarkStart w:id="57" w:name="_Toc18791942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6</w:t>
            </w:r>
            <w:r w:rsidR="00E524FD" w:rsidRPr="00BE3AC8">
              <w:rPr>
                <w:noProof/>
              </w:rPr>
              <w:fldChar w:fldCharType="end"/>
            </w:r>
            <w:r w:rsidRPr="00BE3AC8">
              <w:t>. Server configuration welcome screen</w:t>
            </w:r>
            <w:bookmarkEnd w:id="56"/>
            <w:bookmarkEnd w:id="57"/>
          </w:p>
        </w:tc>
      </w:tr>
      <w:tr w:rsidR="00273609" w:rsidRPr="00BE3AC8" w14:paraId="198A0ABC" w14:textId="77777777">
        <w:trPr>
          <w:jc w:val="center"/>
        </w:trPr>
        <w:tc>
          <w:tcPr>
            <w:tcW w:w="3348" w:type="dxa"/>
          </w:tcPr>
          <w:p w14:paraId="78F3F954" w14:textId="77777777" w:rsidR="00273609" w:rsidRPr="00BE3AC8" w:rsidRDefault="00273609" w:rsidP="007A0790">
            <w:pPr>
              <w:jc w:val="left"/>
            </w:pPr>
            <w:r w:rsidRPr="00BE3AC8">
              <w:lastRenderedPageBreak/>
              <w:t xml:space="preserve">Select the server’s language. </w:t>
            </w:r>
            <w:r w:rsidR="002A47B7" w:rsidRPr="00BE3AC8">
              <w:t>Used for logging and errors coming from the server to the clients.</w:t>
            </w:r>
          </w:p>
          <w:p w14:paraId="42B0FA43" w14:textId="77777777" w:rsidR="00273609" w:rsidRPr="00BE3AC8" w:rsidRDefault="00273609" w:rsidP="007A0790">
            <w:pPr>
              <w:jc w:val="left"/>
            </w:pPr>
            <w:r w:rsidRPr="00BE3AC8">
              <w:t>Clients and server can have different languages. Clients will get messages localized in their own configured language.</w:t>
            </w:r>
          </w:p>
        </w:tc>
        <w:tc>
          <w:tcPr>
            <w:tcW w:w="5088" w:type="dxa"/>
          </w:tcPr>
          <w:p w14:paraId="1A7DA1CD" w14:textId="77777777" w:rsidR="00273609" w:rsidRPr="00BE3AC8" w:rsidRDefault="002A47B7" w:rsidP="007A0790">
            <w:pPr>
              <w:jc w:val="center"/>
            </w:pPr>
            <w:r w:rsidRPr="00BE3AC8">
              <w:rPr>
                <w:noProof/>
                <w:lang w:eastAsia="en-US"/>
              </w:rPr>
              <w:drawing>
                <wp:inline distT="0" distB="0" distL="0" distR="0" wp14:anchorId="156E32E6" wp14:editId="3FA36BBC">
                  <wp:extent cx="3087370" cy="2037080"/>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7370" cy="2037080"/>
                          </a:xfrm>
                          <a:prstGeom prst="rect">
                            <a:avLst/>
                          </a:prstGeom>
                          <a:noFill/>
                          <a:ln>
                            <a:noFill/>
                          </a:ln>
                        </pic:spPr>
                      </pic:pic>
                    </a:graphicData>
                  </a:graphic>
                </wp:inline>
              </w:drawing>
            </w:r>
          </w:p>
          <w:p w14:paraId="60B4F78F" w14:textId="77777777" w:rsidR="00273609" w:rsidRPr="00BE3AC8" w:rsidRDefault="00273609" w:rsidP="00120216">
            <w:pPr>
              <w:pStyle w:val="Caption"/>
            </w:pPr>
            <w:bookmarkStart w:id="58" w:name="_Toc159063562"/>
            <w:bookmarkStart w:id="59" w:name="_Toc18791943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7</w:t>
            </w:r>
            <w:r w:rsidR="00E524FD" w:rsidRPr="00BE3AC8">
              <w:rPr>
                <w:noProof/>
              </w:rPr>
              <w:fldChar w:fldCharType="end"/>
            </w:r>
            <w:r w:rsidRPr="00BE3AC8">
              <w:t>. Server configuration language selection</w:t>
            </w:r>
            <w:bookmarkEnd w:id="58"/>
            <w:bookmarkEnd w:id="59"/>
          </w:p>
        </w:tc>
      </w:tr>
      <w:tr w:rsidR="00273609" w:rsidRPr="00BE3AC8" w14:paraId="633AB7F8" w14:textId="77777777">
        <w:trPr>
          <w:jc w:val="center"/>
        </w:trPr>
        <w:tc>
          <w:tcPr>
            <w:tcW w:w="3348" w:type="dxa"/>
          </w:tcPr>
          <w:p w14:paraId="5FCA8358" w14:textId="77777777" w:rsidR="00273609" w:rsidRPr="00BE3AC8" w:rsidRDefault="00273609" w:rsidP="007A0790">
            <w:pPr>
              <w:jc w:val="left"/>
            </w:pPr>
            <w:r w:rsidRPr="00BE3AC8">
              <w:t>Authentication mechanism.</w:t>
            </w:r>
          </w:p>
          <w:p w14:paraId="771DB7E2" w14:textId="77777777" w:rsidR="00273609" w:rsidRPr="00BE3AC8" w:rsidRDefault="00273609" w:rsidP="007A0790">
            <w:pPr>
              <w:jc w:val="left"/>
            </w:pPr>
            <w:r w:rsidRPr="00BE3AC8">
              <w:t>This is the most important step in the server configuration wizard.</w:t>
            </w:r>
          </w:p>
          <w:p w14:paraId="4A244F0A" w14:textId="77777777" w:rsidR="00273609" w:rsidRPr="00BE3AC8" w:rsidRDefault="00273609" w:rsidP="007A0790">
            <w:pPr>
              <w:jc w:val="left"/>
            </w:pPr>
            <w:r w:rsidRPr="00BE3AC8">
              <w:t>Here you have to choose betwe</w:t>
            </w:r>
            <w:r w:rsidR="005D13D2" w:rsidRPr="00BE3AC8">
              <w:t>en the different authentication</w:t>
            </w:r>
            <w:r w:rsidRPr="00BE3AC8">
              <w:t xml:space="preserve"> mechanisms available. By default </w:t>
            </w:r>
            <w:r w:rsidRPr="00BE3AC8">
              <w:rPr>
                <w:i/>
              </w:rPr>
              <w:t>local users</w:t>
            </w:r>
            <w:r w:rsidRPr="00BE3AC8">
              <w:t xml:space="preserve"> is selected.</w:t>
            </w:r>
          </w:p>
          <w:p w14:paraId="6DF908DF" w14:textId="77777777" w:rsidR="00273609" w:rsidRPr="00BE3AC8" w:rsidRDefault="00BA4B63" w:rsidP="00BA4B63">
            <w:pPr>
              <w:jc w:val="left"/>
            </w:pPr>
            <w:r w:rsidRPr="00BE3AC8">
              <w:t xml:space="preserve">More details on the authentication modes can found on section </w:t>
            </w:r>
            <w:r w:rsidR="00E524FD" w:rsidRPr="00BE3AC8">
              <w:fldChar w:fldCharType="begin"/>
            </w:r>
            <w:r w:rsidR="0049039F" w:rsidRPr="00BE3AC8">
              <w:instrText xml:space="preserve"> REF _Ref183862424 \r \h </w:instrText>
            </w:r>
            <w:r w:rsidR="00E524FD" w:rsidRPr="00BE3AC8">
              <w:fldChar w:fldCharType="separate"/>
            </w:r>
            <w:r w:rsidR="00BE3AC8" w:rsidRPr="00BE3AC8">
              <w:t>3.4</w:t>
            </w:r>
            <w:r w:rsidR="00E524FD" w:rsidRPr="00BE3AC8">
              <w:fldChar w:fldCharType="end"/>
            </w:r>
            <w:r w:rsidRPr="00BE3AC8">
              <w:t xml:space="preserve"> below.</w:t>
            </w:r>
          </w:p>
        </w:tc>
        <w:tc>
          <w:tcPr>
            <w:tcW w:w="5088" w:type="dxa"/>
          </w:tcPr>
          <w:p w14:paraId="05D655D7" w14:textId="77777777" w:rsidR="00273609" w:rsidRPr="00BE3AC8" w:rsidRDefault="002A47B7" w:rsidP="007A0790">
            <w:pPr>
              <w:jc w:val="center"/>
            </w:pPr>
            <w:r w:rsidRPr="00BE3AC8">
              <w:rPr>
                <w:noProof/>
                <w:lang w:eastAsia="en-US"/>
              </w:rPr>
              <w:drawing>
                <wp:inline distT="0" distB="0" distL="0" distR="0" wp14:anchorId="7B68DE64" wp14:editId="01288D08">
                  <wp:extent cx="3087370" cy="2045970"/>
                  <wp:effectExtent l="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0AA7D248" w14:textId="77777777" w:rsidR="00273609" w:rsidRPr="00BE3AC8" w:rsidRDefault="00273609" w:rsidP="00120216">
            <w:pPr>
              <w:pStyle w:val="Caption"/>
            </w:pPr>
            <w:bookmarkStart w:id="60" w:name="_Toc159063563"/>
            <w:bookmarkStart w:id="61" w:name="_Toc18791943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8</w:t>
            </w:r>
            <w:r w:rsidR="00E524FD" w:rsidRPr="00BE3AC8">
              <w:rPr>
                <w:noProof/>
              </w:rPr>
              <w:fldChar w:fldCharType="end"/>
            </w:r>
            <w:r w:rsidRPr="00BE3AC8">
              <w:t>. Server configuration authentication modes</w:t>
            </w:r>
            <w:bookmarkEnd w:id="60"/>
            <w:bookmarkEnd w:id="61"/>
          </w:p>
        </w:tc>
      </w:tr>
      <w:tr w:rsidR="00273609" w:rsidRPr="00BE3AC8" w14:paraId="1C915EC5" w14:textId="77777777">
        <w:trPr>
          <w:jc w:val="center"/>
        </w:trPr>
        <w:tc>
          <w:tcPr>
            <w:tcW w:w="3348" w:type="dxa"/>
          </w:tcPr>
          <w:p w14:paraId="5EB09E8D" w14:textId="77777777" w:rsidR="00273609" w:rsidRPr="00BE3AC8" w:rsidRDefault="00273609" w:rsidP="007A0790">
            <w:pPr>
              <w:jc w:val="left"/>
            </w:pPr>
            <w:r w:rsidRPr="00BE3AC8">
              <w:t xml:space="preserve">If you choose the LDAP user security mode, you </w:t>
            </w:r>
            <w:r w:rsidR="001D00D5" w:rsidRPr="00BE3AC8">
              <w:t>must</w:t>
            </w:r>
            <w:r w:rsidRPr="00BE3AC8">
              <w:t xml:space="preserve"> fill in some more parameters.</w:t>
            </w:r>
          </w:p>
          <w:p w14:paraId="38BF71EC" w14:textId="77777777" w:rsidR="00273609" w:rsidRPr="00BE3AC8" w:rsidRDefault="00273609" w:rsidP="007A0790">
            <w:pPr>
              <w:jc w:val="left"/>
            </w:pPr>
            <w:r w:rsidRPr="00BE3AC8">
              <w:t xml:space="preserve">You have to specify the LDAP server name, and the domain from which </w:t>
            </w:r>
            <w:r w:rsidR="005D13D2" w:rsidRPr="00BE3AC8">
              <w:t>d</w:t>
            </w:r>
            <w:r w:rsidRPr="00BE3AC8">
              <w:t>ata</w:t>
            </w:r>
            <w:r w:rsidR="005D13D2" w:rsidRPr="00BE3AC8">
              <w:t xml:space="preserve"> must be retrieved</w:t>
            </w:r>
            <w:r w:rsidRPr="00BE3AC8">
              <w:t>.</w:t>
            </w:r>
          </w:p>
          <w:p w14:paraId="23823763" w14:textId="77777777" w:rsidR="00273609" w:rsidRPr="00BE3AC8" w:rsidRDefault="00273609" w:rsidP="007A0790">
            <w:pPr>
              <w:jc w:val="left"/>
            </w:pPr>
            <w:r w:rsidRPr="00BE3AC8">
              <w:t>Also a username and a password to be used to access the LDAP server.</w:t>
            </w:r>
          </w:p>
          <w:p w14:paraId="5593A3D6" w14:textId="77777777" w:rsidR="00273609" w:rsidRPr="00BE3AC8" w:rsidRDefault="00273609" w:rsidP="007A0790">
            <w:pPr>
              <w:jc w:val="left"/>
            </w:pPr>
            <w:r w:rsidRPr="00BE3AC8">
              <w:t>Finally choose whether the LDAP se</w:t>
            </w:r>
            <w:r w:rsidR="005D13D2" w:rsidRPr="00BE3AC8">
              <w:t>rver is a conventional LDAP one</w:t>
            </w:r>
            <w:r w:rsidRPr="00BE3AC8">
              <w:t xml:space="preserve"> or an Active Directory.</w:t>
            </w:r>
          </w:p>
        </w:tc>
        <w:tc>
          <w:tcPr>
            <w:tcW w:w="5088" w:type="dxa"/>
          </w:tcPr>
          <w:p w14:paraId="1C011E8A" w14:textId="77777777" w:rsidR="00273609" w:rsidRPr="00BE3AC8" w:rsidRDefault="007128BF" w:rsidP="007A0790">
            <w:pPr>
              <w:jc w:val="center"/>
            </w:pPr>
            <w:r w:rsidRPr="00BE3AC8">
              <w:rPr>
                <w:noProof/>
                <w:lang w:eastAsia="en-US"/>
              </w:rPr>
              <w:drawing>
                <wp:inline distT="0" distB="0" distL="0" distR="0" wp14:anchorId="0BB71233" wp14:editId="0941DB0A">
                  <wp:extent cx="3087370" cy="2045970"/>
                  <wp:effectExtent l="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71FD46C8" w14:textId="77777777" w:rsidR="00273609" w:rsidRPr="00BE3AC8" w:rsidRDefault="00273609" w:rsidP="00120216">
            <w:pPr>
              <w:pStyle w:val="Caption"/>
            </w:pPr>
            <w:bookmarkStart w:id="62" w:name="_Toc159063564"/>
            <w:bookmarkStart w:id="63" w:name="_Toc18791943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9</w:t>
            </w:r>
            <w:r w:rsidR="00E524FD" w:rsidRPr="00BE3AC8">
              <w:rPr>
                <w:noProof/>
              </w:rPr>
              <w:fldChar w:fldCharType="end"/>
            </w:r>
            <w:r w:rsidRPr="00BE3AC8">
              <w:t>. LDAP Authentication configuration</w:t>
            </w:r>
            <w:bookmarkEnd w:id="62"/>
            <w:bookmarkEnd w:id="63"/>
          </w:p>
        </w:tc>
      </w:tr>
      <w:tr w:rsidR="00273609" w:rsidRPr="00BE3AC8" w14:paraId="58865C26" w14:textId="77777777" w:rsidTr="00120216">
        <w:trPr>
          <w:jc w:val="center"/>
        </w:trPr>
        <w:tc>
          <w:tcPr>
            <w:tcW w:w="3348" w:type="dxa"/>
            <w:tcBorders>
              <w:bottom w:val="single" w:sz="4" w:space="0" w:color="C00000"/>
            </w:tcBorders>
          </w:tcPr>
          <w:p w14:paraId="0FED65A4" w14:textId="77777777" w:rsidR="00273609" w:rsidRPr="00BE3AC8" w:rsidRDefault="00273609" w:rsidP="007A0790">
            <w:pPr>
              <w:jc w:val="left"/>
            </w:pPr>
            <w:r w:rsidRPr="00BE3AC8">
              <w:lastRenderedPageBreak/>
              <w:t xml:space="preserve">The last step is configuring the server’s </w:t>
            </w:r>
            <w:r w:rsidR="007C5324" w:rsidRPr="00BE3AC8">
              <w:t xml:space="preserve">TCP </w:t>
            </w:r>
            <w:r w:rsidRPr="00BE3AC8">
              <w:t xml:space="preserve">port number. </w:t>
            </w:r>
            <w:r w:rsidR="00046F51" w:rsidRPr="00BE3AC8">
              <w:t>By d</w:t>
            </w:r>
            <w:r w:rsidR="007128BF" w:rsidRPr="00BE3AC8">
              <w:t>efault Plastic SCM will use 8087</w:t>
            </w:r>
            <w:r w:rsidR="00046F51" w:rsidRPr="00BE3AC8">
              <w:t xml:space="preserve"> as its </w:t>
            </w:r>
            <w:r w:rsidR="007C5324" w:rsidRPr="00BE3AC8">
              <w:t xml:space="preserve">TCP </w:t>
            </w:r>
            <w:r w:rsidR="00046F51" w:rsidRPr="00BE3AC8">
              <w:t xml:space="preserve">port number. </w:t>
            </w:r>
          </w:p>
          <w:p w14:paraId="2160EF4A" w14:textId="77777777" w:rsidR="00273609" w:rsidRPr="00BE3AC8" w:rsidRDefault="00046F51" w:rsidP="007C5324">
            <w:pPr>
              <w:jc w:val="left"/>
            </w:pPr>
            <w:r w:rsidRPr="00BE3AC8">
              <w:t xml:space="preserve">If the default </w:t>
            </w:r>
            <w:r w:rsidR="007C5324" w:rsidRPr="00BE3AC8">
              <w:t xml:space="preserve">listening </w:t>
            </w:r>
            <w:r w:rsidRPr="00BE3AC8">
              <w:t xml:space="preserve">port is changed, Plastic SCM clients </w:t>
            </w:r>
            <w:r w:rsidR="007C5324" w:rsidRPr="00BE3AC8">
              <w:t>must</w:t>
            </w:r>
            <w:r w:rsidRPr="00BE3AC8">
              <w:t xml:space="preserve"> be setup to this new port. </w:t>
            </w:r>
          </w:p>
        </w:tc>
        <w:tc>
          <w:tcPr>
            <w:tcW w:w="5088" w:type="dxa"/>
            <w:tcBorders>
              <w:bottom w:val="single" w:sz="4" w:space="0" w:color="C00000"/>
            </w:tcBorders>
          </w:tcPr>
          <w:p w14:paraId="1EC8B1E4" w14:textId="77777777" w:rsidR="00273609" w:rsidRPr="00BE3AC8" w:rsidRDefault="007128BF" w:rsidP="007A0790">
            <w:pPr>
              <w:jc w:val="center"/>
            </w:pPr>
            <w:r w:rsidRPr="00BE3AC8">
              <w:rPr>
                <w:noProof/>
                <w:lang w:eastAsia="en-US"/>
              </w:rPr>
              <w:drawing>
                <wp:inline distT="0" distB="0" distL="0" distR="0" wp14:anchorId="3E7CC990" wp14:editId="544D80FA">
                  <wp:extent cx="3087370" cy="2045970"/>
                  <wp:effectExtent l="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7370" cy="2045970"/>
                          </a:xfrm>
                          <a:prstGeom prst="rect">
                            <a:avLst/>
                          </a:prstGeom>
                          <a:noFill/>
                          <a:ln>
                            <a:noFill/>
                          </a:ln>
                        </pic:spPr>
                      </pic:pic>
                    </a:graphicData>
                  </a:graphic>
                </wp:inline>
              </w:drawing>
            </w:r>
          </w:p>
          <w:p w14:paraId="145D40A9" w14:textId="77777777" w:rsidR="00273609" w:rsidRPr="00BE3AC8" w:rsidRDefault="00273609" w:rsidP="00120216">
            <w:pPr>
              <w:pStyle w:val="Caption"/>
            </w:pPr>
            <w:bookmarkStart w:id="64" w:name="_Toc159063565"/>
            <w:bookmarkStart w:id="65" w:name="_Toc18791943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r w:rsidR="00E84D92">
              <w:rPr>
                <w:noProof/>
              </w:rPr>
              <w:t>10</w:t>
            </w:r>
            <w:r w:rsidR="00E524FD" w:rsidRPr="00BE3AC8">
              <w:rPr>
                <w:noProof/>
              </w:rPr>
              <w:fldChar w:fldCharType="end"/>
            </w:r>
            <w:r w:rsidRPr="00BE3AC8">
              <w:t>. Port configuration</w:t>
            </w:r>
            <w:bookmarkEnd w:id="64"/>
            <w:bookmarkEnd w:id="65"/>
          </w:p>
        </w:tc>
      </w:tr>
      <w:tr w:rsidR="00120216" w:rsidRPr="00BE3AC8" w14:paraId="4BA9FE1B" w14:textId="77777777">
        <w:trPr>
          <w:jc w:val="center"/>
          <w:ins w:id="66" w:author="Erin Richardson" w:date="2012-10-25T13:49:00Z"/>
        </w:trPr>
        <w:tc>
          <w:tcPr>
            <w:tcW w:w="3348" w:type="dxa"/>
          </w:tcPr>
          <w:p w14:paraId="06B3AF00" w14:textId="54E7A5D3" w:rsidR="00120216" w:rsidRPr="00BE3AC8" w:rsidRDefault="00120216" w:rsidP="007A0790">
            <w:pPr>
              <w:jc w:val="left"/>
              <w:rPr>
                <w:ins w:id="67" w:author="Erin Richardson" w:date="2012-10-25T13:49:00Z"/>
              </w:rPr>
            </w:pPr>
            <w:ins w:id="68" w:author="Erin Richardson" w:date="2012-10-25T13:51:00Z">
              <w:r>
                <w:t>When the server configuration wizard is complete, you will see this dialog box. Note the link in the box that allows you to go through a database configuration wizard.</w:t>
              </w:r>
            </w:ins>
          </w:p>
        </w:tc>
        <w:tc>
          <w:tcPr>
            <w:tcW w:w="5088" w:type="dxa"/>
          </w:tcPr>
          <w:p w14:paraId="02E2AAEB" w14:textId="77777777" w:rsidR="00120216" w:rsidRDefault="00120216" w:rsidP="00120216">
            <w:pPr>
              <w:keepNext/>
              <w:jc w:val="center"/>
              <w:rPr>
                <w:ins w:id="69" w:author="Erin Richardson" w:date="2012-10-25T13:52:00Z"/>
              </w:rPr>
              <w:pPrChange w:id="70" w:author="Erin Richardson" w:date="2012-10-25T13:52:00Z">
                <w:pPr>
                  <w:jc w:val="center"/>
                </w:pPr>
              </w:pPrChange>
            </w:pPr>
            <w:ins w:id="71" w:author="Erin Richardson" w:date="2012-10-25T13:51:00Z">
              <w:r>
                <w:rPr>
                  <w:noProof/>
                  <w:lang w:eastAsia="en-US"/>
                </w:rPr>
                <w:drawing>
                  <wp:inline distT="0" distB="0" distL="0" distR="0" wp14:anchorId="5B1D43F5" wp14:editId="7D55854C">
                    <wp:extent cx="3090545" cy="2052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png"/>
                            <pic:cNvPicPr/>
                          </pic:nvPicPr>
                          <pic:blipFill>
                            <a:blip r:embed="rId24">
                              <a:extLst>
                                <a:ext uri="{28A0092B-C50C-407E-A947-70E740481C1C}">
                                  <a14:useLocalDpi xmlns:a14="http://schemas.microsoft.com/office/drawing/2010/main" val="0"/>
                                </a:ext>
                              </a:extLst>
                            </a:blip>
                            <a:stretch>
                              <a:fillRect/>
                            </a:stretch>
                          </pic:blipFill>
                          <pic:spPr>
                            <a:xfrm>
                              <a:off x="0" y="0"/>
                              <a:ext cx="3090545" cy="2052955"/>
                            </a:xfrm>
                            <a:prstGeom prst="rect">
                              <a:avLst/>
                            </a:prstGeom>
                          </pic:spPr>
                        </pic:pic>
                      </a:graphicData>
                    </a:graphic>
                  </wp:inline>
                </w:drawing>
              </w:r>
            </w:ins>
          </w:p>
          <w:p w14:paraId="364D39AA" w14:textId="21B27D40" w:rsidR="00120216" w:rsidRPr="00BE3AC8" w:rsidRDefault="00120216" w:rsidP="00120216">
            <w:pPr>
              <w:pStyle w:val="Caption"/>
              <w:rPr>
                <w:ins w:id="72" w:author="Erin Richardson" w:date="2012-10-25T13:49:00Z"/>
                <w:noProof/>
                <w:lang w:eastAsia="en-US"/>
              </w:rPr>
              <w:pPrChange w:id="73" w:author="Erin Richardson" w:date="2012-10-25T13:54:00Z">
                <w:pPr>
                  <w:jc w:val="center"/>
                </w:pPr>
              </w:pPrChange>
            </w:pPr>
            <w:ins w:id="74" w:author="Erin Richardson" w:date="2012-10-25T13:52:00Z">
              <w:r>
                <w:t xml:space="preserve">Figure </w:t>
              </w:r>
              <w:r>
                <w:fldChar w:fldCharType="begin"/>
              </w:r>
              <w:r>
                <w:instrText xml:space="preserve"> SEQ Figure \* ARABIC </w:instrText>
              </w:r>
            </w:ins>
            <w:r>
              <w:fldChar w:fldCharType="separate"/>
            </w:r>
            <w:ins w:id="75" w:author="Erin Richardson" w:date="2012-10-25T13:58:00Z">
              <w:r w:rsidR="00E84D92">
                <w:rPr>
                  <w:noProof/>
                </w:rPr>
                <w:t>11</w:t>
              </w:r>
            </w:ins>
            <w:ins w:id="76" w:author="Erin Richardson" w:date="2012-10-25T13:52:00Z">
              <w:r>
                <w:fldChar w:fldCharType="end"/>
              </w:r>
              <w:r>
                <w:t>: Finalization</w:t>
              </w:r>
            </w:ins>
          </w:p>
        </w:tc>
      </w:tr>
      <w:tr w:rsidR="00120216" w:rsidRPr="00BE3AC8" w14:paraId="6127AFBF" w14:textId="77777777">
        <w:trPr>
          <w:jc w:val="center"/>
          <w:ins w:id="77" w:author="Erin Richardson" w:date="2012-10-25T13:50:00Z"/>
        </w:trPr>
        <w:tc>
          <w:tcPr>
            <w:tcW w:w="3348" w:type="dxa"/>
          </w:tcPr>
          <w:p w14:paraId="45619F67" w14:textId="77777777" w:rsidR="00E84D92" w:rsidRDefault="00E84D92" w:rsidP="007A0790">
            <w:pPr>
              <w:jc w:val="left"/>
              <w:rPr>
                <w:ins w:id="78" w:author="Erin Richardson" w:date="2012-10-25T13:59:00Z"/>
              </w:rPr>
            </w:pPr>
          </w:p>
          <w:p w14:paraId="1B961234" w14:textId="279DEFC4" w:rsidR="00120216" w:rsidRPr="00BE3AC8" w:rsidRDefault="00120216" w:rsidP="007A0790">
            <w:pPr>
              <w:jc w:val="left"/>
              <w:rPr>
                <w:ins w:id="79" w:author="Erin Richardson" w:date="2012-10-25T13:50:00Z"/>
              </w:rPr>
            </w:pPr>
            <w:ins w:id="80" w:author="Erin Richardson" w:date="2012-10-25T13:53:00Z">
              <w:r>
                <w:t>This dialog box allows you to change the database backend that you use.</w:t>
              </w:r>
            </w:ins>
            <w:ins w:id="81" w:author="Erin Richardson" w:date="2012-10-25T13:59:00Z">
              <w:r w:rsidR="00E84D92">
                <w:t xml:space="preserve"> If any databases already exist, they will be migrated to the new backend, since it is actually using the existing database migration wizard in the administration tool.</w:t>
              </w:r>
            </w:ins>
            <w:bookmarkStart w:id="82" w:name="_GoBack"/>
            <w:bookmarkEnd w:id="82"/>
          </w:p>
        </w:tc>
        <w:tc>
          <w:tcPr>
            <w:tcW w:w="5088" w:type="dxa"/>
          </w:tcPr>
          <w:p w14:paraId="29229BF5" w14:textId="77777777" w:rsidR="00120216" w:rsidRDefault="00120216" w:rsidP="00120216">
            <w:pPr>
              <w:keepNext/>
              <w:jc w:val="center"/>
              <w:rPr>
                <w:ins w:id="83" w:author="Erin Richardson" w:date="2012-10-25T13:53:00Z"/>
              </w:rPr>
              <w:pPrChange w:id="84" w:author="Erin Richardson" w:date="2012-10-25T13:53:00Z">
                <w:pPr>
                  <w:jc w:val="center"/>
                </w:pPr>
              </w:pPrChange>
            </w:pPr>
            <w:ins w:id="85" w:author="Erin Richardson" w:date="2012-10-25T13:53:00Z">
              <w:r>
                <w:rPr>
                  <w:noProof/>
                  <w:lang w:eastAsia="en-US"/>
                </w:rPr>
                <w:drawing>
                  <wp:inline distT="0" distB="0" distL="0" distR="0" wp14:anchorId="3545CDFF" wp14:editId="60B1594D">
                    <wp:extent cx="3090545" cy="266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png"/>
                            <pic:cNvPicPr/>
                          </pic:nvPicPr>
                          <pic:blipFill>
                            <a:blip r:embed="rId25">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ins>
          </w:p>
          <w:p w14:paraId="67451AF2" w14:textId="3EA773D1" w:rsidR="00120216" w:rsidRPr="00BE3AC8" w:rsidRDefault="00120216" w:rsidP="00120216">
            <w:pPr>
              <w:pStyle w:val="Caption"/>
              <w:rPr>
                <w:ins w:id="86" w:author="Erin Richardson" w:date="2012-10-25T13:50:00Z"/>
                <w:noProof/>
                <w:lang w:eastAsia="en-US"/>
              </w:rPr>
              <w:pPrChange w:id="87" w:author="Erin Richardson" w:date="2012-10-25T13:54:00Z">
                <w:pPr>
                  <w:jc w:val="center"/>
                </w:pPr>
              </w:pPrChange>
            </w:pPr>
            <w:ins w:id="88" w:author="Erin Richardson" w:date="2012-10-25T13:53:00Z">
              <w:r>
                <w:t xml:space="preserve">Figure </w:t>
              </w:r>
              <w:r>
                <w:fldChar w:fldCharType="begin"/>
              </w:r>
              <w:r>
                <w:instrText xml:space="preserve"> SEQ Figure \* ARABIC </w:instrText>
              </w:r>
            </w:ins>
            <w:r>
              <w:fldChar w:fldCharType="separate"/>
            </w:r>
            <w:ins w:id="89" w:author="Erin Richardson" w:date="2012-10-25T13:58:00Z">
              <w:r w:rsidR="00E84D92">
                <w:rPr>
                  <w:noProof/>
                </w:rPr>
                <w:t>12</w:t>
              </w:r>
            </w:ins>
            <w:ins w:id="90" w:author="Erin Richardson" w:date="2012-10-25T13:53:00Z">
              <w:r>
                <w:fldChar w:fldCharType="end"/>
              </w:r>
              <w:r>
                <w:t>: Change database backend</w:t>
              </w:r>
            </w:ins>
          </w:p>
        </w:tc>
      </w:tr>
      <w:tr w:rsidR="00120216" w:rsidRPr="00BE3AC8" w14:paraId="3E059F67" w14:textId="77777777">
        <w:trPr>
          <w:jc w:val="center"/>
          <w:ins w:id="91" w:author="Erin Richardson" w:date="2012-10-25T13:50:00Z"/>
        </w:trPr>
        <w:tc>
          <w:tcPr>
            <w:tcW w:w="3348" w:type="dxa"/>
          </w:tcPr>
          <w:p w14:paraId="7597AFFB" w14:textId="77777777" w:rsidR="00120216" w:rsidRDefault="00120216" w:rsidP="007A0790">
            <w:pPr>
              <w:jc w:val="left"/>
              <w:rPr>
                <w:ins w:id="92" w:author="Erin Richardson" w:date="2012-10-25T13:57:00Z"/>
              </w:rPr>
            </w:pPr>
          </w:p>
          <w:p w14:paraId="574729CB" w14:textId="77777777" w:rsidR="00120216" w:rsidRDefault="00120216" w:rsidP="007A0790">
            <w:pPr>
              <w:jc w:val="left"/>
              <w:rPr>
                <w:ins w:id="93" w:author="Erin Richardson" w:date="2012-10-25T13:57:00Z"/>
              </w:rPr>
            </w:pPr>
          </w:p>
          <w:p w14:paraId="601B2317" w14:textId="77777777" w:rsidR="00120216" w:rsidRDefault="00120216" w:rsidP="007A0790">
            <w:pPr>
              <w:jc w:val="left"/>
              <w:rPr>
                <w:ins w:id="94" w:author="Erin Richardson" w:date="2012-10-25T13:57:00Z"/>
              </w:rPr>
            </w:pPr>
          </w:p>
          <w:p w14:paraId="1E8A5049" w14:textId="7688B514" w:rsidR="00120216" w:rsidRPr="00BE3AC8" w:rsidRDefault="00120216" w:rsidP="007A0790">
            <w:pPr>
              <w:jc w:val="left"/>
              <w:rPr>
                <w:ins w:id="95" w:author="Erin Richardson" w:date="2012-10-25T13:50:00Z"/>
              </w:rPr>
            </w:pPr>
            <w:ins w:id="96" w:author="Erin Richardson" w:date="2012-10-25T13:54:00Z">
              <w:r>
                <w:t xml:space="preserve">This dialog box allows you to set up the new database.  In this instance, you’ll see that we selected MySQL. </w:t>
              </w:r>
            </w:ins>
            <w:ins w:id="97" w:author="Erin Richardson" w:date="2012-10-25T13:55:00Z">
              <w:r>
                <w:t>You are required to set the server, user name,</w:t>
              </w:r>
            </w:ins>
            <w:ins w:id="98" w:author="Erin Richardson" w:date="2012-10-25T13:56:00Z">
              <w:r>
                <w:t xml:space="preserve"> </w:t>
              </w:r>
            </w:ins>
            <w:ins w:id="99" w:author="Erin Richardson" w:date="2012-10-25T13:55:00Z">
              <w:r>
                <w:t>and password</w:t>
              </w:r>
            </w:ins>
            <w:ins w:id="100" w:author="Erin Richardson" w:date="2012-10-25T13:56:00Z">
              <w:r>
                <w:t>, but also have the option to set the database suffix, database prefix, and database path.</w:t>
              </w:r>
            </w:ins>
          </w:p>
        </w:tc>
        <w:tc>
          <w:tcPr>
            <w:tcW w:w="5088" w:type="dxa"/>
          </w:tcPr>
          <w:p w14:paraId="0489BAE9" w14:textId="77777777" w:rsidR="00120216" w:rsidRDefault="00120216" w:rsidP="00120216">
            <w:pPr>
              <w:keepNext/>
              <w:tabs>
                <w:tab w:val="left" w:pos="980"/>
              </w:tabs>
              <w:rPr>
                <w:ins w:id="101" w:author="Erin Richardson" w:date="2012-10-25T13:54:00Z"/>
              </w:rPr>
              <w:pPrChange w:id="102" w:author="Erin Richardson" w:date="2012-10-25T13:54:00Z">
                <w:pPr>
                  <w:tabs>
                    <w:tab w:val="left" w:pos="980"/>
                  </w:tabs>
                </w:pPr>
              </w:pPrChange>
            </w:pPr>
            <w:ins w:id="103" w:author="Erin Richardson" w:date="2012-10-25T13:53:00Z">
              <w:r>
                <w:rPr>
                  <w:noProof/>
                  <w:lang w:eastAsia="en-US"/>
                </w:rPr>
                <w:lastRenderedPageBreak/>
                <w:tab/>
              </w:r>
              <w:r>
                <w:rPr>
                  <w:noProof/>
                  <w:lang w:eastAsia="en-US"/>
                </w:rPr>
                <w:lastRenderedPageBreak/>
                <w:drawing>
                  <wp:inline distT="0" distB="0" distL="0" distR="0" wp14:anchorId="52E9809D" wp14:editId="5C74AC49">
                    <wp:extent cx="3090545" cy="2667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3.png"/>
                            <pic:cNvPicPr/>
                          </pic:nvPicPr>
                          <pic:blipFill>
                            <a:blip r:embed="rId26">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ins>
          </w:p>
          <w:p w14:paraId="3B36BD36" w14:textId="0FA7E409" w:rsidR="00120216" w:rsidRPr="00BE3AC8" w:rsidRDefault="00120216" w:rsidP="00E84D92">
            <w:pPr>
              <w:pStyle w:val="Caption"/>
              <w:rPr>
                <w:ins w:id="104" w:author="Erin Richardson" w:date="2012-10-25T13:50:00Z"/>
              </w:rPr>
              <w:pPrChange w:id="105" w:author="Erin Richardson" w:date="2012-10-25T13:57:00Z">
                <w:pPr>
                  <w:jc w:val="center"/>
                </w:pPr>
              </w:pPrChange>
            </w:pPr>
            <w:ins w:id="106" w:author="Erin Richardson" w:date="2012-10-25T13:54:00Z">
              <w:r>
                <w:t xml:space="preserve">Figure </w:t>
              </w:r>
              <w:r>
                <w:fldChar w:fldCharType="begin"/>
              </w:r>
              <w:r>
                <w:instrText xml:space="preserve"> SEQ Figure \* ARABIC </w:instrText>
              </w:r>
            </w:ins>
            <w:r>
              <w:fldChar w:fldCharType="separate"/>
            </w:r>
            <w:ins w:id="107" w:author="Erin Richardson" w:date="2012-10-25T13:58:00Z">
              <w:r w:rsidR="00E84D92">
                <w:rPr>
                  <w:noProof/>
                </w:rPr>
                <w:t>13</w:t>
              </w:r>
            </w:ins>
            <w:ins w:id="108" w:author="Erin Richardson" w:date="2012-10-25T13:54:00Z">
              <w:r>
                <w:fldChar w:fldCharType="end"/>
              </w:r>
              <w:r>
                <w:t>: New Database Setup</w:t>
              </w:r>
            </w:ins>
          </w:p>
        </w:tc>
      </w:tr>
      <w:tr w:rsidR="00120216" w:rsidRPr="00BE3AC8" w14:paraId="2F23890A" w14:textId="77777777">
        <w:trPr>
          <w:jc w:val="center"/>
          <w:ins w:id="109" w:author="Erin Richardson" w:date="2012-10-25T13:50:00Z"/>
        </w:trPr>
        <w:tc>
          <w:tcPr>
            <w:tcW w:w="3348" w:type="dxa"/>
          </w:tcPr>
          <w:p w14:paraId="12FDC7A1" w14:textId="77777777" w:rsidR="00120216" w:rsidRDefault="00120216" w:rsidP="007A0790">
            <w:pPr>
              <w:jc w:val="left"/>
              <w:rPr>
                <w:ins w:id="110" w:author="Erin Richardson" w:date="2012-10-25T13:57:00Z"/>
              </w:rPr>
            </w:pPr>
          </w:p>
          <w:p w14:paraId="11105559" w14:textId="14FC0A5E" w:rsidR="00E84D92" w:rsidRPr="00BE3AC8" w:rsidRDefault="00E84D92" w:rsidP="007A0790">
            <w:pPr>
              <w:jc w:val="left"/>
              <w:rPr>
                <w:ins w:id="111" w:author="Erin Richardson" w:date="2012-10-25T13:50:00Z"/>
              </w:rPr>
            </w:pPr>
            <w:ins w:id="112" w:author="Erin Richardson" w:date="2012-10-25T13:57:00Z">
              <w:r>
                <w:t>After you get everything set up, test the connection.</w:t>
              </w:r>
            </w:ins>
          </w:p>
        </w:tc>
        <w:tc>
          <w:tcPr>
            <w:tcW w:w="5088" w:type="dxa"/>
          </w:tcPr>
          <w:p w14:paraId="3E8A2536" w14:textId="77777777" w:rsidR="00E84D92" w:rsidRDefault="00E84D92" w:rsidP="00E84D92">
            <w:pPr>
              <w:keepNext/>
              <w:jc w:val="center"/>
              <w:rPr>
                <w:ins w:id="113" w:author="Erin Richardson" w:date="2012-10-25T13:57:00Z"/>
              </w:rPr>
              <w:pPrChange w:id="114" w:author="Erin Richardson" w:date="2012-10-25T13:57:00Z">
                <w:pPr>
                  <w:jc w:val="center"/>
                </w:pPr>
              </w:pPrChange>
            </w:pPr>
            <w:ins w:id="115" w:author="Erin Richardson" w:date="2012-10-25T13:57:00Z">
              <w:r>
                <w:rPr>
                  <w:noProof/>
                  <w:lang w:eastAsia="en-US"/>
                </w:rPr>
                <w:drawing>
                  <wp:inline distT="0" distB="0" distL="0" distR="0" wp14:anchorId="3456F581" wp14:editId="627DE66D">
                    <wp:extent cx="3090545" cy="2660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4.png"/>
                            <pic:cNvPicPr/>
                          </pic:nvPicPr>
                          <pic:blipFill>
                            <a:blip r:embed="rId27">
                              <a:extLst>
                                <a:ext uri="{28A0092B-C50C-407E-A947-70E740481C1C}">
                                  <a14:useLocalDpi xmlns:a14="http://schemas.microsoft.com/office/drawing/2010/main" val="0"/>
                                </a:ext>
                              </a:extLst>
                            </a:blip>
                            <a:stretch>
                              <a:fillRect/>
                            </a:stretch>
                          </pic:blipFill>
                          <pic:spPr>
                            <a:xfrm>
                              <a:off x="0" y="0"/>
                              <a:ext cx="3090545" cy="2660650"/>
                            </a:xfrm>
                            <a:prstGeom prst="rect">
                              <a:avLst/>
                            </a:prstGeom>
                          </pic:spPr>
                        </pic:pic>
                      </a:graphicData>
                    </a:graphic>
                  </wp:inline>
                </w:drawing>
              </w:r>
            </w:ins>
          </w:p>
          <w:p w14:paraId="3AA6E171" w14:textId="5DDC68DA" w:rsidR="00120216" w:rsidRPr="00BE3AC8" w:rsidRDefault="00E84D92" w:rsidP="00E84D92">
            <w:pPr>
              <w:pStyle w:val="Caption"/>
              <w:rPr>
                <w:ins w:id="116" w:author="Erin Richardson" w:date="2012-10-25T13:50:00Z"/>
                <w:noProof/>
                <w:lang w:eastAsia="en-US"/>
              </w:rPr>
              <w:pPrChange w:id="117" w:author="Erin Richardson" w:date="2012-10-25T13:57:00Z">
                <w:pPr>
                  <w:jc w:val="center"/>
                </w:pPr>
              </w:pPrChange>
            </w:pPr>
            <w:ins w:id="118" w:author="Erin Richardson" w:date="2012-10-25T13:57:00Z">
              <w:r>
                <w:t xml:space="preserve">Figure </w:t>
              </w:r>
              <w:r>
                <w:fldChar w:fldCharType="begin"/>
              </w:r>
              <w:r>
                <w:instrText xml:space="preserve"> SEQ Figure \* ARABIC </w:instrText>
              </w:r>
            </w:ins>
            <w:r>
              <w:fldChar w:fldCharType="separate"/>
            </w:r>
            <w:ins w:id="119" w:author="Erin Richardson" w:date="2012-10-25T13:58:00Z">
              <w:r>
                <w:rPr>
                  <w:noProof/>
                </w:rPr>
                <w:t>14</w:t>
              </w:r>
            </w:ins>
            <w:ins w:id="120" w:author="Erin Richardson" w:date="2012-10-25T13:57:00Z">
              <w:r>
                <w:fldChar w:fldCharType="end"/>
              </w:r>
              <w:r>
                <w:t>: Testing the Connection</w:t>
              </w:r>
            </w:ins>
          </w:p>
        </w:tc>
      </w:tr>
      <w:tr w:rsidR="00120216" w:rsidRPr="00BE3AC8" w14:paraId="5F0A784C" w14:textId="77777777">
        <w:trPr>
          <w:jc w:val="center"/>
          <w:ins w:id="121" w:author="Erin Richardson" w:date="2012-10-25T13:50:00Z"/>
        </w:trPr>
        <w:tc>
          <w:tcPr>
            <w:tcW w:w="3348" w:type="dxa"/>
          </w:tcPr>
          <w:p w14:paraId="71150DAD" w14:textId="77777777" w:rsidR="00120216" w:rsidRDefault="00120216" w:rsidP="007A0790">
            <w:pPr>
              <w:jc w:val="left"/>
              <w:rPr>
                <w:ins w:id="122" w:author="Erin Richardson" w:date="2012-10-25T13:58:00Z"/>
              </w:rPr>
            </w:pPr>
          </w:p>
          <w:p w14:paraId="17EA2193" w14:textId="4FBA9E8E" w:rsidR="00E84D92" w:rsidRPr="00BE3AC8" w:rsidRDefault="00E84D92" w:rsidP="007A0790">
            <w:pPr>
              <w:jc w:val="left"/>
              <w:rPr>
                <w:ins w:id="123" w:author="Erin Richardson" w:date="2012-10-25T13:50:00Z"/>
              </w:rPr>
            </w:pPr>
            <w:ins w:id="124" w:author="Erin Richardson" w:date="2012-10-25T13:58:00Z">
              <w:r>
                <w:t>This is the final screen you will see, that lets you know that the database backend was successfully changed.</w:t>
              </w:r>
            </w:ins>
          </w:p>
        </w:tc>
        <w:tc>
          <w:tcPr>
            <w:tcW w:w="5088" w:type="dxa"/>
          </w:tcPr>
          <w:p w14:paraId="50E72FF3" w14:textId="77777777" w:rsidR="00E84D92" w:rsidRDefault="00E84D92" w:rsidP="00E84D92">
            <w:pPr>
              <w:keepNext/>
              <w:jc w:val="center"/>
              <w:rPr>
                <w:ins w:id="125" w:author="Erin Richardson" w:date="2012-10-25T13:58:00Z"/>
              </w:rPr>
              <w:pPrChange w:id="126" w:author="Erin Richardson" w:date="2012-10-25T13:58:00Z">
                <w:pPr>
                  <w:jc w:val="center"/>
                </w:pPr>
              </w:pPrChange>
            </w:pPr>
            <w:ins w:id="127" w:author="Erin Richardson" w:date="2012-10-25T13:57:00Z">
              <w:r>
                <w:rPr>
                  <w:noProof/>
                  <w:lang w:eastAsia="en-US"/>
                </w:rPr>
                <w:drawing>
                  <wp:inline distT="0" distB="0" distL="0" distR="0" wp14:anchorId="18FA2EA9" wp14:editId="413D920D">
                    <wp:extent cx="3090545" cy="266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6.png"/>
                            <pic:cNvPicPr/>
                          </pic:nvPicPr>
                          <pic:blipFill>
                            <a:blip r:embed="rId28">
                              <a:extLst>
                                <a:ext uri="{28A0092B-C50C-407E-A947-70E740481C1C}">
                                  <a14:useLocalDpi xmlns:a14="http://schemas.microsoft.com/office/drawing/2010/main" val="0"/>
                                </a:ext>
                              </a:extLst>
                            </a:blip>
                            <a:stretch>
                              <a:fillRect/>
                            </a:stretch>
                          </pic:blipFill>
                          <pic:spPr>
                            <a:xfrm>
                              <a:off x="0" y="0"/>
                              <a:ext cx="3090545" cy="2667635"/>
                            </a:xfrm>
                            <a:prstGeom prst="rect">
                              <a:avLst/>
                            </a:prstGeom>
                          </pic:spPr>
                        </pic:pic>
                      </a:graphicData>
                    </a:graphic>
                  </wp:inline>
                </w:drawing>
              </w:r>
            </w:ins>
          </w:p>
          <w:p w14:paraId="0C16BAD7" w14:textId="7AFBFB8B" w:rsidR="00120216" w:rsidRPr="00BE3AC8" w:rsidRDefault="00E84D92" w:rsidP="00E84D92">
            <w:pPr>
              <w:pStyle w:val="Caption"/>
              <w:rPr>
                <w:ins w:id="128" w:author="Erin Richardson" w:date="2012-10-25T13:50:00Z"/>
                <w:noProof/>
                <w:lang w:eastAsia="en-US"/>
              </w:rPr>
              <w:pPrChange w:id="129" w:author="Erin Richardson" w:date="2012-10-25T13:58:00Z">
                <w:pPr>
                  <w:jc w:val="center"/>
                </w:pPr>
              </w:pPrChange>
            </w:pPr>
            <w:ins w:id="130" w:author="Erin Richardson" w:date="2012-10-25T13:58:00Z">
              <w:r>
                <w:t xml:space="preserve">Figure </w:t>
              </w:r>
              <w:r>
                <w:fldChar w:fldCharType="begin"/>
              </w:r>
              <w:r>
                <w:instrText xml:space="preserve"> SEQ Figure \* ARABIC </w:instrText>
              </w:r>
            </w:ins>
            <w:r>
              <w:fldChar w:fldCharType="separate"/>
            </w:r>
            <w:ins w:id="131" w:author="Erin Richardson" w:date="2012-10-25T13:58:00Z">
              <w:r>
                <w:rPr>
                  <w:noProof/>
                </w:rPr>
                <w:t>15</w:t>
              </w:r>
              <w:r>
                <w:fldChar w:fldCharType="end"/>
              </w:r>
              <w:r>
                <w:t>: Finalization</w:t>
              </w:r>
            </w:ins>
          </w:p>
        </w:tc>
      </w:tr>
    </w:tbl>
    <w:p w14:paraId="358A05F5" w14:textId="77777777" w:rsidR="00273609" w:rsidRPr="00BE3AC8" w:rsidRDefault="00273609" w:rsidP="00120216">
      <w:pPr>
        <w:pStyle w:val="Caption"/>
      </w:pPr>
      <w:bookmarkStart w:id="132" w:name="_Toc159063549"/>
      <w:bookmarkStart w:id="133" w:name="_Ref148324048"/>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2</w:t>
      </w:r>
      <w:r w:rsidR="00E524FD" w:rsidRPr="00BE3AC8">
        <w:rPr>
          <w:noProof/>
        </w:rPr>
        <w:fldChar w:fldCharType="end"/>
      </w:r>
      <w:r w:rsidRPr="00BE3AC8">
        <w:t>. Server configuration</w:t>
      </w:r>
      <w:bookmarkEnd w:id="132"/>
    </w:p>
    <w:p w14:paraId="0B134DEA" w14:textId="77777777" w:rsidR="00273609" w:rsidRPr="00BE3AC8" w:rsidRDefault="00273609" w:rsidP="00273609">
      <w:pPr>
        <w:pStyle w:val="Heading2"/>
        <w:rPr>
          <w:lang w:val="en-US"/>
        </w:rPr>
      </w:pPr>
      <w:bookmarkStart w:id="134" w:name="_Toc159063525"/>
      <w:bookmarkStart w:id="135" w:name="_Ref183862424"/>
      <w:bookmarkStart w:id="136" w:name="_Toc187919394"/>
      <w:r w:rsidRPr="00BE3AC8">
        <w:rPr>
          <w:lang w:val="en-US"/>
        </w:rPr>
        <w:t>User authentication configuration</w:t>
      </w:r>
      <w:bookmarkEnd w:id="133"/>
      <w:bookmarkEnd w:id="134"/>
      <w:bookmarkEnd w:id="135"/>
      <w:bookmarkEnd w:id="136"/>
    </w:p>
    <w:p w14:paraId="7EA0CF8A" w14:textId="77777777" w:rsidR="00037A04" w:rsidRPr="00BE3AC8" w:rsidRDefault="00037A04" w:rsidP="00273609">
      <w:r w:rsidRPr="00BE3AC8">
        <w:t xml:space="preserve">Authentication methods tell Plastic SCM how to integrate users and groups of users with the objects of the repository. Plastic SCM can use five different connectors for retrieving its user information:  </w:t>
      </w:r>
    </w:p>
    <w:p w14:paraId="7A46D08C" w14:textId="77777777" w:rsidR="00273609" w:rsidRPr="00BE3AC8" w:rsidRDefault="00273609" w:rsidP="002463F6">
      <w:pPr>
        <w:numPr>
          <w:ilvl w:val="0"/>
          <w:numId w:val="10"/>
        </w:numPr>
      </w:pPr>
      <w:r w:rsidRPr="00BE3AC8">
        <w:t>Local users</w:t>
      </w:r>
      <w:r w:rsidR="00037A04" w:rsidRPr="00BE3AC8">
        <w:t xml:space="preserve"> of the machine (Only name)</w:t>
      </w:r>
    </w:p>
    <w:p w14:paraId="09BB8EF6" w14:textId="77777777" w:rsidR="00273609" w:rsidRPr="00BE3AC8" w:rsidRDefault="00273609" w:rsidP="00F70755">
      <w:pPr>
        <w:numPr>
          <w:ilvl w:val="0"/>
          <w:numId w:val="10"/>
        </w:numPr>
      </w:pPr>
      <w:r w:rsidRPr="00BE3AC8">
        <w:t xml:space="preserve">Local users </w:t>
      </w:r>
      <w:r w:rsidR="00037A04" w:rsidRPr="00BE3AC8">
        <w:t xml:space="preserve">of the machine </w:t>
      </w:r>
      <w:r w:rsidRPr="00BE3AC8">
        <w:t>(Name + ID)</w:t>
      </w:r>
    </w:p>
    <w:p w14:paraId="7B682FD5" w14:textId="77777777" w:rsidR="00273609" w:rsidRPr="00BE3AC8" w:rsidRDefault="00037A04" w:rsidP="00F70755">
      <w:pPr>
        <w:numPr>
          <w:ilvl w:val="0"/>
          <w:numId w:val="10"/>
        </w:numPr>
      </w:pPr>
      <w:r w:rsidRPr="00BE3AC8">
        <w:t xml:space="preserve">Integrated with Windows </w:t>
      </w:r>
      <w:r w:rsidR="00273609" w:rsidRPr="00BE3AC8">
        <w:t>A</w:t>
      </w:r>
      <w:r w:rsidRPr="00BE3AC8">
        <w:t xml:space="preserve">ctive Directory </w:t>
      </w:r>
    </w:p>
    <w:p w14:paraId="66FFEE9F" w14:textId="77777777" w:rsidR="00273609" w:rsidRPr="00BE3AC8" w:rsidRDefault="00273609" w:rsidP="00F70755">
      <w:pPr>
        <w:numPr>
          <w:ilvl w:val="0"/>
          <w:numId w:val="10"/>
        </w:numPr>
      </w:pPr>
      <w:r w:rsidRPr="00BE3AC8">
        <w:t xml:space="preserve">LDAP </w:t>
      </w:r>
    </w:p>
    <w:p w14:paraId="03722780" w14:textId="77777777" w:rsidR="008935F0" w:rsidRPr="00BE3AC8" w:rsidRDefault="00037A04" w:rsidP="008935F0">
      <w:pPr>
        <w:numPr>
          <w:ilvl w:val="0"/>
          <w:numId w:val="10"/>
        </w:numPr>
      </w:pPr>
      <w:r w:rsidRPr="00BE3AC8">
        <w:t>Plastic SCM</w:t>
      </w:r>
      <w:r w:rsidR="009039B5" w:rsidRPr="00BE3AC8">
        <w:t>’s</w:t>
      </w:r>
      <w:r w:rsidRPr="00BE3AC8">
        <w:t xml:space="preserve"> own </w:t>
      </w:r>
      <w:r w:rsidR="008935F0" w:rsidRPr="00BE3AC8">
        <w:t xml:space="preserve">User – Password </w:t>
      </w:r>
      <w:r w:rsidRPr="00BE3AC8">
        <w:t>database</w:t>
      </w:r>
    </w:p>
    <w:p w14:paraId="4D6215E4" w14:textId="77777777" w:rsidR="00273609" w:rsidRPr="00BE3AC8" w:rsidRDefault="00273609" w:rsidP="00273609">
      <w:r w:rsidRPr="00BE3AC8">
        <w:t xml:space="preserve">Each of them allows different authentication possibilities and will be </w:t>
      </w:r>
      <w:r w:rsidR="003A1366" w:rsidRPr="00BE3AC8">
        <w:t xml:space="preserve">explained </w:t>
      </w:r>
      <w:r w:rsidRPr="00BE3AC8">
        <w:t>in the following sections.</w:t>
      </w:r>
    </w:p>
    <w:p w14:paraId="46EEB51A" w14:textId="77777777" w:rsidR="00273609" w:rsidRPr="00BE3AC8" w:rsidRDefault="00273609" w:rsidP="00273609">
      <w:pPr>
        <w:pStyle w:val="Heading3"/>
        <w:rPr>
          <w:lang w:val="en-US"/>
        </w:rPr>
      </w:pPr>
      <w:bookmarkStart w:id="137" w:name="_Toc159063526"/>
      <w:bookmarkStart w:id="138" w:name="_Toc187919395"/>
      <w:r w:rsidRPr="00BE3AC8">
        <w:rPr>
          <w:lang w:val="en-US"/>
        </w:rPr>
        <w:t>Authentication basics</w:t>
      </w:r>
      <w:bookmarkEnd w:id="137"/>
      <w:bookmarkEnd w:id="138"/>
    </w:p>
    <w:p w14:paraId="4EA68827" w14:textId="77777777" w:rsidR="00273609" w:rsidRPr="00BE3AC8" w:rsidRDefault="00273609" w:rsidP="00273609">
      <w:r w:rsidRPr="00BE3AC8">
        <w:t>Client communicates certain security information to</w:t>
      </w:r>
      <w:r w:rsidR="002463F6" w:rsidRPr="00BE3AC8">
        <w:t xml:space="preserve"> the</w:t>
      </w:r>
      <w:r w:rsidRPr="00BE3AC8">
        <w:t xml:space="preserve"> server in order to be validated. The basic token sent from client to server is called SEID, the short</w:t>
      </w:r>
      <w:r w:rsidR="002463F6" w:rsidRPr="00BE3AC8">
        <w:t xml:space="preserve"> name</w:t>
      </w:r>
      <w:r w:rsidRPr="00BE3AC8">
        <w:t xml:space="preserve"> for SEcurity IDentifier.</w:t>
      </w:r>
    </w:p>
    <w:p w14:paraId="65C2149C" w14:textId="77777777" w:rsidR="00273609" w:rsidRPr="00BE3AC8" w:rsidRDefault="00273609" w:rsidP="00273609">
      <w:r w:rsidRPr="00BE3AC8">
        <w:t xml:space="preserve">The </w:t>
      </w:r>
      <w:r w:rsidR="005D13D2" w:rsidRPr="00BE3AC8">
        <w:t>mechanisms</w:t>
      </w:r>
      <w:r w:rsidRPr="00BE3AC8">
        <w:t xml:space="preserve"> to be described are basically based on diff</w:t>
      </w:r>
      <w:r w:rsidR="005D13D2" w:rsidRPr="00BE3AC8">
        <w:t>erent ways to build the SEID</w:t>
      </w:r>
      <w:r w:rsidRPr="00BE3AC8">
        <w:t xml:space="preserve"> plus different ways to obtain users.</w:t>
      </w:r>
    </w:p>
    <w:p w14:paraId="619D99B5" w14:textId="77777777" w:rsidR="00273609" w:rsidRPr="00BE3AC8" w:rsidRDefault="00273609" w:rsidP="00273609">
      <w:pPr>
        <w:pStyle w:val="Heading3"/>
        <w:rPr>
          <w:lang w:val="en-US"/>
        </w:rPr>
      </w:pPr>
      <w:bookmarkStart w:id="139" w:name="_Toc159063527"/>
      <w:bookmarkStart w:id="140" w:name="_Toc187919396"/>
      <w:r w:rsidRPr="00BE3AC8">
        <w:rPr>
          <w:lang w:val="en-US"/>
        </w:rPr>
        <w:t>Local users</w:t>
      </w:r>
      <w:bookmarkEnd w:id="139"/>
      <w:bookmarkEnd w:id="140"/>
    </w:p>
    <w:p w14:paraId="761EAA50" w14:textId="77777777" w:rsidR="00273609" w:rsidRPr="00BE3AC8" w:rsidRDefault="00D50C24" w:rsidP="00273609">
      <w:r w:rsidRPr="00BE3AC8">
        <w:t xml:space="preserve">In </w:t>
      </w:r>
      <w:r w:rsidR="00273609" w:rsidRPr="00BE3AC8">
        <w:t xml:space="preserve">Local users </w:t>
      </w:r>
      <w:r w:rsidRPr="00BE3AC8">
        <w:t xml:space="preserve">mode, the </w:t>
      </w:r>
      <w:r w:rsidR="00273609" w:rsidRPr="00BE3AC8">
        <w:t xml:space="preserve">Plastic SCM server will read the local users names from the machine it is running on. So on </w:t>
      </w:r>
      <w:r w:rsidR="00CA3313" w:rsidRPr="00BE3AC8">
        <w:t>startup</w:t>
      </w:r>
      <w:r w:rsidR="00273609" w:rsidRPr="00BE3AC8">
        <w:t xml:space="preserve"> it will create a list of </w:t>
      </w:r>
      <w:r w:rsidR="00273609" w:rsidRPr="00BE3AC8">
        <w:rPr>
          <w:i/>
        </w:rPr>
        <w:t>known users</w:t>
      </w:r>
      <w:r w:rsidR="00273609" w:rsidRPr="00BE3AC8">
        <w:t>, and recalculate it periodically.</w:t>
      </w:r>
    </w:p>
    <w:p w14:paraId="1178BF0B" w14:textId="77777777" w:rsidR="00273609" w:rsidRPr="00BE3AC8" w:rsidRDefault="00273609" w:rsidP="00273609">
      <w:r w:rsidRPr="00BE3AC8">
        <w:t xml:space="preserve">For the system to work correctly the </w:t>
      </w:r>
      <w:r w:rsidR="00837122" w:rsidRPr="00BE3AC8">
        <w:t xml:space="preserve">Plastic SCM </w:t>
      </w:r>
      <w:r w:rsidRPr="00BE3AC8">
        <w:t xml:space="preserve">clients </w:t>
      </w:r>
      <w:r w:rsidR="005D13D2" w:rsidRPr="00BE3AC8">
        <w:t xml:space="preserve">must </w:t>
      </w:r>
      <w:r w:rsidRPr="00BE3AC8">
        <w:t xml:space="preserve">also </w:t>
      </w:r>
      <w:r w:rsidR="00F76FB0" w:rsidRPr="00BE3AC8">
        <w:t xml:space="preserve">be </w:t>
      </w:r>
      <w:r w:rsidRPr="00BE3AC8">
        <w:t xml:space="preserve">configured using the </w:t>
      </w:r>
      <w:r w:rsidRPr="00BE3AC8">
        <w:rPr>
          <w:i/>
        </w:rPr>
        <w:t>Local Users</w:t>
      </w:r>
      <w:r w:rsidRPr="00BE3AC8">
        <w:t xml:space="preserve"> mechanism.</w:t>
      </w:r>
    </w:p>
    <w:p w14:paraId="6045C5C3" w14:textId="77777777" w:rsidR="00273609" w:rsidRPr="00BE3AC8" w:rsidRDefault="00273609" w:rsidP="00273609">
      <w:r w:rsidRPr="00BE3AC8">
        <w:lastRenderedPageBreak/>
        <w:t>The client will take the name of its logged on user and send it to the server. This is the name that the server will use to first check whether it is a known user, and then make security calculations with.</w:t>
      </w:r>
    </w:p>
    <w:p w14:paraId="6FC0AF97" w14:textId="77777777" w:rsidR="00273609" w:rsidRPr="00BE3AC8" w:rsidRDefault="00273609" w:rsidP="00273609">
      <w:r w:rsidRPr="00BE3AC8">
        <w:t xml:space="preserve">This system </w:t>
      </w:r>
      <w:r w:rsidR="006828FA" w:rsidRPr="00BE3AC8">
        <w:t>relies</w:t>
      </w:r>
      <w:r w:rsidRPr="00BE3AC8">
        <w:t xml:space="preserve"> on correct network configuration. It can be used on secured networks to easily configure a mixed Unix / Windows environment, relying, for instance on a NIS+ system.</w:t>
      </w:r>
    </w:p>
    <w:p w14:paraId="4E1D2752" w14:textId="77777777" w:rsidR="00273609" w:rsidRPr="00BE3AC8" w:rsidRDefault="00F76FB0" w:rsidP="00273609">
      <w:r w:rsidRPr="00BE3AC8">
        <w:t>It can also be used for easily</w:t>
      </w:r>
      <w:r w:rsidR="00273609" w:rsidRPr="00BE3AC8">
        <w:t xml:space="preserve"> configur</w:t>
      </w:r>
      <w:r w:rsidRPr="00BE3AC8">
        <w:t>ing</w:t>
      </w:r>
      <w:r w:rsidR="00273609" w:rsidRPr="00BE3AC8">
        <w:t xml:space="preserve"> access from the Internet, provided that the server only allow</w:t>
      </w:r>
      <w:r w:rsidR="005D13D2" w:rsidRPr="00BE3AC8">
        <w:t>s</w:t>
      </w:r>
      <w:r w:rsidR="00273609" w:rsidRPr="00BE3AC8">
        <w:t xml:space="preserve"> trusted clients to connect.</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3FB236B" w14:textId="77777777">
        <w:trPr>
          <w:jc w:val="center"/>
        </w:trPr>
        <w:tc>
          <w:tcPr>
            <w:tcW w:w="2628" w:type="dxa"/>
          </w:tcPr>
          <w:p w14:paraId="4F7A4B2E" w14:textId="77777777" w:rsidR="00273609" w:rsidRPr="00BE3AC8" w:rsidRDefault="00273609" w:rsidP="00A83074">
            <w:r w:rsidRPr="00BE3AC8">
              <w:t xml:space="preserve">How </w:t>
            </w:r>
            <w:r w:rsidR="005D13D2" w:rsidRPr="00BE3AC8">
              <w:t>does the server obtain</w:t>
            </w:r>
            <w:r w:rsidRPr="00BE3AC8">
              <w:t xml:space="preserve"> the user list?</w:t>
            </w:r>
          </w:p>
        </w:tc>
        <w:tc>
          <w:tcPr>
            <w:tcW w:w="5732" w:type="dxa"/>
          </w:tcPr>
          <w:p w14:paraId="21A30E1C" w14:textId="77777777" w:rsidR="00273609" w:rsidRPr="00BE3AC8" w:rsidRDefault="00273609" w:rsidP="00A83074">
            <w:r w:rsidRPr="00BE3AC8">
              <w:t>It retrieves it from the local machine users (both Unix and Windows operating systems).</w:t>
            </w:r>
          </w:p>
          <w:p w14:paraId="07611F51" w14:textId="77777777" w:rsidR="00273609" w:rsidRPr="00BE3AC8" w:rsidRDefault="00273609" w:rsidP="00A83074">
            <w:r w:rsidRPr="00BE3AC8">
              <w:t>For Windows machines inside a domain it will take the current user if it’s not a local user.</w:t>
            </w:r>
          </w:p>
        </w:tc>
      </w:tr>
      <w:tr w:rsidR="00273609" w:rsidRPr="00BE3AC8" w14:paraId="5691FEDD" w14:textId="77777777">
        <w:trPr>
          <w:jc w:val="center"/>
        </w:trPr>
        <w:tc>
          <w:tcPr>
            <w:tcW w:w="2628" w:type="dxa"/>
          </w:tcPr>
          <w:p w14:paraId="448A942A" w14:textId="77777777" w:rsidR="00273609" w:rsidRPr="00BE3AC8" w:rsidRDefault="00273609" w:rsidP="00A83074">
            <w:r w:rsidRPr="00BE3AC8">
              <w:t>How</w:t>
            </w:r>
            <w:r w:rsidR="005D13D2" w:rsidRPr="00BE3AC8">
              <w:t xml:space="preserve"> is</w:t>
            </w:r>
            <w:r w:rsidRPr="00BE3AC8">
              <w:t xml:space="preserve"> the SEID built?</w:t>
            </w:r>
          </w:p>
        </w:tc>
        <w:tc>
          <w:tcPr>
            <w:tcW w:w="5732" w:type="dxa"/>
          </w:tcPr>
          <w:p w14:paraId="1362F65D" w14:textId="77777777" w:rsidR="00273609" w:rsidRPr="00BE3AC8" w:rsidRDefault="00273609" w:rsidP="00A83074">
            <w:r w:rsidRPr="00BE3AC8">
              <w:t>Just with the user name.</w:t>
            </w:r>
          </w:p>
        </w:tc>
      </w:tr>
    </w:tbl>
    <w:p w14:paraId="39EB3D27" w14:textId="77777777" w:rsidR="00273609" w:rsidRPr="00BE3AC8" w:rsidRDefault="00273609" w:rsidP="00F76FB0">
      <w:pPr>
        <w:pStyle w:val="Heading3"/>
        <w:rPr>
          <w:lang w:val="en-US"/>
        </w:rPr>
      </w:pPr>
      <w:bookmarkStart w:id="141" w:name="_Toc159063528"/>
      <w:bookmarkStart w:id="142" w:name="_Toc187919397"/>
      <w:r w:rsidRPr="00BE3AC8">
        <w:rPr>
          <w:lang w:val="en-US"/>
        </w:rPr>
        <w:t>Local users: name + ID</w:t>
      </w:r>
      <w:bookmarkEnd w:id="141"/>
      <w:bookmarkEnd w:id="142"/>
    </w:p>
    <w:p w14:paraId="1095C4FB" w14:textId="77777777" w:rsidR="00273609" w:rsidRPr="00BE3AC8" w:rsidRDefault="00273609" w:rsidP="00273609">
      <w:r w:rsidRPr="00BE3AC8">
        <w:t xml:space="preserve">The mechanism is identical to </w:t>
      </w:r>
      <w:r w:rsidRPr="00BE3AC8">
        <w:rPr>
          <w:i/>
        </w:rPr>
        <w:t>local users</w:t>
      </w:r>
      <w:r w:rsidRPr="00BE3AC8">
        <w:t xml:space="preserve"> but the SEID is built using both the user name plus the user ID.</w:t>
      </w:r>
    </w:p>
    <w:p w14:paraId="5CB2936B" w14:textId="77777777" w:rsidR="00273609" w:rsidRPr="00BE3AC8" w:rsidRDefault="005D13D2" w:rsidP="00273609">
      <w:r w:rsidRPr="00BE3AC8">
        <w:t>It i</w:t>
      </w:r>
      <w:r w:rsidR="00273609" w:rsidRPr="00BE3AC8">
        <w:t>s a very simple way to prevent, or at least complicate a bit further, identity hijacking.</w:t>
      </w:r>
    </w:p>
    <w:p w14:paraId="49CE5F97" w14:textId="77777777" w:rsidR="00273609" w:rsidRPr="00BE3AC8" w:rsidRDefault="00273609" w:rsidP="00273609">
      <w:r w:rsidRPr="00BE3AC8">
        <w:t>Under Windows systems the ID will be the SID of the user.</w:t>
      </w:r>
    </w:p>
    <w:p w14:paraId="0D35F708" w14:textId="77777777" w:rsidR="00273609" w:rsidRPr="00BE3AC8" w:rsidRDefault="00273609" w:rsidP="00273609">
      <w:r w:rsidRPr="00BE3AC8">
        <w:t>Under Unix based systems it will be the user id.</w:t>
      </w:r>
    </w:p>
    <w:p w14:paraId="6A5292D8" w14:textId="77777777" w:rsidR="00273609" w:rsidRPr="00BE3AC8" w:rsidRDefault="00273609" w:rsidP="00273609">
      <w:r w:rsidRPr="00BE3AC8">
        <w:t>It works perfectly on non-cross-platform environments (Unix-Unix or Windows-Windows) but it will obviously break under Windows-Unix platforms unless a specific authentication mechanism is in place.</w:t>
      </w:r>
    </w:p>
    <w:p w14:paraId="7CD8575C" w14:textId="77777777" w:rsidR="00273609" w:rsidRPr="00BE3AC8" w:rsidRDefault="00273609" w:rsidP="00273609">
      <w:r w:rsidRPr="00BE3AC8">
        <w:t>It can be used to work under NIS+ systems on Unix, or under any other configuration provided that both systems share the same user name and ID.</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1DC30AC6" w14:textId="77777777">
        <w:trPr>
          <w:jc w:val="center"/>
        </w:trPr>
        <w:tc>
          <w:tcPr>
            <w:tcW w:w="2628" w:type="dxa"/>
          </w:tcPr>
          <w:p w14:paraId="129C5E09"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13D02B41" w14:textId="77777777" w:rsidR="00273609" w:rsidRPr="00BE3AC8" w:rsidRDefault="00273609" w:rsidP="00A83074">
            <w:r w:rsidRPr="00BE3AC8">
              <w:t>It retrieves it from the local machine users (both Unix and Windows operating systems).</w:t>
            </w:r>
          </w:p>
          <w:p w14:paraId="341827FE" w14:textId="77777777" w:rsidR="00273609" w:rsidRPr="00BE3AC8" w:rsidRDefault="00273609" w:rsidP="00A83074">
            <w:r w:rsidRPr="00BE3AC8">
              <w:t>For Windows machines inside a domain it will take the current user if it’s not a local user.</w:t>
            </w:r>
          </w:p>
        </w:tc>
      </w:tr>
      <w:tr w:rsidR="00273609" w:rsidRPr="00BE3AC8" w14:paraId="4F3F112F" w14:textId="77777777">
        <w:trPr>
          <w:jc w:val="center"/>
        </w:trPr>
        <w:tc>
          <w:tcPr>
            <w:tcW w:w="2628" w:type="dxa"/>
          </w:tcPr>
          <w:p w14:paraId="5E811D0D"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1A4474BC" w14:textId="77777777" w:rsidR="002463F6" w:rsidRPr="00BE3AC8" w:rsidRDefault="00273609" w:rsidP="00A83074">
            <w:r w:rsidRPr="00BE3AC8">
              <w:t>User name + ID: user id on Linux and SID on Windows.</w:t>
            </w:r>
          </w:p>
        </w:tc>
      </w:tr>
    </w:tbl>
    <w:p w14:paraId="41831D74" w14:textId="77777777" w:rsidR="008935F0" w:rsidRPr="00BE3AC8" w:rsidRDefault="008935F0" w:rsidP="008935F0">
      <w:pPr>
        <w:jc w:val="center"/>
      </w:pPr>
      <w:bookmarkStart w:id="143" w:name="_Toc159063529"/>
    </w:p>
    <w:p w14:paraId="5E0DBBC3" w14:textId="77777777" w:rsidR="00273609" w:rsidRPr="00BE3AC8" w:rsidRDefault="00273609" w:rsidP="00273609">
      <w:pPr>
        <w:pStyle w:val="Heading3"/>
        <w:rPr>
          <w:lang w:val="en-US"/>
        </w:rPr>
      </w:pPr>
      <w:bookmarkStart w:id="144" w:name="_Toc187919398"/>
      <w:r w:rsidRPr="00BE3AC8">
        <w:rPr>
          <w:lang w:val="en-US"/>
        </w:rPr>
        <w:t>Active Directory Integrated Security</w:t>
      </w:r>
      <w:bookmarkEnd w:id="143"/>
      <w:bookmarkEnd w:id="144"/>
    </w:p>
    <w:p w14:paraId="4FE912C3" w14:textId="77777777" w:rsidR="00273609" w:rsidRPr="00BE3AC8" w:rsidRDefault="00273609" w:rsidP="00273609">
      <w:r w:rsidRPr="00BE3AC8">
        <w:t>Usi</w:t>
      </w:r>
      <w:r w:rsidR="006A7F21" w:rsidRPr="00BE3AC8">
        <w:t>ng this configuration mechanism</w:t>
      </w:r>
      <w:r w:rsidRPr="00BE3AC8">
        <w:t xml:space="preserve"> </w:t>
      </w:r>
      <w:r w:rsidR="006828FA" w:rsidRPr="00BE3AC8">
        <w:t xml:space="preserve">the </w:t>
      </w:r>
      <w:r w:rsidRPr="00BE3AC8">
        <w:t xml:space="preserve">user list will be retrieved from the current </w:t>
      </w:r>
      <w:r w:rsidR="007A5A71" w:rsidRPr="00BE3AC8">
        <w:t xml:space="preserve">Active Directory </w:t>
      </w:r>
      <w:r w:rsidRPr="00BE3AC8">
        <w:t>server. This system needs the server to be running inside an operating system that can be part of an Active Directory. It is designed to run on Windows based operating systems.</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696BA23A" w14:textId="77777777">
        <w:trPr>
          <w:jc w:val="center"/>
        </w:trPr>
        <w:tc>
          <w:tcPr>
            <w:tcW w:w="2628" w:type="dxa"/>
          </w:tcPr>
          <w:p w14:paraId="3B81A466"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778CA38F" w14:textId="77777777" w:rsidR="00273609" w:rsidRPr="00BE3AC8" w:rsidRDefault="00273609" w:rsidP="00A83074">
            <w:r w:rsidRPr="00BE3AC8">
              <w:t>It retrieves it from the active directory main server. The server must be correctly configured.</w:t>
            </w:r>
          </w:p>
        </w:tc>
      </w:tr>
      <w:tr w:rsidR="00273609" w:rsidRPr="00BE3AC8" w14:paraId="70D2B574" w14:textId="77777777">
        <w:trPr>
          <w:jc w:val="center"/>
        </w:trPr>
        <w:tc>
          <w:tcPr>
            <w:tcW w:w="2628" w:type="dxa"/>
          </w:tcPr>
          <w:p w14:paraId="613B7FE2" w14:textId="77777777" w:rsidR="00273609" w:rsidRPr="00BE3AC8" w:rsidRDefault="00273609" w:rsidP="00A83074">
            <w:r w:rsidRPr="00BE3AC8">
              <w:lastRenderedPageBreak/>
              <w:t xml:space="preserve">How </w:t>
            </w:r>
            <w:r w:rsidR="006A7F21" w:rsidRPr="00BE3AC8">
              <w:t xml:space="preserve">is </w:t>
            </w:r>
            <w:r w:rsidRPr="00BE3AC8">
              <w:t>the SEID built?</w:t>
            </w:r>
          </w:p>
        </w:tc>
        <w:tc>
          <w:tcPr>
            <w:tcW w:w="5732" w:type="dxa"/>
          </w:tcPr>
          <w:p w14:paraId="42A5E1C2" w14:textId="77777777" w:rsidR="00273609" w:rsidRPr="00BE3AC8" w:rsidRDefault="00273609" w:rsidP="00A83074">
            <w:r w:rsidRPr="00BE3AC8">
              <w:t>A Windows SID.</w:t>
            </w:r>
          </w:p>
        </w:tc>
      </w:tr>
    </w:tbl>
    <w:p w14:paraId="5E880525" w14:textId="77777777" w:rsidR="00273609" w:rsidRPr="00BE3AC8" w:rsidRDefault="00273609" w:rsidP="00273609">
      <w:pPr>
        <w:pStyle w:val="Heading3"/>
        <w:rPr>
          <w:lang w:val="en-US"/>
        </w:rPr>
      </w:pPr>
      <w:bookmarkStart w:id="145" w:name="_Toc159063530"/>
      <w:bookmarkStart w:id="146" w:name="_Toc187919399"/>
      <w:r w:rsidRPr="00BE3AC8">
        <w:rPr>
          <w:lang w:val="en-US"/>
        </w:rPr>
        <w:t>LDAP</w:t>
      </w:r>
      <w:bookmarkEnd w:id="145"/>
      <w:bookmarkEnd w:id="146"/>
    </w:p>
    <w:p w14:paraId="233A4CC3" w14:textId="77777777" w:rsidR="00273609" w:rsidRPr="00BE3AC8" w:rsidRDefault="00273609" w:rsidP="00273609">
      <w:r w:rsidRPr="00BE3AC8">
        <w:t>The LDAP security configuration mechanism allows interoperability with an LDAP environment.</w:t>
      </w:r>
    </w:p>
    <w:p w14:paraId="0E9F9309" w14:textId="77777777" w:rsidR="00273609" w:rsidRPr="00BE3AC8" w:rsidRDefault="00273609" w:rsidP="00273609">
      <w:r w:rsidRPr="00BE3AC8">
        <w:t>It can be used to authenticate users against any kind of LDAP server. A Sun One or iPlanet LDAP Server can be used, for instance, to authenticate Plastic SCM users.</w:t>
      </w:r>
    </w:p>
    <w:p w14:paraId="1AD86A9B" w14:textId="77777777" w:rsidR="003C08EB" w:rsidRPr="00BE3AC8" w:rsidRDefault="003C08EB" w:rsidP="00273609">
      <w:r w:rsidRPr="00BE3AC8">
        <w:t xml:space="preserve">This is also a good </w:t>
      </w:r>
      <w:r w:rsidR="00A23183" w:rsidRPr="00BE3AC8">
        <w:t xml:space="preserve">method </w:t>
      </w:r>
      <w:r w:rsidRPr="00BE3AC8">
        <w:t xml:space="preserve">for Windows / Unix mixed environments, since Plastic SCM can connect to an Active Directory server using the LDAP mechanism, for instance when connecting from a </w:t>
      </w:r>
      <w:r w:rsidR="00BE3AC8" w:rsidRPr="00BE3AC8">
        <w:t>Unix</w:t>
      </w:r>
      <w:r w:rsidRPr="00BE3AC8">
        <w:t xml:space="preserve"> box where the integrated Active Directory mode is not available.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2628"/>
        <w:gridCol w:w="5732"/>
      </w:tblGrid>
      <w:tr w:rsidR="00273609" w:rsidRPr="00BE3AC8" w14:paraId="3EE37DAB" w14:textId="77777777">
        <w:trPr>
          <w:jc w:val="center"/>
        </w:trPr>
        <w:tc>
          <w:tcPr>
            <w:tcW w:w="2628" w:type="dxa"/>
          </w:tcPr>
          <w:p w14:paraId="7B7E87D5" w14:textId="77777777" w:rsidR="00273609" w:rsidRPr="00BE3AC8" w:rsidRDefault="00273609" w:rsidP="00A83074">
            <w:r w:rsidRPr="00BE3AC8">
              <w:t xml:space="preserve">How </w:t>
            </w:r>
            <w:r w:rsidR="006A7F21" w:rsidRPr="00BE3AC8">
              <w:t>does the server obtain</w:t>
            </w:r>
            <w:r w:rsidRPr="00BE3AC8">
              <w:t xml:space="preserve"> the user list?</w:t>
            </w:r>
          </w:p>
        </w:tc>
        <w:tc>
          <w:tcPr>
            <w:tcW w:w="5732" w:type="dxa"/>
          </w:tcPr>
          <w:p w14:paraId="402DFA2E" w14:textId="77777777" w:rsidR="00273609" w:rsidRPr="00BE3AC8" w:rsidRDefault="00273609" w:rsidP="00A83074">
            <w:r w:rsidRPr="00BE3AC8">
              <w:t>From the LDAP Server using a given user and password.</w:t>
            </w:r>
          </w:p>
        </w:tc>
      </w:tr>
      <w:tr w:rsidR="00273609" w:rsidRPr="00BE3AC8" w14:paraId="5AA54341" w14:textId="77777777">
        <w:trPr>
          <w:jc w:val="center"/>
        </w:trPr>
        <w:tc>
          <w:tcPr>
            <w:tcW w:w="2628" w:type="dxa"/>
          </w:tcPr>
          <w:p w14:paraId="3858E37C" w14:textId="77777777" w:rsidR="00273609" w:rsidRPr="00BE3AC8" w:rsidRDefault="00273609" w:rsidP="00A83074">
            <w:r w:rsidRPr="00BE3AC8">
              <w:t xml:space="preserve">How </w:t>
            </w:r>
            <w:r w:rsidR="006A7F21" w:rsidRPr="00BE3AC8">
              <w:t xml:space="preserve">is </w:t>
            </w:r>
            <w:r w:rsidRPr="00BE3AC8">
              <w:t>the SEID built?</w:t>
            </w:r>
          </w:p>
        </w:tc>
        <w:tc>
          <w:tcPr>
            <w:tcW w:w="5732" w:type="dxa"/>
          </w:tcPr>
          <w:p w14:paraId="451BE822" w14:textId="77777777" w:rsidR="00273609" w:rsidRPr="00BE3AC8" w:rsidRDefault="00273609" w:rsidP="00A83074">
            <w:r w:rsidRPr="00BE3AC8">
              <w:t>The ID used by the concrete LDAP mechanism.</w:t>
            </w:r>
          </w:p>
        </w:tc>
      </w:tr>
    </w:tbl>
    <w:p w14:paraId="11120BD4" w14:textId="77777777" w:rsidR="00FD1786" w:rsidRPr="00BE3AC8" w:rsidRDefault="00FD1786" w:rsidP="00FD1786">
      <w:pPr>
        <w:pStyle w:val="Heading3"/>
        <w:rPr>
          <w:lang w:val="en-US"/>
        </w:rPr>
      </w:pPr>
      <w:bookmarkStart w:id="147" w:name="_Toc183511404"/>
      <w:bookmarkStart w:id="148" w:name="_Toc187919400"/>
      <w:bookmarkStart w:id="149" w:name="_Toc159063531"/>
      <w:r w:rsidRPr="00BE3AC8">
        <w:rPr>
          <w:lang w:val="en-US"/>
        </w:rPr>
        <w:t>User/Password</w:t>
      </w:r>
      <w:bookmarkEnd w:id="147"/>
      <w:bookmarkEnd w:id="148"/>
    </w:p>
    <w:p w14:paraId="7C5C771D" w14:textId="77777777" w:rsidR="003E5BA3" w:rsidRPr="00BE3AC8" w:rsidRDefault="003E5BA3" w:rsidP="003E5BA3">
      <w:r w:rsidRPr="00BE3AC8">
        <w:t xml:space="preserve">The user/password authentication system introduces an easier way to configure Plastic </w:t>
      </w:r>
      <w:r w:rsidR="000C477F" w:rsidRPr="00BE3AC8">
        <w:t xml:space="preserve">in a </w:t>
      </w:r>
      <w:r w:rsidRPr="00BE3AC8">
        <w:t>user</w:t>
      </w:r>
      <w:r w:rsidR="000C477F" w:rsidRPr="00BE3AC8">
        <w:t xml:space="preserve"> – </w:t>
      </w:r>
      <w:r w:rsidRPr="00BE3AC8">
        <w:t>group based authentication in certain environments. When LDAP, Active D</w:t>
      </w:r>
      <w:r w:rsidR="00F76FB0" w:rsidRPr="00BE3AC8">
        <w:t xml:space="preserve">irectory and local server </w:t>
      </w:r>
      <w:r w:rsidR="000C477F" w:rsidRPr="00BE3AC8">
        <w:t>authentication mode</w:t>
      </w:r>
      <w:r w:rsidRPr="00BE3AC8">
        <w:t xml:space="preserve"> are not </w:t>
      </w:r>
      <w:r w:rsidR="000C477F" w:rsidRPr="00BE3AC8">
        <w:t>available</w:t>
      </w:r>
      <w:r w:rsidRPr="00BE3AC8">
        <w:t xml:space="preserve"> option</w:t>
      </w:r>
      <w:r w:rsidR="000C477F" w:rsidRPr="00BE3AC8">
        <w:t>s</w:t>
      </w:r>
      <w:r w:rsidRPr="00BE3AC8">
        <w:t>, the system administrator can select user/password authentication.</w:t>
      </w:r>
    </w:p>
    <w:p w14:paraId="02528F19" w14:textId="77777777" w:rsidR="003E5BA3" w:rsidRPr="00BE3AC8" w:rsidRDefault="003E5BA3" w:rsidP="003E5BA3">
      <w:r w:rsidRPr="00BE3AC8">
        <w:t>When using UP</w:t>
      </w:r>
      <w:r w:rsidR="00704635" w:rsidRPr="00BE3AC8">
        <w:t xml:space="preserve"> mode</w:t>
      </w:r>
      <w:r w:rsidRPr="00BE3AC8">
        <w:t xml:space="preserve"> (</w:t>
      </w:r>
      <w:r w:rsidR="00253613" w:rsidRPr="00BE3AC8">
        <w:t>meaning</w:t>
      </w:r>
      <w:r w:rsidRPr="00BE3AC8">
        <w:t xml:space="preserve"> user/password authentication</w:t>
      </w:r>
      <w:r w:rsidR="00704635" w:rsidRPr="00BE3AC8">
        <w:t xml:space="preserve"> mode</w:t>
      </w:r>
      <w:r w:rsidRPr="00BE3AC8">
        <w:t xml:space="preserve">) the Plastic </w:t>
      </w:r>
      <w:r w:rsidR="00253613" w:rsidRPr="00BE3AC8">
        <w:t xml:space="preserve">SCM </w:t>
      </w:r>
      <w:r w:rsidRPr="00BE3AC8">
        <w:t xml:space="preserve">security system works exactly as it would do with LDAP, Active Directory or any other mode, </w:t>
      </w:r>
      <w:r w:rsidR="00253613" w:rsidRPr="00BE3AC8">
        <w:t>the difference being that the Plastic SCM server itself will store the user and group information</w:t>
      </w:r>
      <w:r w:rsidRPr="00BE3AC8">
        <w:t>.</w:t>
      </w:r>
    </w:p>
    <w:p w14:paraId="3448536D" w14:textId="77777777" w:rsidR="003E5BA3" w:rsidRPr="00BE3AC8" w:rsidRDefault="003E5BA3" w:rsidP="003E5BA3">
      <w:r w:rsidRPr="00BE3AC8">
        <w:t>When working in UP mode the administrator will define users, groups and their relationships using a specific Plastic configuration tool, then the client will just have to specify the previously configured user and password to log in the Plastic server.</w:t>
      </w:r>
    </w:p>
    <w:p w14:paraId="55B54FEB" w14:textId="77777777" w:rsidR="003E5BA3" w:rsidRPr="00BE3AC8" w:rsidRDefault="003E5BA3" w:rsidP="003E5BA3">
      <w:r w:rsidRPr="00BE3AC8">
        <w:t xml:space="preserve">UP </w:t>
      </w:r>
      <w:r w:rsidR="00253613" w:rsidRPr="00BE3AC8">
        <w:t>authentication</w:t>
      </w:r>
      <w:r w:rsidRPr="00BE3AC8">
        <w:t xml:space="preserve"> mode is appropriate for mixed Linux/Windows environments where LDAP or Active Directory integration is not an option, or to manage access to the Plastic </w:t>
      </w:r>
      <w:r w:rsidR="00253613" w:rsidRPr="00BE3AC8">
        <w:t xml:space="preserve">SCM </w:t>
      </w:r>
      <w:r w:rsidRPr="00BE3AC8">
        <w:t>server on heterogeneous en</w:t>
      </w:r>
      <w:r w:rsidR="00253613" w:rsidRPr="00BE3AC8">
        <w:t xml:space="preserve">vironments where there is no common user login among operating systems. </w:t>
      </w:r>
    </w:p>
    <w:p w14:paraId="27C7DA9E" w14:textId="77777777" w:rsidR="003E5BA3" w:rsidRPr="00BE3AC8" w:rsidRDefault="003E5BA3" w:rsidP="003E5BA3">
      <w:r w:rsidRPr="00BE3AC8">
        <w:t xml:space="preserve">To configure the login and password the user </w:t>
      </w:r>
      <w:r w:rsidR="003909A2" w:rsidRPr="00BE3AC8">
        <w:t>needs to</w:t>
      </w:r>
      <w:r w:rsidRPr="00BE3AC8">
        <w:t xml:space="preserve"> run the Plastic </w:t>
      </w:r>
      <w:r w:rsidR="003909A2" w:rsidRPr="00BE3AC8">
        <w:t xml:space="preserve">SCM </w:t>
      </w:r>
      <w:r w:rsidRPr="00BE3AC8">
        <w:t xml:space="preserve">configuration wizard as shown on </w:t>
      </w:r>
      <w:r w:rsidR="00F76FB0" w:rsidRPr="00BE3AC8">
        <w:t xml:space="preserve">the following </w:t>
      </w:r>
      <w:r w:rsidR="00E524FD" w:rsidRPr="00BE3AC8">
        <w:fldChar w:fldCharType="begin"/>
      </w:r>
      <w:r w:rsidR="00837122" w:rsidRPr="00BE3AC8">
        <w:instrText xml:space="preserve"> REF _Ref262461306 \h </w:instrText>
      </w:r>
      <w:r w:rsidR="00E524FD" w:rsidRPr="00BE3AC8">
        <w:fldChar w:fldCharType="separate"/>
      </w:r>
      <w:r w:rsidR="00BE3AC8" w:rsidRPr="00BE3AC8">
        <w:t xml:space="preserve">Figure </w:t>
      </w:r>
      <w:r w:rsidR="00BE3AC8" w:rsidRPr="00BE3AC8">
        <w:rPr>
          <w:noProof/>
        </w:rPr>
        <w:t>11</w:t>
      </w:r>
      <w:r w:rsidR="00E524FD" w:rsidRPr="00BE3AC8">
        <w:fldChar w:fldCharType="end"/>
      </w:r>
      <w:r w:rsidRPr="00BE3AC8">
        <w:t>.</w:t>
      </w:r>
    </w:p>
    <w:p w14:paraId="391A969F" w14:textId="77777777" w:rsidR="00837122" w:rsidRPr="00BE3AC8" w:rsidRDefault="00865289" w:rsidP="00837122">
      <w:pPr>
        <w:keepNext/>
        <w:jc w:val="center"/>
      </w:pPr>
      <w:r w:rsidRPr="00BE3AC8">
        <w:rPr>
          <w:noProof/>
          <w:lang w:eastAsia="en-US"/>
        </w:rPr>
        <w:lastRenderedPageBreak/>
        <w:drawing>
          <wp:inline distT="0" distB="0" distL="0" distR="0" wp14:anchorId="3C59C8F1" wp14:editId="5B7EA263">
            <wp:extent cx="5219700" cy="3460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460152"/>
                    </a:xfrm>
                    <a:prstGeom prst="rect">
                      <a:avLst/>
                    </a:prstGeom>
                    <a:noFill/>
                    <a:ln>
                      <a:noFill/>
                    </a:ln>
                  </pic:spPr>
                </pic:pic>
              </a:graphicData>
            </a:graphic>
          </wp:inline>
        </w:drawing>
      </w:r>
    </w:p>
    <w:p w14:paraId="4C112695" w14:textId="77777777" w:rsidR="003E5BA3" w:rsidRPr="00BE3AC8" w:rsidRDefault="00837122" w:rsidP="00120216">
      <w:pPr>
        <w:pStyle w:val="Caption"/>
      </w:pPr>
      <w:bookmarkStart w:id="150" w:name="_Ref262461306"/>
      <w:bookmarkStart w:id="151" w:name="_Toc18791943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52" w:author="Erin Richardson" w:date="2012-10-25T13:58:00Z">
        <w:r w:rsidR="00E84D92">
          <w:rPr>
            <w:noProof/>
          </w:rPr>
          <w:t>16</w:t>
        </w:r>
      </w:ins>
      <w:del w:id="153" w:author="Erin Richardson" w:date="2012-10-25T13:52:00Z">
        <w:r w:rsidR="00BE3AC8" w:rsidRPr="00BE3AC8" w:rsidDel="00120216">
          <w:rPr>
            <w:noProof/>
          </w:rPr>
          <w:delText>11</w:delText>
        </w:r>
      </w:del>
      <w:r w:rsidR="00E524FD" w:rsidRPr="00BE3AC8">
        <w:rPr>
          <w:noProof/>
        </w:rPr>
        <w:fldChar w:fldCharType="end"/>
      </w:r>
      <w:bookmarkEnd w:id="150"/>
      <w:r w:rsidRPr="00BE3AC8">
        <w:t>. User and password configuration screen</w:t>
      </w:r>
      <w:bookmarkEnd w:id="151"/>
    </w:p>
    <w:p w14:paraId="4901ED48" w14:textId="77777777" w:rsidR="003E5BA3" w:rsidRPr="00BE3AC8" w:rsidRDefault="003909A2" w:rsidP="003E5BA3">
      <w:r w:rsidRPr="00BE3AC8">
        <w:t>When the</w:t>
      </w:r>
      <w:r w:rsidR="003E5BA3" w:rsidRPr="00BE3AC8">
        <w:t xml:space="preserve"> Plastic </w:t>
      </w:r>
      <w:r w:rsidRPr="00BE3AC8">
        <w:t xml:space="preserve">SCM </w:t>
      </w:r>
      <w:r w:rsidR="003E5BA3" w:rsidRPr="00BE3AC8">
        <w:t>GUI client start</w:t>
      </w:r>
      <w:r w:rsidRPr="00BE3AC8">
        <w:t>s</w:t>
      </w:r>
      <w:r w:rsidR="003E5BA3" w:rsidRPr="00BE3AC8">
        <w:t xml:space="preserve"> up</w:t>
      </w:r>
      <w:r w:rsidRPr="00BE3AC8">
        <w:t xml:space="preserve">, a login screen will pop up if the user or password doesn’t match. </w:t>
      </w:r>
    </w:p>
    <w:p w14:paraId="69F8C41C" w14:textId="77777777" w:rsidR="003E5BA3" w:rsidRPr="00BE3AC8" w:rsidRDefault="005E6D52" w:rsidP="003E5BA3">
      <w:pPr>
        <w:keepNext/>
        <w:jc w:val="center"/>
      </w:pPr>
      <w:r w:rsidRPr="00BE3AC8">
        <w:rPr>
          <w:noProof/>
          <w:lang w:eastAsia="en-US"/>
        </w:rPr>
        <w:drawing>
          <wp:inline distT="0" distB="0" distL="0" distR="0" wp14:anchorId="24288BD4" wp14:editId="42891204">
            <wp:extent cx="3345919" cy="1565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7175" cy="1565813"/>
                    </a:xfrm>
                    <a:prstGeom prst="rect">
                      <a:avLst/>
                    </a:prstGeom>
                    <a:noFill/>
                    <a:ln>
                      <a:noFill/>
                    </a:ln>
                  </pic:spPr>
                </pic:pic>
              </a:graphicData>
            </a:graphic>
          </wp:inline>
        </w:drawing>
      </w:r>
    </w:p>
    <w:p w14:paraId="07886807" w14:textId="77777777" w:rsidR="003E5BA3" w:rsidRPr="00BE3AC8" w:rsidRDefault="003E5BA3" w:rsidP="00120216">
      <w:pPr>
        <w:pStyle w:val="Caption"/>
      </w:pPr>
      <w:bookmarkStart w:id="154" w:name="_Toc18791943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55" w:author="Erin Richardson" w:date="2012-10-25T13:58:00Z">
        <w:r w:rsidR="00E84D92">
          <w:rPr>
            <w:noProof/>
          </w:rPr>
          <w:t>17</w:t>
        </w:r>
      </w:ins>
      <w:del w:id="156" w:author="Erin Richardson" w:date="2012-10-25T13:52:00Z">
        <w:r w:rsidR="00BE3AC8" w:rsidRPr="00BE3AC8" w:rsidDel="00120216">
          <w:rPr>
            <w:noProof/>
          </w:rPr>
          <w:delText>12</w:delText>
        </w:r>
      </w:del>
      <w:r w:rsidR="00E524FD" w:rsidRPr="00BE3AC8">
        <w:rPr>
          <w:noProof/>
        </w:rPr>
        <w:fldChar w:fldCharType="end"/>
      </w:r>
      <w:r w:rsidRPr="00BE3AC8">
        <w:t>. Login dialog</w:t>
      </w:r>
      <w:bookmarkEnd w:id="154"/>
    </w:p>
    <w:p w14:paraId="170B7FB4" w14:textId="77777777" w:rsidR="003E5BA3" w:rsidRPr="00BE3AC8" w:rsidRDefault="003E5BA3" w:rsidP="003E5BA3">
      <w:r w:rsidRPr="00BE3AC8">
        <w:t xml:space="preserve">The main difference between UP and the other authentication </w:t>
      </w:r>
      <w:r w:rsidR="00B73F69" w:rsidRPr="00BE3AC8">
        <w:t xml:space="preserve">methods </w:t>
      </w:r>
      <w:r w:rsidRPr="00BE3AC8">
        <w:t xml:space="preserve">is that instead of relying on an external user and group </w:t>
      </w:r>
      <w:r w:rsidRPr="00BE3AC8">
        <w:rPr>
          <w:i/>
        </w:rPr>
        <w:t>provider</w:t>
      </w:r>
      <w:r w:rsidRPr="00BE3AC8">
        <w:t>, the UP authentication mode stores all its data into two files: users.conf and groups.conf.</w:t>
      </w:r>
    </w:p>
    <w:p w14:paraId="2F2EE7D8" w14:textId="77777777" w:rsidR="003E5BA3" w:rsidRPr="00BE3AC8" w:rsidRDefault="003E5BA3" w:rsidP="003E5BA3">
      <w:pPr>
        <w:numPr>
          <w:ilvl w:val="0"/>
          <w:numId w:val="18"/>
        </w:numPr>
        <w:spacing w:after="0"/>
      </w:pPr>
      <w:r w:rsidRPr="00BE3AC8">
        <w:rPr>
          <w:b/>
        </w:rPr>
        <w:t>users.conf</w:t>
      </w:r>
      <w:r w:rsidRPr="00BE3AC8">
        <w:t>: stores information about all the users and their encrypted passwords.</w:t>
      </w:r>
    </w:p>
    <w:p w14:paraId="35811FF0" w14:textId="77777777" w:rsidR="003E5BA3" w:rsidRPr="00BE3AC8" w:rsidRDefault="003E5BA3" w:rsidP="003E5BA3">
      <w:pPr>
        <w:numPr>
          <w:ilvl w:val="0"/>
          <w:numId w:val="18"/>
        </w:numPr>
        <w:spacing w:after="0"/>
      </w:pPr>
      <w:r w:rsidRPr="00BE3AC8">
        <w:rPr>
          <w:b/>
        </w:rPr>
        <w:t>groups.conf</w:t>
      </w:r>
      <w:r w:rsidRPr="00BE3AC8">
        <w:t>: stores all the available groups and the users they contain.</w:t>
      </w:r>
    </w:p>
    <w:p w14:paraId="35B30531" w14:textId="77777777" w:rsidR="003E5BA3" w:rsidRPr="00BE3AC8" w:rsidRDefault="008360C3" w:rsidP="003E5BA3">
      <w:pPr>
        <w:keepNext/>
        <w:jc w:val="center"/>
      </w:pPr>
      <w:r w:rsidRPr="00BE3AC8">
        <w:object w:dxaOrig="9069" w:dyaOrig="3456" w14:anchorId="1F850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8pt;height:162.25pt" o:ole="">
            <v:imagedata r:id="rId31" o:title=""/>
          </v:shape>
          <o:OLEObject Type="Embed" ProgID="Visio.Drawing.11" ShapeID="_x0000_i1025" DrawAspect="Content" ObjectID="_1412679265" r:id="rId32"/>
        </w:object>
      </w:r>
    </w:p>
    <w:p w14:paraId="2FDAFBD3" w14:textId="77777777" w:rsidR="003E5BA3" w:rsidRPr="00BE3AC8" w:rsidRDefault="003E5BA3" w:rsidP="00120216">
      <w:pPr>
        <w:pStyle w:val="Caption"/>
      </w:pPr>
      <w:bookmarkStart w:id="157" w:name="_Toc18791943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58" w:author="Erin Richardson" w:date="2012-10-25T13:58:00Z">
        <w:r w:rsidR="00E84D92">
          <w:rPr>
            <w:noProof/>
          </w:rPr>
          <w:t>18</w:t>
        </w:r>
      </w:ins>
      <w:del w:id="159" w:author="Erin Richardson" w:date="2012-10-25T13:52:00Z">
        <w:r w:rsidR="00BE3AC8" w:rsidRPr="00BE3AC8" w:rsidDel="00120216">
          <w:rPr>
            <w:noProof/>
          </w:rPr>
          <w:delText>13</w:delText>
        </w:r>
      </w:del>
      <w:r w:rsidR="00E524FD" w:rsidRPr="00BE3AC8">
        <w:rPr>
          <w:noProof/>
        </w:rPr>
        <w:fldChar w:fldCharType="end"/>
      </w:r>
      <w:r w:rsidRPr="00BE3AC8">
        <w:t xml:space="preserve">. </w:t>
      </w:r>
      <w:r w:rsidR="005E6D52" w:rsidRPr="00BE3AC8">
        <w:t>configuration files in user/password</w:t>
      </w:r>
      <w:r w:rsidRPr="00BE3AC8">
        <w:t xml:space="preserve"> mode</w:t>
      </w:r>
      <w:bookmarkEnd w:id="157"/>
    </w:p>
    <w:p w14:paraId="7EFB8B04" w14:textId="77777777" w:rsidR="003E5BA3" w:rsidRPr="00BE3AC8" w:rsidRDefault="003E5BA3" w:rsidP="003E5BA3">
      <w:pPr>
        <w:rPr>
          <w:b/>
        </w:rPr>
      </w:pPr>
      <w:r w:rsidRPr="00BE3AC8">
        <w:rPr>
          <w:b/>
        </w:rPr>
        <w:t>Configuring user/password authentication mode</w:t>
      </w:r>
    </w:p>
    <w:p w14:paraId="13110F98" w14:textId="77777777" w:rsidR="003E5BA3" w:rsidRPr="00BE3AC8" w:rsidRDefault="003E5BA3" w:rsidP="003E5BA3">
      <w:r w:rsidRPr="00BE3AC8">
        <w:t>In order to configure the UP mode you’ll use the following tools:</w:t>
      </w:r>
    </w:p>
    <w:p w14:paraId="108FE681" w14:textId="77777777" w:rsidR="003E5BA3" w:rsidRPr="00BE3AC8" w:rsidRDefault="003E5BA3" w:rsidP="005E6D52">
      <w:pPr>
        <w:numPr>
          <w:ilvl w:val="0"/>
          <w:numId w:val="19"/>
        </w:numPr>
        <w:spacing w:after="0"/>
        <w:jc w:val="left"/>
      </w:pPr>
      <w:r w:rsidRPr="00BE3AC8">
        <w:t>The server’s configuration tools (</w:t>
      </w:r>
      <w:r w:rsidRPr="00BE3AC8">
        <w:rPr>
          <w:b/>
        </w:rPr>
        <w:t>configureserver</w:t>
      </w:r>
      <w:r w:rsidRPr="00BE3AC8">
        <w:t xml:space="preserve"> or </w:t>
      </w:r>
      <w:r w:rsidRPr="00BE3AC8">
        <w:rPr>
          <w:b/>
        </w:rPr>
        <w:t>clconfigureserver</w:t>
      </w:r>
      <w:r w:rsidRPr="00BE3AC8">
        <w:t xml:space="preserve">) to set the authentication mode </w:t>
      </w:r>
      <w:r w:rsidR="00BE3AC8">
        <w:t>of the server.</w:t>
      </w:r>
    </w:p>
    <w:p w14:paraId="7B8AA3BF" w14:textId="77777777" w:rsidR="003E5BA3" w:rsidRPr="00BE3AC8" w:rsidRDefault="003E5BA3" w:rsidP="005E6D52">
      <w:pPr>
        <w:numPr>
          <w:ilvl w:val="0"/>
          <w:numId w:val="19"/>
        </w:numPr>
        <w:spacing w:after="0"/>
        <w:jc w:val="left"/>
      </w:pPr>
      <w:r w:rsidRPr="00BE3AC8">
        <w:t>The client’s configuration tools (</w:t>
      </w:r>
      <w:r w:rsidRPr="00BE3AC8">
        <w:rPr>
          <w:b/>
        </w:rPr>
        <w:t>plastic --configure</w:t>
      </w:r>
      <w:r w:rsidRPr="00BE3AC8">
        <w:t xml:space="preserve"> or the configuration wizard) to specify the authentication mode </w:t>
      </w:r>
      <w:r w:rsidR="00BE3AC8">
        <w:t xml:space="preserve">used </w:t>
      </w:r>
      <w:r w:rsidRPr="00BE3AC8">
        <w:t>to communicate with the server.</w:t>
      </w:r>
    </w:p>
    <w:p w14:paraId="10B8E222" w14:textId="77777777" w:rsidR="003E5BA3" w:rsidRPr="00BE3AC8" w:rsidRDefault="003E5BA3" w:rsidP="005E6D52">
      <w:pPr>
        <w:numPr>
          <w:ilvl w:val="0"/>
          <w:numId w:val="19"/>
        </w:numPr>
        <w:spacing w:after="0"/>
        <w:jc w:val="left"/>
      </w:pPr>
      <w:r w:rsidRPr="00BE3AC8">
        <w:rPr>
          <w:b/>
        </w:rPr>
        <w:t>umtoolgui</w:t>
      </w:r>
      <w:r w:rsidRPr="00BE3AC8">
        <w:t xml:space="preserve"> or umtool to configure the users, groups, and their relationships both graphically and from the command line.</w:t>
      </w:r>
    </w:p>
    <w:p w14:paraId="1FC7DCB0" w14:textId="77777777" w:rsidR="000C477F" w:rsidRPr="00BE3AC8" w:rsidRDefault="000C477F" w:rsidP="000C477F">
      <w:pPr>
        <w:spacing w:after="0"/>
        <w:ind w:left="360"/>
      </w:pPr>
    </w:p>
    <w:p w14:paraId="516A1777" w14:textId="77777777" w:rsidR="003E5BA3" w:rsidRPr="00BE3AC8" w:rsidRDefault="003E5BA3" w:rsidP="003E5BA3">
      <w:pPr>
        <w:rPr>
          <w:b/>
        </w:rPr>
      </w:pPr>
      <w:r w:rsidRPr="00BE3AC8">
        <w:rPr>
          <w:b/>
        </w:rPr>
        <w:t xml:space="preserve">Selecting the </w:t>
      </w:r>
      <w:r w:rsidR="005E6D52" w:rsidRPr="00BE3AC8">
        <w:rPr>
          <w:b/>
        </w:rPr>
        <w:t>internal user/password</w:t>
      </w:r>
      <w:r w:rsidRPr="00BE3AC8">
        <w:rPr>
          <w:b/>
        </w:rPr>
        <w:t xml:space="preserve"> authentication mode</w:t>
      </w:r>
    </w:p>
    <w:p w14:paraId="6E130DAA" w14:textId="77777777" w:rsidR="003E5BA3" w:rsidRPr="00BE3AC8" w:rsidRDefault="005E6D52" w:rsidP="003E5BA3">
      <w:r w:rsidRPr="00BE3AC8">
        <w:t xml:space="preserve">To select Plastic SCM’s user/password authentication mode it has to be the selected authentication mode in the server and the client. This is done through the configuration wizards. </w:t>
      </w:r>
    </w:p>
    <w:p w14:paraId="6C002000" w14:textId="77777777" w:rsidR="005E6D52" w:rsidRPr="00BE3AC8" w:rsidRDefault="005E6D52" w:rsidP="003E5BA3">
      <w:r w:rsidRPr="00BE3AC8">
        <w:t xml:space="preserve">In the client, the configuration wizard can be manually launched using the “client configuration wizard” shortcut in the startup menu, in </w:t>
      </w:r>
      <w:r w:rsidRPr="00BE3AC8">
        <w:rPr>
          <w:i/>
        </w:rPr>
        <w:t>Plastic SCM / client tools</w:t>
      </w:r>
      <w:r w:rsidRPr="00BE3AC8">
        <w:t>, or using the command line:</w:t>
      </w:r>
    </w:p>
    <w:p w14:paraId="5BD899E8" w14:textId="77777777" w:rsidR="005E6D52" w:rsidRPr="00BE3AC8" w:rsidRDefault="009C1ED6" w:rsidP="005E6D52">
      <w:pPr>
        <w:pStyle w:val="code"/>
        <w:rPr>
          <w:lang w:val="en-US"/>
        </w:rPr>
      </w:pPr>
      <w:r w:rsidRPr="00BE3AC8">
        <w:rPr>
          <w:lang w:val="en-US"/>
        </w:rPr>
        <w:t>plastic --</w:t>
      </w:r>
      <w:r w:rsidR="005E6D52" w:rsidRPr="00BE3AC8">
        <w:rPr>
          <w:lang w:val="en-US"/>
        </w:rPr>
        <w:t>configure</w:t>
      </w:r>
    </w:p>
    <w:p w14:paraId="1F954781" w14:textId="77777777" w:rsidR="003E5BA3" w:rsidRPr="00BE3AC8" w:rsidRDefault="005E6D52" w:rsidP="005E6D52">
      <w:r w:rsidRPr="00BE3AC8">
        <w:t xml:space="preserve">On the server, the configuration wizard can also be found as a shortcut in the startup menu, under </w:t>
      </w:r>
      <w:r w:rsidRPr="00BE3AC8">
        <w:rPr>
          <w:i/>
        </w:rPr>
        <w:t>Plastic SCM / server tools / Server configuration wizard</w:t>
      </w:r>
      <w:r w:rsidR="00C30273" w:rsidRPr="00BE3AC8">
        <w:t>, or using the command line:</w:t>
      </w:r>
    </w:p>
    <w:p w14:paraId="3CE4DAC2" w14:textId="77777777" w:rsidR="00C30273" w:rsidRPr="00BE3AC8" w:rsidRDefault="009C1ED6" w:rsidP="00C30273">
      <w:pPr>
        <w:pStyle w:val="code"/>
        <w:rPr>
          <w:lang w:val="en-US"/>
        </w:rPr>
      </w:pPr>
      <w:r w:rsidRPr="00BE3AC8">
        <w:rPr>
          <w:lang w:val="en-US"/>
        </w:rPr>
        <w:t>c</w:t>
      </w:r>
      <w:r w:rsidR="00C30273" w:rsidRPr="00BE3AC8">
        <w:rPr>
          <w:lang w:val="en-US"/>
        </w:rPr>
        <w:t>onfigureserver</w:t>
      </w:r>
    </w:p>
    <w:p w14:paraId="32A9157A" w14:textId="77777777" w:rsidR="00C30273" w:rsidRPr="00BE3AC8" w:rsidRDefault="00C30273" w:rsidP="00C30273">
      <w:pPr>
        <w:pStyle w:val="Heading4"/>
      </w:pPr>
      <w:r w:rsidRPr="00BE3AC8">
        <w:t>Managing users in user/password mode</w:t>
      </w:r>
    </w:p>
    <w:p w14:paraId="1BA9AA5C" w14:textId="77777777" w:rsidR="003E5BA3" w:rsidRPr="00BE3AC8" w:rsidRDefault="00324555" w:rsidP="003E5BA3">
      <w:r w:rsidRPr="00BE3AC8">
        <w:rPr>
          <w:b/>
        </w:rPr>
        <w:t>U</w:t>
      </w:r>
      <w:r w:rsidR="003E5BA3" w:rsidRPr="00BE3AC8">
        <w:rPr>
          <w:b/>
        </w:rPr>
        <w:t>mtoolgui</w:t>
      </w:r>
      <w:r w:rsidR="003E5BA3" w:rsidRPr="00BE3AC8">
        <w:t xml:space="preserve"> is the GUI tool to configure the users, groups and their relationships and passwords. The tool is located on the server’s </w:t>
      </w:r>
      <w:r w:rsidR="00A943C4" w:rsidRPr="00BE3AC8">
        <w:t xml:space="preserve">installation </w:t>
      </w:r>
      <w:r w:rsidR="003E5BA3" w:rsidRPr="00BE3AC8">
        <w:t>directory.</w:t>
      </w:r>
    </w:p>
    <w:p w14:paraId="56F9585F" w14:textId="77777777" w:rsidR="003E5BA3" w:rsidRPr="00BE3AC8" w:rsidRDefault="00A34224" w:rsidP="003E5BA3">
      <w:r w:rsidRPr="00BE3AC8">
        <w:fldChar w:fldCharType="begin"/>
      </w:r>
      <w:r w:rsidRPr="00BE3AC8">
        <w:instrText xml:space="preserve"> REF _Ref314067274 \h </w:instrText>
      </w:r>
      <w:r w:rsidRPr="00BE3AC8">
        <w:fldChar w:fldCharType="separate"/>
      </w:r>
      <w:r w:rsidR="00BE3AC8" w:rsidRPr="00BE3AC8">
        <w:t xml:space="preserve">Figure </w:t>
      </w:r>
      <w:r w:rsidR="00BE3AC8" w:rsidRPr="00BE3AC8">
        <w:rPr>
          <w:noProof/>
        </w:rPr>
        <w:t>14</w:t>
      </w:r>
      <w:r w:rsidRPr="00BE3AC8">
        <w:fldChar w:fldCharType="end"/>
      </w:r>
      <w:r w:rsidRPr="00BE3AC8">
        <w:t xml:space="preserve"> </w:t>
      </w:r>
      <w:r w:rsidR="007971E9" w:rsidRPr="00BE3AC8">
        <w:t xml:space="preserve">illustrates </w:t>
      </w:r>
      <w:r w:rsidR="003E5BA3" w:rsidRPr="00BE3AC8">
        <w:t xml:space="preserve">all the </w:t>
      </w:r>
      <w:r w:rsidR="003E5BA3" w:rsidRPr="00BE3AC8">
        <w:rPr>
          <w:b/>
        </w:rPr>
        <w:t>umtoolgui</w:t>
      </w:r>
      <w:r w:rsidR="003E5BA3" w:rsidRPr="00BE3AC8">
        <w:t xml:space="preserve"> </w:t>
      </w:r>
      <w:r w:rsidR="007971E9" w:rsidRPr="00BE3AC8">
        <w:t>options</w:t>
      </w:r>
      <w:r w:rsidR="003E5BA3" w:rsidRPr="00BE3AC8">
        <w:t xml:space="preserve">. It is a simple and intuitive tool </w:t>
      </w:r>
      <w:r w:rsidR="00324555" w:rsidRPr="00BE3AC8">
        <w:t>whose</w:t>
      </w:r>
      <w:r w:rsidR="003E5BA3" w:rsidRPr="00BE3AC8">
        <w:t xml:space="preserve"> solely purp</w:t>
      </w:r>
      <w:r w:rsidR="00391CDC" w:rsidRPr="00BE3AC8">
        <w:t>ose is to help users configure</w:t>
      </w:r>
      <w:r w:rsidR="003E5BA3" w:rsidRPr="00BE3AC8">
        <w:t xml:space="preserve"> the users.conf and groups.conf files.</w:t>
      </w:r>
    </w:p>
    <w:p w14:paraId="36C02342" w14:textId="77777777" w:rsidR="003E5BA3" w:rsidRPr="00BE3AC8" w:rsidRDefault="003E5BA3" w:rsidP="003E5BA3">
      <w:r w:rsidRPr="00BE3AC8">
        <w:t>The tool is able to create users and groups, assign users to a specific group, change</w:t>
      </w:r>
      <w:r w:rsidR="000C477F" w:rsidRPr="00BE3AC8">
        <w:t xml:space="preserve"> </w:t>
      </w:r>
      <w:r w:rsidR="00324555" w:rsidRPr="00BE3AC8">
        <w:t xml:space="preserve">a user’s password, and rename or delete users and groups. </w:t>
      </w:r>
    </w:p>
    <w:p w14:paraId="0415604A" w14:textId="4511AB9B" w:rsidR="003E5BA3" w:rsidRPr="00BE3AC8" w:rsidRDefault="00EA7ADF" w:rsidP="003E5BA3">
      <w:pPr>
        <w:keepNext/>
        <w:jc w:val="center"/>
      </w:pPr>
      <w:r>
        <w:rPr>
          <w:noProof/>
          <w:lang w:eastAsia="en-US"/>
        </w:rPr>
        <w:lastRenderedPageBreak/>
        <w:drawing>
          <wp:inline distT="0" distB="0" distL="0" distR="0" wp14:anchorId="4C775219" wp14:editId="14E58AFC">
            <wp:extent cx="5398770" cy="810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8103235"/>
                    </a:xfrm>
                    <a:prstGeom prst="rect">
                      <a:avLst/>
                    </a:prstGeom>
                    <a:noFill/>
                    <a:ln>
                      <a:noFill/>
                    </a:ln>
                  </pic:spPr>
                </pic:pic>
              </a:graphicData>
            </a:graphic>
          </wp:inline>
        </w:drawing>
      </w:r>
    </w:p>
    <w:p w14:paraId="431BAB08" w14:textId="77777777" w:rsidR="003E5BA3" w:rsidRPr="00BE3AC8" w:rsidRDefault="003E5BA3" w:rsidP="00120216">
      <w:pPr>
        <w:pStyle w:val="Caption"/>
      </w:pPr>
      <w:bookmarkStart w:id="160" w:name="_Ref314067274"/>
      <w:bookmarkStart w:id="161" w:name="_Toc187919437"/>
      <w:bookmarkStart w:id="162" w:name="_Ref254181191"/>
      <w:r w:rsidRPr="00BE3AC8">
        <w:t xml:space="preserve">Figure </w:t>
      </w:r>
      <w:r w:rsidR="00E524FD" w:rsidRPr="00BE3AC8">
        <w:fldChar w:fldCharType="begin"/>
      </w:r>
      <w:r w:rsidR="009C1ED6" w:rsidRPr="00BE3AC8">
        <w:instrText xml:space="preserve"> SEQ Figure \* ARABIC </w:instrText>
      </w:r>
      <w:r w:rsidR="00E524FD" w:rsidRPr="00BE3AC8">
        <w:fldChar w:fldCharType="separate"/>
      </w:r>
      <w:ins w:id="163" w:author="Erin Richardson" w:date="2012-10-25T13:58:00Z">
        <w:r w:rsidR="00E84D92">
          <w:rPr>
            <w:noProof/>
          </w:rPr>
          <w:t>19</w:t>
        </w:r>
      </w:ins>
      <w:del w:id="164" w:author="Erin Richardson" w:date="2012-10-25T13:52:00Z">
        <w:r w:rsidR="00BE3AC8" w:rsidRPr="00BE3AC8" w:rsidDel="00120216">
          <w:rPr>
            <w:noProof/>
          </w:rPr>
          <w:delText>14</w:delText>
        </w:r>
      </w:del>
      <w:r w:rsidR="00E524FD" w:rsidRPr="00BE3AC8">
        <w:rPr>
          <w:noProof/>
        </w:rPr>
        <w:fldChar w:fldCharType="end"/>
      </w:r>
      <w:bookmarkEnd w:id="160"/>
      <w:r w:rsidR="00BE3AC8">
        <w:rPr>
          <w:noProof/>
        </w:rPr>
        <w:t>:</w:t>
      </w:r>
      <w:r w:rsidR="00A943C4" w:rsidRPr="00BE3AC8">
        <w:t xml:space="preserve"> umtoolgui</w:t>
      </w:r>
      <w:r w:rsidR="00726E5B" w:rsidRPr="00BE3AC8">
        <w:t xml:space="preserve"> usage</w:t>
      </w:r>
      <w:bookmarkEnd w:id="161"/>
      <w:r w:rsidRPr="00BE3AC8">
        <w:t xml:space="preserve"> </w:t>
      </w:r>
      <w:bookmarkEnd w:id="162"/>
    </w:p>
    <w:p w14:paraId="177D3BEF" w14:textId="77777777" w:rsidR="003E5BA3" w:rsidRPr="00BE3AC8" w:rsidRDefault="00324555" w:rsidP="003E5BA3">
      <w:r w:rsidRPr="00BE3AC8">
        <w:rPr>
          <w:b/>
        </w:rPr>
        <w:t>U</w:t>
      </w:r>
      <w:r w:rsidR="003E5BA3" w:rsidRPr="00BE3AC8">
        <w:rPr>
          <w:b/>
        </w:rPr>
        <w:t>mtool</w:t>
      </w:r>
      <w:r w:rsidR="003E5BA3" w:rsidRPr="00BE3AC8">
        <w:t xml:space="preserve"> is the command line tool used to configure the users, groups and their relationships and passwords from the operating system’s console.</w:t>
      </w:r>
    </w:p>
    <w:p w14:paraId="3A70F420" w14:textId="77777777" w:rsidR="003E5BA3" w:rsidRPr="00BE3AC8" w:rsidRDefault="003E5BA3" w:rsidP="003E5BA3">
      <w:r w:rsidRPr="00BE3AC8">
        <w:rPr>
          <w:b/>
        </w:rPr>
        <w:lastRenderedPageBreak/>
        <w:t>umtool</w:t>
      </w:r>
      <w:r w:rsidRPr="00BE3AC8">
        <w:t xml:space="preserve"> implement</w:t>
      </w:r>
      <w:r w:rsidR="0003798F" w:rsidRPr="00BE3AC8">
        <w:t>s</w:t>
      </w:r>
      <w:r w:rsidRPr="00BE3AC8">
        <w:t xml:space="preserve"> several commands detailed on the </w:t>
      </w:r>
      <w:r w:rsidR="00BE3AC8" w:rsidRPr="00BE3AC8">
        <w:t>following Table</w:t>
      </w:r>
      <w:r w:rsidRPr="00BE3AC8">
        <w:t>.</w:t>
      </w:r>
    </w:p>
    <w:tbl>
      <w:tblPr>
        <w:tblW w:w="10312"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970"/>
        <w:gridCol w:w="2576"/>
        <w:gridCol w:w="4138"/>
      </w:tblGrid>
      <w:tr w:rsidR="003E5BA3" w:rsidRPr="00BE3AC8" w14:paraId="72549F42" w14:textId="77777777" w:rsidTr="004B2DE0">
        <w:trPr>
          <w:jc w:val="center"/>
        </w:trPr>
        <w:tc>
          <w:tcPr>
            <w:tcW w:w="2628" w:type="dxa"/>
          </w:tcPr>
          <w:p w14:paraId="1A524139" w14:textId="77777777" w:rsidR="003E5BA3" w:rsidRPr="00BE3AC8" w:rsidRDefault="0023378A" w:rsidP="00B113E4">
            <w:pPr>
              <w:rPr>
                <w:b/>
                <w:szCs w:val="20"/>
              </w:rPr>
            </w:pPr>
            <w:r w:rsidRPr="00BE3AC8">
              <w:rPr>
                <w:b/>
                <w:szCs w:val="20"/>
              </w:rPr>
              <w:t>Command name</w:t>
            </w:r>
          </w:p>
        </w:tc>
        <w:tc>
          <w:tcPr>
            <w:tcW w:w="970" w:type="dxa"/>
          </w:tcPr>
          <w:p w14:paraId="609CFA20" w14:textId="77777777" w:rsidR="003E5BA3" w:rsidRPr="00BE3AC8" w:rsidRDefault="0023378A" w:rsidP="00B113E4">
            <w:pPr>
              <w:rPr>
                <w:b/>
                <w:szCs w:val="20"/>
              </w:rPr>
            </w:pPr>
            <w:r w:rsidRPr="00BE3AC8">
              <w:rPr>
                <w:b/>
                <w:szCs w:val="20"/>
              </w:rPr>
              <w:t>Short name</w:t>
            </w:r>
          </w:p>
        </w:tc>
        <w:tc>
          <w:tcPr>
            <w:tcW w:w="2576" w:type="dxa"/>
          </w:tcPr>
          <w:p w14:paraId="01349657" w14:textId="77777777" w:rsidR="003E5BA3" w:rsidRPr="00BE3AC8" w:rsidRDefault="0023378A" w:rsidP="00B113E4">
            <w:pPr>
              <w:rPr>
                <w:b/>
                <w:szCs w:val="20"/>
              </w:rPr>
            </w:pPr>
            <w:r w:rsidRPr="00BE3AC8">
              <w:rPr>
                <w:b/>
                <w:szCs w:val="20"/>
              </w:rPr>
              <w:t>Description</w:t>
            </w:r>
          </w:p>
        </w:tc>
        <w:tc>
          <w:tcPr>
            <w:tcW w:w="4138" w:type="dxa"/>
          </w:tcPr>
          <w:p w14:paraId="59782C9E" w14:textId="77777777" w:rsidR="003E5BA3" w:rsidRPr="00BE3AC8" w:rsidRDefault="0023378A" w:rsidP="009C76B2">
            <w:pPr>
              <w:jc w:val="left"/>
              <w:rPr>
                <w:b/>
                <w:szCs w:val="20"/>
              </w:rPr>
            </w:pPr>
            <w:r w:rsidRPr="00BE3AC8">
              <w:rPr>
                <w:b/>
                <w:szCs w:val="20"/>
              </w:rPr>
              <w:t>Syntax</w:t>
            </w:r>
          </w:p>
        </w:tc>
      </w:tr>
      <w:tr w:rsidR="003E5BA3" w:rsidRPr="00BE3AC8" w14:paraId="35430725" w14:textId="77777777" w:rsidTr="004B2DE0">
        <w:trPr>
          <w:jc w:val="center"/>
        </w:trPr>
        <w:tc>
          <w:tcPr>
            <w:tcW w:w="2628" w:type="dxa"/>
          </w:tcPr>
          <w:p w14:paraId="336EA7EE" w14:textId="77777777" w:rsidR="003E5BA3" w:rsidRPr="00BE3AC8" w:rsidRDefault="003E5BA3" w:rsidP="00B113E4">
            <w:pPr>
              <w:rPr>
                <w:szCs w:val="20"/>
              </w:rPr>
            </w:pPr>
            <w:r w:rsidRPr="00BE3AC8">
              <w:rPr>
                <w:szCs w:val="20"/>
              </w:rPr>
              <w:t>addgrouptogroup</w:t>
            </w:r>
          </w:p>
        </w:tc>
        <w:tc>
          <w:tcPr>
            <w:tcW w:w="970" w:type="dxa"/>
          </w:tcPr>
          <w:p w14:paraId="372D202A" w14:textId="77777777" w:rsidR="003E5BA3" w:rsidRPr="00BE3AC8" w:rsidRDefault="003E5BA3" w:rsidP="00B113E4">
            <w:pPr>
              <w:rPr>
                <w:szCs w:val="20"/>
              </w:rPr>
            </w:pPr>
            <w:r w:rsidRPr="00BE3AC8">
              <w:rPr>
                <w:szCs w:val="20"/>
              </w:rPr>
              <w:t>agtg</w:t>
            </w:r>
          </w:p>
        </w:tc>
        <w:tc>
          <w:tcPr>
            <w:tcW w:w="2576" w:type="dxa"/>
          </w:tcPr>
          <w:p w14:paraId="5937C8C4" w14:textId="77777777" w:rsidR="003E5BA3" w:rsidRPr="00BE3AC8" w:rsidRDefault="003E5BA3" w:rsidP="00B113E4">
            <w:pPr>
              <w:rPr>
                <w:szCs w:val="20"/>
              </w:rPr>
            </w:pPr>
            <w:r w:rsidRPr="00BE3AC8">
              <w:rPr>
                <w:szCs w:val="20"/>
              </w:rPr>
              <w:t>Include a new group into a group</w:t>
            </w:r>
          </w:p>
        </w:tc>
        <w:tc>
          <w:tcPr>
            <w:tcW w:w="4138" w:type="dxa"/>
          </w:tcPr>
          <w:p w14:paraId="4C1DFB6B" w14:textId="77777777" w:rsidR="003E5BA3" w:rsidRPr="00BE3AC8" w:rsidRDefault="003E5BA3" w:rsidP="009C76B2">
            <w:pPr>
              <w:jc w:val="left"/>
              <w:rPr>
                <w:szCs w:val="20"/>
              </w:rPr>
            </w:pPr>
            <w:r w:rsidRPr="00BE3AC8">
              <w:rPr>
                <w:szCs w:val="20"/>
              </w:rPr>
              <w:t>umtool addgrouptogroup &lt;grouptoadd&gt; &lt;groupname&gt;</w:t>
            </w:r>
          </w:p>
        </w:tc>
      </w:tr>
      <w:tr w:rsidR="003E5BA3" w:rsidRPr="00BE3AC8" w14:paraId="4CD628B0" w14:textId="77777777" w:rsidTr="004B2DE0">
        <w:trPr>
          <w:jc w:val="center"/>
        </w:trPr>
        <w:tc>
          <w:tcPr>
            <w:tcW w:w="2628" w:type="dxa"/>
          </w:tcPr>
          <w:p w14:paraId="6775F706" w14:textId="77777777" w:rsidR="003E5BA3" w:rsidRPr="00BE3AC8" w:rsidRDefault="003E5BA3" w:rsidP="009C76B2">
            <w:pPr>
              <w:jc w:val="left"/>
              <w:rPr>
                <w:szCs w:val="20"/>
              </w:rPr>
            </w:pPr>
            <w:r w:rsidRPr="00BE3AC8">
              <w:rPr>
                <w:szCs w:val="20"/>
              </w:rPr>
              <w:t>addusertogroup</w:t>
            </w:r>
          </w:p>
        </w:tc>
        <w:tc>
          <w:tcPr>
            <w:tcW w:w="970" w:type="dxa"/>
          </w:tcPr>
          <w:p w14:paraId="33928031" w14:textId="77777777" w:rsidR="003E5BA3" w:rsidRPr="00BE3AC8" w:rsidRDefault="003E5BA3" w:rsidP="009C76B2">
            <w:pPr>
              <w:jc w:val="left"/>
              <w:rPr>
                <w:szCs w:val="20"/>
              </w:rPr>
            </w:pPr>
            <w:r w:rsidRPr="00BE3AC8">
              <w:rPr>
                <w:szCs w:val="20"/>
              </w:rPr>
              <w:t>autg</w:t>
            </w:r>
          </w:p>
        </w:tc>
        <w:tc>
          <w:tcPr>
            <w:tcW w:w="2576" w:type="dxa"/>
          </w:tcPr>
          <w:p w14:paraId="164C9791" w14:textId="77777777" w:rsidR="003E5BA3" w:rsidRPr="00BE3AC8" w:rsidRDefault="003E5BA3" w:rsidP="009C76B2">
            <w:pPr>
              <w:jc w:val="left"/>
              <w:rPr>
                <w:szCs w:val="20"/>
              </w:rPr>
            </w:pPr>
            <w:r w:rsidRPr="00BE3AC8">
              <w:rPr>
                <w:szCs w:val="20"/>
              </w:rPr>
              <w:t>Include a new user into a group</w:t>
            </w:r>
          </w:p>
        </w:tc>
        <w:tc>
          <w:tcPr>
            <w:tcW w:w="4138" w:type="dxa"/>
          </w:tcPr>
          <w:p w14:paraId="135F5F42" w14:textId="77777777" w:rsidR="003E5BA3" w:rsidRPr="00BE3AC8" w:rsidRDefault="003E5BA3" w:rsidP="009C76B2">
            <w:pPr>
              <w:jc w:val="left"/>
              <w:rPr>
                <w:szCs w:val="20"/>
              </w:rPr>
            </w:pPr>
            <w:r w:rsidRPr="00BE3AC8">
              <w:rPr>
                <w:szCs w:val="20"/>
              </w:rPr>
              <w:t>umtool addusertogroup &lt;username&gt; &lt;groupname&gt;</w:t>
            </w:r>
          </w:p>
        </w:tc>
      </w:tr>
      <w:tr w:rsidR="003E5BA3" w:rsidRPr="00BE3AC8" w14:paraId="65BD4A9E" w14:textId="77777777" w:rsidTr="004B2DE0">
        <w:trPr>
          <w:jc w:val="center"/>
        </w:trPr>
        <w:tc>
          <w:tcPr>
            <w:tcW w:w="2628" w:type="dxa"/>
          </w:tcPr>
          <w:p w14:paraId="4EE3CD3D" w14:textId="77777777" w:rsidR="003E5BA3" w:rsidRPr="00BE3AC8" w:rsidRDefault="003E5BA3" w:rsidP="009C76B2">
            <w:pPr>
              <w:jc w:val="left"/>
              <w:rPr>
                <w:szCs w:val="20"/>
              </w:rPr>
            </w:pPr>
            <w:r w:rsidRPr="00BE3AC8">
              <w:rPr>
                <w:szCs w:val="20"/>
              </w:rPr>
              <w:t>changeuserpassword</w:t>
            </w:r>
          </w:p>
        </w:tc>
        <w:tc>
          <w:tcPr>
            <w:tcW w:w="970" w:type="dxa"/>
          </w:tcPr>
          <w:p w14:paraId="14458D2E" w14:textId="77777777" w:rsidR="003E5BA3" w:rsidRPr="00BE3AC8" w:rsidRDefault="003E5BA3" w:rsidP="009C76B2">
            <w:pPr>
              <w:jc w:val="left"/>
              <w:rPr>
                <w:szCs w:val="20"/>
              </w:rPr>
            </w:pPr>
            <w:r w:rsidRPr="00BE3AC8">
              <w:rPr>
                <w:szCs w:val="20"/>
              </w:rPr>
              <w:t>cup</w:t>
            </w:r>
          </w:p>
        </w:tc>
        <w:tc>
          <w:tcPr>
            <w:tcW w:w="2576" w:type="dxa"/>
          </w:tcPr>
          <w:p w14:paraId="4B45E664" w14:textId="77777777" w:rsidR="003E5BA3" w:rsidRPr="00BE3AC8" w:rsidRDefault="003E5BA3" w:rsidP="009C76B2">
            <w:pPr>
              <w:jc w:val="left"/>
              <w:rPr>
                <w:szCs w:val="20"/>
              </w:rPr>
            </w:pPr>
            <w:r w:rsidRPr="00BE3AC8">
              <w:rPr>
                <w:szCs w:val="20"/>
              </w:rPr>
              <w:t>Change a user’s password</w:t>
            </w:r>
          </w:p>
        </w:tc>
        <w:tc>
          <w:tcPr>
            <w:tcW w:w="4138" w:type="dxa"/>
          </w:tcPr>
          <w:p w14:paraId="53A46B82" w14:textId="77777777" w:rsidR="003E5BA3" w:rsidRPr="00BE3AC8" w:rsidRDefault="003E5BA3" w:rsidP="009C76B2">
            <w:pPr>
              <w:jc w:val="left"/>
              <w:rPr>
                <w:szCs w:val="20"/>
              </w:rPr>
            </w:pPr>
            <w:r w:rsidRPr="00BE3AC8">
              <w:rPr>
                <w:szCs w:val="20"/>
              </w:rPr>
              <w:t>umtool changeuserpassword &lt;username&gt; &lt;oldpassword&gt; &lt;newpassword&gt;</w:t>
            </w:r>
          </w:p>
        </w:tc>
      </w:tr>
      <w:tr w:rsidR="003E5BA3" w:rsidRPr="00BE3AC8" w14:paraId="548C4F95" w14:textId="77777777" w:rsidTr="004B2DE0">
        <w:trPr>
          <w:jc w:val="center"/>
        </w:trPr>
        <w:tc>
          <w:tcPr>
            <w:tcW w:w="2628" w:type="dxa"/>
          </w:tcPr>
          <w:p w14:paraId="29E47AEC" w14:textId="77777777" w:rsidR="003E5BA3" w:rsidRPr="00BE3AC8" w:rsidRDefault="003E5BA3" w:rsidP="009C76B2">
            <w:pPr>
              <w:jc w:val="left"/>
              <w:rPr>
                <w:szCs w:val="20"/>
              </w:rPr>
            </w:pPr>
            <w:r w:rsidRPr="00BE3AC8">
              <w:rPr>
                <w:szCs w:val="20"/>
              </w:rPr>
              <w:t>creategroup</w:t>
            </w:r>
          </w:p>
        </w:tc>
        <w:tc>
          <w:tcPr>
            <w:tcW w:w="970" w:type="dxa"/>
          </w:tcPr>
          <w:p w14:paraId="3D4C7C50" w14:textId="77777777" w:rsidR="003E5BA3" w:rsidRPr="00BE3AC8" w:rsidRDefault="003E5BA3" w:rsidP="009C76B2">
            <w:pPr>
              <w:jc w:val="left"/>
              <w:rPr>
                <w:szCs w:val="20"/>
              </w:rPr>
            </w:pPr>
            <w:r w:rsidRPr="00BE3AC8">
              <w:rPr>
                <w:szCs w:val="20"/>
              </w:rPr>
              <w:t>cg</w:t>
            </w:r>
          </w:p>
        </w:tc>
        <w:tc>
          <w:tcPr>
            <w:tcW w:w="2576" w:type="dxa"/>
          </w:tcPr>
          <w:p w14:paraId="3A49D4F7" w14:textId="77777777" w:rsidR="003E5BA3" w:rsidRPr="00BE3AC8" w:rsidRDefault="003E5BA3" w:rsidP="009C76B2">
            <w:pPr>
              <w:jc w:val="left"/>
              <w:rPr>
                <w:szCs w:val="20"/>
              </w:rPr>
            </w:pPr>
            <w:r w:rsidRPr="00BE3AC8">
              <w:rPr>
                <w:szCs w:val="20"/>
              </w:rPr>
              <w:t>Create a new Plastic SCM group</w:t>
            </w:r>
          </w:p>
        </w:tc>
        <w:tc>
          <w:tcPr>
            <w:tcW w:w="4138" w:type="dxa"/>
          </w:tcPr>
          <w:p w14:paraId="3D7BE1A5" w14:textId="77777777" w:rsidR="003E5BA3" w:rsidRPr="00BE3AC8" w:rsidRDefault="003E5BA3" w:rsidP="009C76B2">
            <w:pPr>
              <w:jc w:val="left"/>
              <w:rPr>
                <w:szCs w:val="20"/>
              </w:rPr>
            </w:pPr>
            <w:r w:rsidRPr="00BE3AC8">
              <w:rPr>
                <w:szCs w:val="20"/>
              </w:rPr>
              <w:t>umtool creategroup &lt;groupname&gt;</w:t>
            </w:r>
          </w:p>
        </w:tc>
      </w:tr>
      <w:tr w:rsidR="003E5BA3" w:rsidRPr="00BE3AC8" w14:paraId="58216FA8" w14:textId="77777777" w:rsidTr="004B2DE0">
        <w:trPr>
          <w:jc w:val="center"/>
        </w:trPr>
        <w:tc>
          <w:tcPr>
            <w:tcW w:w="2628" w:type="dxa"/>
          </w:tcPr>
          <w:p w14:paraId="25D5DC66" w14:textId="77777777" w:rsidR="003E5BA3" w:rsidRPr="00BE3AC8" w:rsidRDefault="003E5BA3" w:rsidP="009C76B2">
            <w:pPr>
              <w:jc w:val="left"/>
              <w:rPr>
                <w:szCs w:val="20"/>
              </w:rPr>
            </w:pPr>
            <w:r w:rsidRPr="00BE3AC8">
              <w:rPr>
                <w:szCs w:val="20"/>
              </w:rPr>
              <w:t>createuser</w:t>
            </w:r>
          </w:p>
        </w:tc>
        <w:tc>
          <w:tcPr>
            <w:tcW w:w="970" w:type="dxa"/>
          </w:tcPr>
          <w:p w14:paraId="187503A8" w14:textId="77777777" w:rsidR="003E5BA3" w:rsidRPr="00BE3AC8" w:rsidRDefault="003E5BA3" w:rsidP="009C76B2">
            <w:pPr>
              <w:jc w:val="left"/>
              <w:rPr>
                <w:szCs w:val="20"/>
              </w:rPr>
            </w:pPr>
            <w:r w:rsidRPr="00BE3AC8">
              <w:rPr>
                <w:szCs w:val="20"/>
              </w:rPr>
              <w:t>cu</w:t>
            </w:r>
          </w:p>
        </w:tc>
        <w:tc>
          <w:tcPr>
            <w:tcW w:w="2576" w:type="dxa"/>
          </w:tcPr>
          <w:p w14:paraId="5C1A0C43" w14:textId="77777777" w:rsidR="003E5BA3" w:rsidRPr="00BE3AC8" w:rsidRDefault="003E5BA3" w:rsidP="009C76B2">
            <w:pPr>
              <w:jc w:val="left"/>
              <w:rPr>
                <w:szCs w:val="20"/>
              </w:rPr>
            </w:pPr>
            <w:r w:rsidRPr="00BE3AC8">
              <w:rPr>
                <w:szCs w:val="20"/>
              </w:rPr>
              <w:t>Create a new Plastic SCM user</w:t>
            </w:r>
          </w:p>
        </w:tc>
        <w:tc>
          <w:tcPr>
            <w:tcW w:w="4138" w:type="dxa"/>
          </w:tcPr>
          <w:p w14:paraId="6E554413" w14:textId="77777777" w:rsidR="003E5BA3" w:rsidRPr="00BE3AC8" w:rsidRDefault="003E5BA3" w:rsidP="009C76B2">
            <w:pPr>
              <w:jc w:val="left"/>
              <w:rPr>
                <w:szCs w:val="20"/>
              </w:rPr>
            </w:pPr>
            <w:r w:rsidRPr="00BE3AC8">
              <w:rPr>
                <w:szCs w:val="20"/>
              </w:rPr>
              <w:t>umtool createuser &lt;username&gt; &lt;password&gt;</w:t>
            </w:r>
          </w:p>
        </w:tc>
      </w:tr>
      <w:tr w:rsidR="003E5BA3" w:rsidRPr="00BE3AC8" w14:paraId="43AA6382" w14:textId="77777777" w:rsidTr="004B2DE0">
        <w:trPr>
          <w:jc w:val="center"/>
        </w:trPr>
        <w:tc>
          <w:tcPr>
            <w:tcW w:w="2628" w:type="dxa"/>
          </w:tcPr>
          <w:p w14:paraId="15C56975" w14:textId="77777777" w:rsidR="003E5BA3" w:rsidRPr="00BE3AC8" w:rsidRDefault="003E5BA3" w:rsidP="009C76B2">
            <w:pPr>
              <w:jc w:val="left"/>
              <w:rPr>
                <w:szCs w:val="20"/>
              </w:rPr>
            </w:pPr>
            <w:r w:rsidRPr="00BE3AC8">
              <w:rPr>
                <w:szCs w:val="20"/>
              </w:rPr>
              <w:t>deletegroup</w:t>
            </w:r>
          </w:p>
        </w:tc>
        <w:tc>
          <w:tcPr>
            <w:tcW w:w="970" w:type="dxa"/>
          </w:tcPr>
          <w:p w14:paraId="516B76C8" w14:textId="77777777" w:rsidR="003E5BA3" w:rsidRPr="00BE3AC8" w:rsidRDefault="003E5BA3" w:rsidP="009C76B2">
            <w:pPr>
              <w:jc w:val="left"/>
              <w:rPr>
                <w:szCs w:val="20"/>
              </w:rPr>
            </w:pPr>
            <w:r w:rsidRPr="00BE3AC8">
              <w:rPr>
                <w:szCs w:val="20"/>
              </w:rPr>
              <w:t>dg</w:t>
            </w:r>
          </w:p>
        </w:tc>
        <w:tc>
          <w:tcPr>
            <w:tcW w:w="2576" w:type="dxa"/>
          </w:tcPr>
          <w:p w14:paraId="22B8C939" w14:textId="77777777" w:rsidR="003E5BA3" w:rsidRPr="00BE3AC8" w:rsidRDefault="003E5BA3" w:rsidP="009C76B2">
            <w:pPr>
              <w:jc w:val="left"/>
              <w:rPr>
                <w:szCs w:val="20"/>
              </w:rPr>
            </w:pPr>
            <w:r w:rsidRPr="00BE3AC8">
              <w:rPr>
                <w:szCs w:val="20"/>
              </w:rPr>
              <w:t>Delete a existing Plastic SCM group</w:t>
            </w:r>
          </w:p>
        </w:tc>
        <w:tc>
          <w:tcPr>
            <w:tcW w:w="4138" w:type="dxa"/>
          </w:tcPr>
          <w:p w14:paraId="260C5F22" w14:textId="77777777" w:rsidR="003E5BA3" w:rsidRPr="00BE3AC8" w:rsidRDefault="003E5BA3" w:rsidP="009C76B2">
            <w:pPr>
              <w:jc w:val="left"/>
              <w:rPr>
                <w:szCs w:val="20"/>
              </w:rPr>
            </w:pPr>
            <w:r w:rsidRPr="00BE3AC8">
              <w:rPr>
                <w:szCs w:val="20"/>
              </w:rPr>
              <w:t>umtool deletegroup &lt;groupname&gt;</w:t>
            </w:r>
          </w:p>
        </w:tc>
      </w:tr>
      <w:tr w:rsidR="003E5BA3" w:rsidRPr="00BE3AC8" w14:paraId="78892B56" w14:textId="77777777" w:rsidTr="004B2DE0">
        <w:trPr>
          <w:jc w:val="center"/>
        </w:trPr>
        <w:tc>
          <w:tcPr>
            <w:tcW w:w="2628" w:type="dxa"/>
          </w:tcPr>
          <w:p w14:paraId="7AB848FE" w14:textId="77777777" w:rsidR="003E5BA3" w:rsidRPr="00BE3AC8" w:rsidRDefault="003E5BA3" w:rsidP="009C76B2">
            <w:pPr>
              <w:jc w:val="left"/>
              <w:rPr>
                <w:szCs w:val="20"/>
              </w:rPr>
            </w:pPr>
            <w:r w:rsidRPr="00BE3AC8">
              <w:rPr>
                <w:szCs w:val="20"/>
              </w:rPr>
              <w:t>deletegroupfromgroup</w:t>
            </w:r>
          </w:p>
        </w:tc>
        <w:tc>
          <w:tcPr>
            <w:tcW w:w="970" w:type="dxa"/>
          </w:tcPr>
          <w:p w14:paraId="0AD51F27" w14:textId="77777777" w:rsidR="003E5BA3" w:rsidRPr="00BE3AC8" w:rsidRDefault="003E5BA3" w:rsidP="009C76B2">
            <w:pPr>
              <w:jc w:val="left"/>
              <w:rPr>
                <w:szCs w:val="20"/>
              </w:rPr>
            </w:pPr>
            <w:r w:rsidRPr="00BE3AC8">
              <w:rPr>
                <w:szCs w:val="20"/>
              </w:rPr>
              <w:t>dgfg</w:t>
            </w:r>
          </w:p>
        </w:tc>
        <w:tc>
          <w:tcPr>
            <w:tcW w:w="2576" w:type="dxa"/>
          </w:tcPr>
          <w:p w14:paraId="2D18DDC8" w14:textId="77777777" w:rsidR="003E5BA3" w:rsidRPr="00BE3AC8" w:rsidRDefault="003E5BA3" w:rsidP="009C76B2">
            <w:pPr>
              <w:jc w:val="left"/>
              <w:rPr>
                <w:szCs w:val="20"/>
              </w:rPr>
            </w:pPr>
            <w:r w:rsidRPr="00BE3AC8">
              <w:rPr>
                <w:szCs w:val="20"/>
              </w:rPr>
              <w:t>Delete a group from a group</w:t>
            </w:r>
          </w:p>
        </w:tc>
        <w:tc>
          <w:tcPr>
            <w:tcW w:w="4138" w:type="dxa"/>
          </w:tcPr>
          <w:p w14:paraId="2E01077E" w14:textId="77777777" w:rsidR="003E5BA3" w:rsidRPr="00BE3AC8" w:rsidRDefault="003E5BA3" w:rsidP="009C76B2">
            <w:pPr>
              <w:jc w:val="left"/>
              <w:rPr>
                <w:szCs w:val="20"/>
              </w:rPr>
            </w:pPr>
            <w:r w:rsidRPr="00BE3AC8">
              <w:rPr>
                <w:szCs w:val="20"/>
              </w:rPr>
              <w:t>umtool deletegroupfromgroup &lt;grouptodelete&gt; &lt;groupname&gt;</w:t>
            </w:r>
          </w:p>
        </w:tc>
      </w:tr>
      <w:tr w:rsidR="003E5BA3" w:rsidRPr="00BE3AC8" w14:paraId="35351ED0" w14:textId="77777777" w:rsidTr="004B2DE0">
        <w:trPr>
          <w:jc w:val="center"/>
        </w:trPr>
        <w:tc>
          <w:tcPr>
            <w:tcW w:w="2628" w:type="dxa"/>
          </w:tcPr>
          <w:p w14:paraId="415075C8" w14:textId="77777777" w:rsidR="003E5BA3" w:rsidRPr="00BE3AC8" w:rsidRDefault="003E5BA3" w:rsidP="009C76B2">
            <w:pPr>
              <w:jc w:val="left"/>
              <w:rPr>
                <w:szCs w:val="20"/>
              </w:rPr>
            </w:pPr>
            <w:r w:rsidRPr="00BE3AC8">
              <w:rPr>
                <w:szCs w:val="20"/>
              </w:rPr>
              <w:t>deleteuser</w:t>
            </w:r>
          </w:p>
        </w:tc>
        <w:tc>
          <w:tcPr>
            <w:tcW w:w="970" w:type="dxa"/>
          </w:tcPr>
          <w:p w14:paraId="46C35717" w14:textId="77777777" w:rsidR="003E5BA3" w:rsidRPr="00BE3AC8" w:rsidRDefault="003E5BA3" w:rsidP="009C76B2">
            <w:pPr>
              <w:jc w:val="left"/>
              <w:rPr>
                <w:szCs w:val="20"/>
              </w:rPr>
            </w:pPr>
            <w:r w:rsidRPr="00BE3AC8">
              <w:rPr>
                <w:szCs w:val="20"/>
              </w:rPr>
              <w:t>du</w:t>
            </w:r>
          </w:p>
        </w:tc>
        <w:tc>
          <w:tcPr>
            <w:tcW w:w="2576" w:type="dxa"/>
          </w:tcPr>
          <w:p w14:paraId="4EF0FA9A" w14:textId="77777777" w:rsidR="003E5BA3" w:rsidRPr="00BE3AC8" w:rsidRDefault="003E5BA3" w:rsidP="009C76B2">
            <w:pPr>
              <w:jc w:val="left"/>
              <w:rPr>
                <w:szCs w:val="20"/>
              </w:rPr>
            </w:pPr>
            <w:r w:rsidRPr="00BE3AC8">
              <w:rPr>
                <w:szCs w:val="20"/>
              </w:rPr>
              <w:t>Delete a existing Plastic SCM user</w:t>
            </w:r>
          </w:p>
        </w:tc>
        <w:tc>
          <w:tcPr>
            <w:tcW w:w="4138" w:type="dxa"/>
          </w:tcPr>
          <w:p w14:paraId="0DCAB958" w14:textId="77777777" w:rsidR="003E5BA3" w:rsidRPr="00BE3AC8" w:rsidRDefault="003E5BA3" w:rsidP="009C76B2">
            <w:pPr>
              <w:jc w:val="left"/>
              <w:rPr>
                <w:szCs w:val="20"/>
              </w:rPr>
            </w:pPr>
            <w:r w:rsidRPr="00BE3AC8">
              <w:rPr>
                <w:szCs w:val="20"/>
              </w:rPr>
              <w:t>umtool deleteuser &lt;username&gt;</w:t>
            </w:r>
          </w:p>
        </w:tc>
      </w:tr>
      <w:tr w:rsidR="003E5BA3" w:rsidRPr="00BE3AC8" w14:paraId="36E78598" w14:textId="77777777" w:rsidTr="004B2DE0">
        <w:trPr>
          <w:jc w:val="center"/>
        </w:trPr>
        <w:tc>
          <w:tcPr>
            <w:tcW w:w="2628" w:type="dxa"/>
          </w:tcPr>
          <w:p w14:paraId="51EBF418" w14:textId="77777777" w:rsidR="003E5BA3" w:rsidRPr="00BE3AC8" w:rsidRDefault="003E5BA3" w:rsidP="009C76B2">
            <w:pPr>
              <w:jc w:val="left"/>
              <w:rPr>
                <w:szCs w:val="20"/>
              </w:rPr>
            </w:pPr>
            <w:r w:rsidRPr="00BE3AC8">
              <w:rPr>
                <w:szCs w:val="20"/>
              </w:rPr>
              <w:t>deleteuserfromgroup</w:t>
            </w:r>
          </w:p>
        </w:tc>
        <w:tc>
          <w:tcPr>
            <w:tcW w:w="970" w:type="dxa"/>
          </w:tcPr>
          <w:p w14:paraId="64001116" w14:textId="77777777" w:rsidR="003E5BA3" w:rsidRPr="00BE3AC8" w:rsidRDefault="003E5BA3" w:rsidP="009C76B2">
            <w:pPr>
              <w:jc w:val="left"/>
              <w:rPr>
                <w:szCs w:val="20"/>
              </w:rPr>
            </w:pPr>
            <w:r w:rsidRPr="00BE3AC8">
              <w:rPr>
                <w:szCs w:val="20"/>
              </w:rPr>
              <w:t>dufg</w:t>
            </w:r>
          </w:p>
        </w:tc>
        <w:tc>
          <w:tcPr>
            <w:tcW w:w="2576" w:type="dxa"/>
          </w:tcPr>
          <w:p w14:paraId="719C670F" w14:textId="77777777" w:rsidR="003E5BA3" w:rsidRPr="00BE3AC8" w:rsidRDefault="003E5BA3" w:rsidP="009C76B2">
            <w:pPr>
              <w:jc w:val="left"/>
              <w:rPr>
                <w:szCs w:val="20"/>
              </w:rPr>
            </w:pPr>
            <w:r w:rsidRPr="00BE3AC8">
              <w:rPr>
                <w:szCs w:val="20"/>
              </w:rPr>
              <w:t>Delete a user from a group</w:t>
            </w:r>
          </w:p>
        </w:tc>
        <w:tc>
          <w:tcPr>
            <w:tcW w:w="4138" w:type="dxa"/>
          </w:tcPr>
          <w:p w14:paraId="182AA423" w14:textId="77777777" w:rsidR="003E5BA3" w:rsidRPr="00BE3AC8" w:rsidRDefault="003E5BA3" w:rsidP="009C76B2">
            <w:pPr>
              <w:jc w:val="left"/>
              <w:rPr>
                <w:szCs w:val="20"/>
              </w:rPr>
            </w:pPr>
            <w:r w:rsidRPr="00BE3AC8">
              <w:rPr>
                <w:szCs w:val="20"/>
              </w:rPr>
              <w:t>umtool deleteuserfromgroups &lt;username&gt; &lt;groupname&gt;</w:t>
            </w:r>
          </w:p>
        </w:tc>
      </w:tr>
      <w:tr w:rsidR="003E5BA3" w:rsidRPr="00BE3AC8" w14:paraId="09A18A83" w14:textId="77777777" w:rsidTr="004B2DE0">
        <w:trPr>
          <w:jc w:val="center"/>
        </w:trPr>
        <w:tc>
          <w:tcPr>
            <w:tcW w:w="2628" w:type="dxa"/>
          </w:tcPr>
          <w:p w14:paraId="6AFCD881" w14:textId="77777777" w:rsidR="003E5BA3" w:rsidRPr="00BE3AC8" w:rsidRDefault="003E5BA3" w:rsidP="009C76B2">
            <w:pPr>
              <w:jc w:val="left"/>
              <w:rPr>
                <w:szCs w:val="20"/>
              </w:rPr>
            </w:pPr>
            <w:r w:rsidRPr="00BE3AC8">
              <w:rPr>
                <w:szCs w:val="20"/>
              </w:rPr>
              <w:t>help</w:t>
            </w:r>
          </w:p>
        </w:tc>
        <w:tc>
          <w:tcPr>
            <w:tcW w:w="970" w:type="dxa"/>
          </w:tcPr>
          <w:p w14:paraId="010AC73A" w14:textId="77777777" w:rsidR="003E5BA3" w:rsidRPr="00BE3AC8" w:rsidRDefault="003E5BA3" w:rsidP="009C76B2">
            <w:pPr>
              <w:jc w:val="left"/>
              <w:rPr>
                <w:szCs w:val="20"/>
              </w:rPr>
            </w:pPr>
            <w:r w:rsidRPr="00BE3AC8">
              <w:rPr>
                <w:szCs w:val="20"/>
              </w:rPr>
              <w:t>hlp</w:t>
            </w:r>
          </w:p>
        </w:tc>
        <w:tc>
          <w:tcPr>
            <w:tcW w:w="2576" w:type="dxa"/>
          </w:tcPr>
          <w:p w14:paraId="1589A103" w14:textId="77777777" w:rsidR="003E5BA3" w:rsidRPr="00BE3AC8" w:rsidRDefault="003E5BA3" w:rsidP="009C76B2">
            <w:pPr>
              <w:jc w:val="left"/>
              <w:rPr>
                <w:szCs w:val="20"/>
              </w:rPr>
            </w:pPr>
            <w:r w:rsidRPr="00BE3AC8">
              <w:rPr>
                <w:szCs w:val="20"/>
              </w:rPr>
              <w:t>Show a command’s help</w:t>
            </w:r>
          </w:p>
        </w:tc>
        <w:tc>
          <w:tcPr>
            <w:tcW w:w="4138" w:type="dxa"/>
          </w:tcPr>
          <w:p w14:paraId="5BF2B89F" w14:textId="77777777" w:rsidR="003E5BA3" w:rsidRPr="00BE3AC8" w:rsidRDefault="003E5BA3" w:rsidP="009C76B2">
            <w:pPr>
              <w:jc w:val="left"/>
              <w:rPr>
                <w:szCs w:val="20"/>
              </w:rPr>
            </w:pPr>
            <w:r w:rsidRPr="00BE3AC8">
              <w:rPr>
                <w:szCs w:val="20"/>
              </w:rPr>
              <w:t>umtool help &lt;commandname&gt;</w:t>
            </w:r>
          </w:p>
        </w:tc>
      </w:tr>
      <w:tr w:rsidR="003E5BA3" w:rsidRPr="00BE3AC8" w14:paraId="582846A1" w14:textId="77777777" w:rsidTr="004B2DE0">
        <w:trPr>
          <w:jc w:val="center"/>
        </w:trPr>
        <w:tc>
          <w:tcPr>
            <w:tcW w:w="2628" w:type="dxa"/>
          </w:tcPr>
          <w:p w14:paraId="154B7E30" w14:textId="77777777" w:rsidR="003E5BA3" w:rsidRPr="00BE3AC8" w:rsidRDefault="003E5BA3" w:rsidP="009C76B2">
            <w:pPr>
              <w:jc w:val="left"/>
              <w:rPr>
                <w:szCs w:val="20"/>
              </w:rPr>
            </w:pPr>
            <w:r w:rsidRPr="00BE3AC8">
              <w:rPr>
                <w:szCs w:val="20"/>
              </w:rPr>
              <w:t>listgroupmembers</w:t>
            </w:r>
          </w:p>
        </w:tc>
        <w:tc>
          <w:tcPr>
            <w:tcW w:w="970" w:type="dxa"/>
          </w:tcPr>
          <w:p w14:paraId="0C34AC91" w14:textId="77777777" w:rsidR="003E5BA3" w:rsidRPr="00BE3AC8" w:rsidRDefault="003E5BA3" w:rsidP="009C76B2">
            <w:pPr>
              <w:jc w:val="left"/>
              <w:rPr>
                <w:szCs w:val="20"/>
              </w:rPr>
            </w:pPr>
            <w:r w:rsidRPr="00BE3AC8">
              <w:rPr>
                <w:szCs w:val="20"/>
              </w:rPr>
              <w:t>lgm</w:t>
            </w:r>
          </w:p>
        </w:tc>
        <w:tc>
          <w:tcPr>
            <w:tcW w:w="2576" w:type="dxa"/>
          </w:tcPr>
          <w:p w14:paraId="5BCCE1D5" w14:textId="77777777" w:rsidR="003E5BA3" w:rsidRPr="00BE3AC8" w:rsidRDefault="003E5BA3" w:rsidP="009C76B2">
            <w:pPr>
              <w:jc w:val="left"/>
              <w:rPr>
                <w:szCs w:val="20"/>
              </w:rPr>
            </w:pPr>
            <w:r w:rsidRPr="00BE3AC8">
              <w:rPr>
                <w:szCs w:val="20"/>
              </w:rPr>
              <w:t>Show a list with members of a group</w:t>
            </w:r>
          </w:p>
        </w:tc>
        <w:tc>
          <w:tcPr>
            <w:tcW w:w="4138" w:type="dxa"/>
          </w:tcPr>
          <w:p w14:paraId="5E009A32" w14:textId="77777777" w:rsidR="003E5BA3" w:rsidRPr="00BE3AC8" w:rsidRDefault="003E5BA3" w:rsidP="009C76B2">
            <w:pPr>
              <w:jc w:val="left"/>
              <w:rPr>
                <w:szCs w:val="20"/>
              </w:rPr>
            </w:pPr>
            <w:r w:rsidRPr="00BE3AC8">
              <w:rPr>
                <w:szCs w:val="20"/>
              </w:rPr>
              <w:t>umtool lgm &lt;groupname&gt;</w:t>
            </w:r>
          </w:p>
        </w:tc>
      </w:tr>
      <w:tr w:rsidR="003E5BA3" w:rsidRPr="00BE3AC8" w14:paraId="64B5714A" w14:textId="77777777" w:rsidTr="004B2DE0">
        <w:trPr>
          <w:jc w:val="center"/>
        </w:trPr>
        <w:tc>
          <w:tcPr>
            <w:tcW w:w="2628" w:type="dxa"/>
          </w:tcPr>
          <w:p w14:paraId="1C2A7FDB" w14:textId="77777777" w:rsidR="003E5BA3" w:rsidRPr="00BE3AC8" w:rsidRDefault="003E5BA3" w:rsidP="009C76B2">
            <w:pPr>
              <w:jc w:val="left"/>
              <w:rPr>
                <w:szCs w:val="20"/>
              </w:rPr>
            </w:pPr>
            <w:r w:rsidRPr="00BE3AC8">
              <w:rPr>
                <w:szCs w:val="20"/>
              </w:rPr>
              <w:t>listgroups</w:t>
            </w:r>
          </w:p>
        </w:tc>
        <w:tc>
          <w:tcPr>
            <w:tcW w:w="970" w:type="dxa"/>
          </w:tcPr>
          <w:p w14:paraId="2577C795" w14:textId="77777777" w:rsidR="003E5BA3" w:rsidRPr="00BE3AC8" w:rsidRDefault="003E5BA3" w:rsidP="009C76B2">
            <w:pPr>
              <w:jc w:val="left"/>
              <w:rPr>
                <w:szCs w:val="20"/>
              </w:rPr>
            </w:pPr>
            <w:r w:rsidRPr="00BE3AC8">
              <w:rPr>
                <w:szCs w:val="20"/>
              </w:rPr>
              <w:t>lg</w:t>
            </w:r>
          </w:p>
        </w:tc>
        <w:tc>
          <w:tcPr>
            <w:tcW w:w="2576" w:type="dxa"/>
          </w:tcPr>
          <w:p w14:paraId="7F305C7E" w14:textId="77777777" w:rsidR="003E5BA3" w:rsidRPr="00BE3AC8" w:rsidRDefault="003E5BA3" w:rsidP="009C76B2">
            <w:pPr>
              <w:jc w:val="left"/>
              <w:rPr>
                <w:szCs w:val="20"/>
              </w:rPr>
            </w:pPr>
            <w:r w:rsidRPr="00BE3AC8">
              <w:rPr>
                <w:szCs w:val="20"/>
              </w:rPr>
              <w:t>Show a list with current Plastic SCM groups</w:t>
            </w:r>
          </w:p>
        </w:tc>
        <w:tc>
          <w:tcPr>
            <w:tcW w:w="4138" w:type="dxa"/>
          </w:tcPr>
          <w:p w14:paraId="7D5944E8" w14:textId="77777777" w:rsidR="003E5BA3" w:rsidRPr="00BE3AC8" w:rsidRDefault="003E5BA3" w:rsidP="009C76B2">
            <w:pPr>
              <w:jc w:val="left"/>
              <w:rPr>
                <w:szCs w:val="20"/>
              </w:rPr>
            </w:pPr>
            <w:r w:rsidRPr="00BE3AC8">
              <w:rPr>
                <w:szCs w:val="20"/>
              </w:rPr>
              <w:t>umtool lg</w:t>
            </w:r>
          </w:p>
        </w:tc>
      </w:tr>
      <w:tr w:rsidR="003E5BA3" w:rsidRPr="00BE3AC8" w14:paraId="1E675028" w14:textId="77777777" w:rsidTr="004B2DE0">
        <w:trPr>
          <w:jc w:val="center"/>
        </w:trPr>
        <w:tc>
          <w:tcPr>
            <w:tcW w:w="2628" w:type="dxa"/>
          </w:tcPr>
          <w:p w14:paraId="1FC80B36" w14:textId="77777777" w:rsidR="003E5BA3" w:rsidRPr="00BE3AC8" w:rsidRDefault="003E5BA3" w:rsidP="009C76B2">
            <w:pPr>
              <w:jc w:val="left"/>
              <w:rPr>
                <w:szCs w:val="20"/>
              </w:rPr>
            </w:pPr>
            <w:r w:rsidRPr="00BE3AC8">
              <w:rPr>
                <w:szCs w:val="20"/>
              </w:rPr>
              <w:t>listusers</w:t>
            </w:r>
          </w:p>
        </w:tc>
        <w:tc>
          <w:tcPr>
            <w:tcW w:w="970" w:type="dxa"/>
          </w:tcPr>
          <w:p w14:paraId="5862DC99" w14:textId="77777777" w:rsidR="003E5BA3" w:rsidRPr="00BE3AC8" w:rsidRDefault="003E5BA3" w:rsidP="009C76B2">
            <w:pPr>
              <w:jc w:val="left"/>
              <w:rPr>
                <w:szCs w:val="20"/>
              </w:rPr>
            </w:pPr>
            <w:r w:rsidRPr="00BE3AC8">
              <w:rPr>
                <w:szCs w:val="20"/>
              </w:rPr>
              <w:t>lu</w:t>
            </w:r>
          </w:p>
        </w:tc>
        <w:tc>
          <w:tcPr>
            <w:tcW w:w="2576" w:type="dxa"/>
          </w:tcPr>
          <w:p w14:paraId="63B5CC72" w14:textId="77777777" w:rsidR="003E5BA3" w:rsidRPr="00BE3AC8" w:rsidRDefault="003E5BA3" w:rsidP="009C76B2">
            <w:pPr>
              <w:jc w:val="left"/>
              <w:rPr>
                <w:szCs w:val="20"/>
              </w:rPr>
            </w:pPr>
            <w:r w:rsidRPr="00BE3AC8">
              <w:rPr>
                <w:szCs w:val="20"/>
              </w:rPr>
              <w:t>Show a list with current Plastic SCM users</w:t>
            </w:r>
          </w:p>
        </w:tc>
        <w:tc>
          <w:tcPr>
            <w:tcW w:w="4138" w:type="dxa"/>
          </w:tcPr>
          <w:p w14:paraId="50711CB6" w14:textId="77777777" w:rsidR="003E5BA3" w:rsidRPr="00BE3AC8" w:rsidRDefault="003E5BA3" w:rsidP="009C76B2">
            <w:pPr>
              <w:jc w:val="left"/>
              <w:rPr>
                <w:szCs w:val="20"/>
              </w:rPr>
            </w:pPr>
            <w:r w:rsidRPr="00BE3AC8">
              <w:rPr>
                <w:szCs w:val="20"/>
              </w:rPr>
              <w:t>umtool listusers</w:t>
            </w:r>
          </w:p>
        </w:tc>
      </w:tr>
      <w:tr w:rsidR="003E5BA3" w:rsidRPr="00BE3AC8" w14:paraId="78F03F78" w14:textId="77777777" w:rsidTr="004B2DE0">
        <w:trPr>
          <w:jc w:val="center"/>
        </w:trPr>
        <w:tc>
          <w:tcPr>
            <w:tcW w:w="2628" w:type="dxa"/>
          </w:tcPr>
          <w:p w14:paraId="7C7AC06E" w14:textId="77777777" w:rsidR="003E5BA3" w:rsidRPr="00BE3AC8" w:rsidRDefault="003E5BA3" w:rsidP="009C76B2">
            <w:pPr>
              <w:jc w:val="left"/>
              <w:rPr>
                <w:szCs w:val="20"/>
              </w:rPr>
            </w:pPr>
            <w:r w:rsidRPr="00BE3AC8">
              <w:rPr>
                <w:szCs w:val="20"/>
              </w:rPr>
              <w:t>renamegroup</w:t>
            </w:r>
          </w:p>
        </w:tc>
        <w:tc>
          <w:tcPr>
            <w:tcW w:w="970" w:type="dxa"/>
          </w:tcPr>
          <w:p w14:paraId="0C353B1E" w14:textId="77777777" w:rsidR="003E5BA3" w:rsidRPr="00BE3AC8" w:rsidRDefault="003E5BA3" w:rsidP="009C76B2">
            <w:pPr>
              <w:jc w:val="left"/>
              <w:rPr>
                <w:szCs w:val="20"/>
              </w:rPr>
            </w:pPr>
            <w:r w:rsidRPr="00BE3AC8">
              <w:rPr>
                <w:szCs w:val="20"/>
              </w:rPr>
              <w:t>rg</w:t>
            </w:r>
          </w:p>
        </w:tc>
        <w:tc>
          <w:tcPr>
            <w:tcW w:w="2576" w:type="dxa"/>
          </w:tcPr>
          <w:p w14:paraId="7129AAD0" w14:textId="77777777" w:rsidR="003E5BA3" w:rsidRPr="00BE3AC8" w:rsidRDefault="003E5BA3" w:rsidP="009C76B2">
            <w:pPr>
              <w:jc w:val="left"/>
              <w:rPr>
                <w:szCs w:val="20"/>
              </w:rPr>
            </w:pPr>
            <w:r w:rsidRPr="00BE3AC8">
              <w:rPr>
                <w:szCs w:val="20"/>
              </w:rPr>
              <w:t>Rename a existing Plastic SCM group</w:t>
            </w:r>
          </w:p>
        </w:tc>
        <w:tc>
          <w:tcPr>
            <w:tcW w:w="4138" w:type="dxa"/>
          </w:tcPr>
          <w:p w14:paraId="668AE140" w14:textId="77777777" w:rsidR="003E5BA3" w:rsidRPr="00BE3AC8" w:rsidRDefault="003E5BA3" w:rsidP="009C76B2">
            <w:pPr>
              <w:jc w:val="left"/>
              <w:rPr>
                <w:szCs w:val="20"/>
              </w:rPr>
            </w:pPr>
            <w:r w:rsidRPr="00BE3AC8">
              <w:rPr>
                <w:szCs w:val="20"/>
              </w:rPr>
              <w:t>umtool renamegroup &lt;oldgroupname&gt; &lt;newgroupname&gt;</w:t>
            </w:r>
          </w:p>
        </w:tc>
      </w:tr>
      <w:tr w:rsidR="003E5BA3" w:rsidRPr="00BE3AC8" w14:paraId="0376C700" w14:textId="77777777" w:rsidTr="004B2DE0">
        <w:trPr>
          <w:jc w:val="center"/>
        </w:trPr>
        <w:tc>
          <w:tcPr>
            <w:tcW w:w="2628" w:type="dxa"/>
          </w:tcPr>
          <w:p w14:paraId="33BFDC06" w14:textId="77777777" w:rsidR="003E5BA3" w:rsidRPr="00BE3AC8" w:rsidRDefault="003E5BA3" w:rsidP="009C76B2">
            <w:pPr>
              <w:jc w:val="left"/>
              <w:rPr>
                <w:szCs w:val="20"/>
              </w:rPr>
            </w:pPr>
            <w:r w:rsidRPr="00BE3AC8">
              <w:rPr>
                <w:szCs w:val="20"/>
              </w:rPr>
              <w:t>renameuser</w:t>
            </w:r>
          </w:p>
        </w:tc>
        <w:tc>
          <w:tcPr>
            <w:tcW w:w="970" w:type="dxa"/>
          </w:tcPr>
          <w:p w14:paraId="6268AEB7" w14:textId="77777777" w:rsidR="003E5BA3" w:rsidRPr="00BE3AC8" w:rsidRDefault="003E5BA3" w:rsidP="009C76B2">
            <w:pPr>
              <w:jc w:val="left"/>
              <w:rPr>
                <w:szCs w:val="20"/>
              </w:rPr>
            </w:pPr>
            <w:r w:rsidRPr="00BE3AC8">
              <w:rPr>
                <w:szCs w:val="20"/>
              </w:rPr>
              <w:t>ru</w:t>
            </w:r>
          </w:p>
        </w:tc>
        <w:tc>
          <w:tcPr>
            <w:tcW w:w="2576" w:type="dxa"/>
          </w:tcPr>
          <w:p w14:paraId="650388D5" w14:textId="77777777" w:rsidR="003E5BA3" w:rsidRPr="00BE3AC8" w:rsidRDefault="003E5BA3" w:rsidP="009C76B2">
            <w:pPr>
              <w:jc w:val="left"/>
              <w:rPr>
                <w:szCs w:val="20"/>
              </w:rPr>
            </w:pPr>
            <w:r w:rsidRPr="00BE3AC8">
              <w:rPr>
                <w:szCs w:val="20"/>
              </w:rPr>
              <w:t>Rename a existing Plastic SCM user</w:t>
            </w:r>
          </w:p>
        </w:tc>
        <w:tc>
          <w:tcPr>
            <w:tcW w:w="4138" w:type="dxa"/>
          </w:tcPr>
          <w:p w14:paraId="53A531DD" w14:textId="77777777" w:rsidR="0023378A" w:rsidRPr="00BE3AC8" w:rsidRDefault="003E5BA3" w:rsidP="0023378A">
            <w:pPr>
              <w:keepNext/>
              <w:jc w:val="left"/>
              <w:rPr>
                <w:szCs w:val="20"/>
              </w:rPr>
            </w:pPr>
            <w:r w:rsidRPr="00BE3AC8">
              <w:rPr>
                <w:szCs w:val="20"/>
              </w:rPr>
              <w:t>umtool renameuser &lt;oldusername&gt; &lt;newusername&gt;</w:t>
            </w:r>
          </w:p>
        </w:tc>
      </w:tr>
    </w:tbl>
    <w:p w14:paraId="7EBD0B0F" w14:textId="77777777" w:rsidR="00FA2BEA" w:rsidRPr="00BE3AC8" w:rsidRDefault="00FA2BEA" w:rsidP="00120216">
      <w:pPr>
        <w:pStyle w:val="Caption"/>
      </w:pPr>
      <w:bookmarkStart w:id="165" w:name="_Ref262416272"/>
      <w:r w:rsidRPr="00BE3AC8">
        <w:t xml:space="preserve">Table </w:t>
      </w:r>
      <w:r w:rsidR="00E524FD" w:rsidRPr="00BE3AC8">
        <w:fldChar w:fldCharType="begin"/>
      </w:r>
      <w:r w:rsidRPr="00BE3AC8">
        <w:instrText xml:space="preserve"> SEQ Table \* ARABIC </w:instrText>
      </w:r>
      <w:r w:rsidR="00E524FD" w:rsidRPr="00BE3AC8">
        <w:fldChar w:fldCharType="separate"/>
      </w:r>
      <w:r w:rsidR="00BE3AC8" w:rsidRPr="00BE3AC8">
        <w:rPr>
          <w:noProof/>
        </w:rPr>
        <w:t>3</w:t>
      </w:r>
      <w:r w:rsidR="00E524FD" w:rsidRPr="00BE3AC8">
        <w:fldChar w:fldCharType="end"/>
      </w:r>
      <w:r w:rsidR="00E90111" w:rsidRPr="00BE3AC8">
        <w:t xml:space="preserve"> umtool commands</w:t>
      </w:r>
      <w:bookmarkEnd w:id="165"/>
    </w:p>
    <w:p w14:paraId="355E4A44" w14:textId="77777777" w:rsidR="0023378A" w:rsidRPr="00BE3AC8" w:rsidRDefault="003E5BA3" w:rsidP="0023378A">
      <w:pPr>
        <w:jc w:val="left"/>
        <w:rPr>
          <w:b/>
        </w:rPr>
      </w:pPr>
      <w:r w:rsidRPr="00BE3AC8">
        <w:rPr>
          <w:b/>
        </w:rPr>
        <w:t>users.conf file format</w:t>
      </w:r>
    </w:p>
    <w:p w14:paraId="7D53EA71" w14:textId="77777777" w:rsidR="003E5BA3" w:rsidRPr="00BE3AC8" w:rsidRDefault="003E5BA3" w:rsidP="003E5BA3">
      <w:r w:rsidRPr="00BE3AC8">
        <w:t xml:space="preserve">The users.conf file contains the definition of the users known to the system in </w:t>
      </w:r>
      <w:r w:rsidR="009C1ED6" w:rsidRPr="00BE3AC8">
        <w:t>user/password</w:t>
      </w:r>
      <w:r w:rsidRPr="00BE3AC8">
        <w:t xml:space="preserve"> authentication mode. The format of the users.conf file is very simple: it contains a list of the available users followed by their passwords as shown on the figure below.</w:t>
      </w:r>
    </w:p>
    <w:p w14:paraId="1755E5CB" w14:textId="77777777" w:rsidR="003E5BA3" w:rsidRPr="00BE3AC8" w:rsidRDefault="00BE523A" w:rsidP="003E5BA3">
      <w:pPr>
        <w:keepNext/>
        <w:jc w:val="center"/>
      </w:pPr>
      <w:r w:rsidRPr="00BE3AC8">
        <w:object w:dxaOrig="8580" w:dyaOrig="3079" w14:anchorId="189568D8">
          <v:shape id="_x0000_i1026" type="#_x0000_t75" style="width:423.85pt;height:152.1pt" o:ole="">
            <v:imagedata r:id="rId34" o:title=""/>
          </v:shape>
          <o:OLEObject Type="Embed" ProgID="Visio.Drawing.11" ShapeID="_x0000_i1026" DrawAspect="Content" ObjectID="_1412679266" r:id="rId35"/>
        </w:object>
      </w:r>
    </w:p>
    <w:p w14:paraId="555D5039" w14:textId="77777777" w:rsidR="003E5BA3" w:rsidRPr="00BE3AC8" w:rsidRDefault="003E5BA3" w:rsidP="00120216">
      <w:pPr>
        <w:pStyle w:val="Caption"/>
      </w:pPr>
      <w:bookmarkStart w:id="166" w:name="_Toc18791943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67" w:author="Erin Richardson" w:date="2012-10-25T13:58:00Z">
        <w:r w:rsidR="00E84D92">
          <w:rPr>
            <w:noProof/>
          </w:rPr>
          <w:t>20</w:t>
        </w:r>
      </w:ins>
      <w:del w:id="168" w:author="Erin Richardson" w:date="2012-10-25T13:52:00Z">
        <w:r w:rsidR="00BE3AC8" w:rsidRPr="00BE3AC8" w:rsidDel="00120216">
          <w:rPr>
            <w:noProof/>
          </w:rPr>
          <w:delText>15</w:delText>
        </w:r>
      </w:del>
      <w:r w:rsidR="00E524FD" w:rsidRPr="00BE3AC8">
        <w:rPr>
          <w:noProof/>
        </w:rPr>
        <w:fldChar w:fldCharType="end"/>
      </w:r>
      <w:r w:rsidRPr="00BE3AC8">
        <w:t>. users.conf file format</w:t>
      </w:r>
      <w:bookmarkEnd w:id="166"/>
    </w:p>
    <w:p w14:paraId="77DB6C60" w14:textId="77777777" w:rsidR="00324555" w:rsidRPr="00BE3AC8" w:rsidRDefault="00324555" w:rsidP="003E5BA3">
      <w:pPr>
        <w:rPr>
          <w:b/>
        </w:rPr>
      </w:pPr>
    </w:p>
    <w:p w14:paraId="37D99EA1" w14:textId="77777777" w:rsidR="003E5BA3" w:rsidRPr="00BE3AC8" w:rsidRDefault="003E5BA3" w:rsidP="003E5BA3">
      <w:r w:rsidRPr="00BE3AC8">
        <w:rPr>
          <w:b/>
        </w:rPr>
        <w:t>groups.conf file format</w:t>
      </w:r>
    </w:p>
    <w:p w14:paraId="32A754CA" w14:textId="77777777" w:rsidR="003E5BA3" w:rsidRPr="00BE3AC8" w:rsidRDefault="003E5BA3" w:rsidP="003E5BA3">
      <w:r w:rsidRPr="00BE3AC8">
        <w:t>The groups.conf file contains all the groups k</w:t>
      </w:r>
      <w:r w:rsidR="009C1ED6" w:rsidRPr="00BE3AC8">
        <w:t>nown to the Plastic system in user/password</w:t>
      </w:r>
      <w:r w:rsidRPr="00BE3AC8">
        <w:t xml:space="preserve"> mode. The file is a list of the groups</w:t>
      </w:r>
      <w:r w:rsidR="00A81733" w:rsidRPr="00BE3AC8">
        <w:t>,</w:t>
      </w:r>
      <w:r w:rsidRPr="00BE3AC8">
        <w:t xml:space="preserve"> each one followed by the names of the users or groups it contains. Check the following figure for details.</w:t>
      </w:r>
    </w:p>
    <w:p w14:paraId="586C9C1A" w14:textId="2ADCE27B" w:rsidR="003E5BA3" w:rsidRPr="00BE3AC8" w:rsidRDefault="00EA7ADF" w:rsidP="003E5BA3">
      <w:pPr>
        <w:keepNext/>
        <w:jc w:val="center"/>
      </w:pPr>
      <w:r>
        <w:rPr>
          <w:noProof/>
          <w:lang w:eastAsia="en-US"/>
        </w:rPr>
        <w:drawing>
          <wp:inline distT="0" distB="0" distL="0" distR="0" wp14:anchorId="36E3DF31" wp14:editId="444BCBF9">
            <wp:extent cx="4980305" cy="120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0305" cy="1206500"/>
                    </a:xfrm>
                    <a:prstGeom prst="rect">
                      <a:avLst/>
                    </a:prstGeom>
                    <a:noFill/>
                    <a:ln>
                      <a:noFill/>
                    </a:ln>
                  </pic:spPr>
                </pic:pic>
              </a:graphicData>
            </a:graphic>
          </wp:inline>
        </w:drawing>
      </w:r>
    </w:p>
    <w:p w14:paraId="59AD7FAA" w14:textId="77777777" w:rsidR="003E5BA3" w:rsidRPr="00BE3AC8" w:rsidRDefault="003E5BA3" w:rsidP="00120216">
      <w:pPr>
        <w:pStyle w:val="Caption"/>
      </w:pPr>
      <w:bookmarkStart w:id="169" w:name="_Toc18791943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70" w:author="Erin Richardson" w:date="2012-10-25T13:58:00Z">
        <w:r w:rsidR="00E84D92">
          <w:rPr>
            <w:noProof/>
          </w:rPr>
          <w:t>21</w:t>
        </w:r>
      </w:ins>
      <w:del w:id="171" w:author="Erin Richardson" w:date="2012-10-25T13:52:00Z">
        <w:r w:rsidR="00BE3AC8" w:rsidRPr="00BE3AC8" w:rsidDel="00120216">
          <w:rPr>
            <w:noProof/>
          </w:rPr>
          <w:delText>16</w:delText>
        </w:r>
      </w:del>
      <w:r w:rsidR="00E524FD" w:rsidRPr="00BE3AC8">
        <w:rPr>
          <w:noProof/>
        </w:rPr>
        <w:fldChar w:fldCharType="end"/>
      </w:r>
      <w:r w:rsidRPr="00BE3AC8">
        <w:t>. groups.conf file format</w:t>
      </w:r>
      <w:bookmarkEnd w:id="169"/>
    </w:p>
    <w:p w14:paraId="70077E03" w14:textId="77777777" w:rsidR="00324555" w:rsidRPr="00BE3AC8" w:rsidRDefault="00324555" w:rsidP="003E5BA3">
      <w:pPr>
        <w:rPr>
          <w:b/>
        </w:rPr>
      </w:pPr>
    </w:p>
    <w:p w14:paraId="6A7A3073" w14:textId="77777777" w:rsidR="003E5BA3" w:rsidRPr="00BE3AC8" w:rsidRDefault="003E5BA3" w:rsidP="003E5BA3">
      <w:pPr>
        <w:rPr>
          <w:b/>
        </w:rPr>
      </w:pPr>
      <w:r w:rsidRPr="00BE3AC8">
        <w:rPr>
          <w:b/>
        </w:rPr>
        <w:t>Setting server’s UP working mode modifying server.conf</w:t>
      </w:r>
    </w:p>
    <w:p w14:paraId="6CA19340" w14:textId="77777777" w:rsidR="003E5BA3" w:rsidRPr="00BE3AC8" w:rsidRDefault="003E5BA3" w:rsidP="003E5BA3">
      <w:r w:rsidRPr="00BE3AC8">
        <w:t>After the server’s working mode is set, it will be stored on the configuration file named server.conf.</w:t>
      </w:r>
    </w:p>
    <w:p w14:paraId="0D9AF889" w14:textId="77777777" w:rsidR="003E5BA3" w:rsidRPr="00BE3AC8" w:rsidRDefault="003E5BA3" w:rsidP="003E5BA3">
      <w:r w:rsidRPr="00BE3AC8">
        <w:t xml:space="preserve">The server.conf file can be manually modified to choose a different authentication mode. To set the </w:t>
      </w:r>
      <w:r w:rsidR="00BE3AC8">
        <w:t>user/password</w:t>
      </w:r>
      <w:r w:rsidRPr="00BE3AC8">
        <w:t xml:space="preserve"> working mode</w:t>
      </w:r>
      <w:r w:rsidR="00BE3AC8">
        <w:t>,</w:t>
      </w:r>
      <w:r w:rsidRPr="00BE3AC8">
        <w:t xml:space="preserve"> use the </w:t>
      </w:r>
      <w:r w:rsidRPr="00BE3AC8">
        <w:rPr>
          <w:i/>
        </w:rPr>
        <w:t>workingmode</w:t>
      </w:r>
      <w:r w:rsidRPr="00BE3AC8">
        <w:t xml:space="preserve"> value specified in the figure below.</w:t>
      </w:r>
    </w:p>
    <w:p w14:paraId="0D3D6408" w14:textId="7FAFDA6F" w:rsidR="003E5BA3" w:rsidRPr="00BE3AC8" w:rsidRDefault="00EA7ADF" w:rsidP="003E5BA3">
      <w:pPr>
        <w:keepNext/>
        <w:jc w:val="center"/>
      </w:pPr>
      <w:r>
        <w:rPr>
          <w:noProof/>
          <w:lang w:eastAsia="en-US"/>
        </w:rPr>
        <w:drawing>
          <wp:inline distT="0" distB="0" distL="0" distR="0" wp14:anchorId="5EF62188" wp14:editId="68437A18">
            <wp:extent cx="4542790" cy="135191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2790" cy="1351915"/>
                    </a:xfrm>
                    <a:prstGeom prst="rect">
                      <a:avLst/>
                    </a:prstGeom>
                    <a:noFill/>
                    <a:ln>
                      <a:noFill/>
                    </a:ln>
                  </pic:spPr>
                </pic:pic>
              </a:graphicData>
            </a:graphic>
          </wp:inline>
        </w:drawing>
      </w:r>
    </w:p>
    <w:p w14:paraId="07334C98" w14:textId="77777777" w:rsidR="003E5BA3" w:rsidRPr="00BE3AC8" w:rsidRDefault="003E5BA3" w:rsidP="00120216">
      <w:pPr>
        <w:pStyle w:val="Caption"/>
        <w:rPr>
          <w:i/>
        </w:rPr>
      </w:pPr>
      <w:bookmarkStart w:id="172" w:name="_Toc18791944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73" w:author="Erin Richardson" w:date="2012-10-25T13:58:00Z">
        <w:r w:rsidR="00E84D92">
          <w:rPr>
            <w:noProof/>
          </w:rPr>
          <w:t>22</w:t>
        </w:r>
      </w:ins>
      <w:del w:id="174" w:author="Erin Richardson" w:date="2012-10-25T13:52:00Z">
        <w:r w:rsidR="00BE3AC8" w:rsidRPr="00BE3AC8" w:rsidDel="00120216">
          <w:rPr>
            <w:noProof/>
          </w:rPr>
          <w:delText>17</w:delText>
        </w:r>
      </w:del>
      <w:r w:rsidR="00E524FD" w:rsidRPr="00BE3AC8">
        <w:rPr>
          <w:noProof/>
        </w:rPr>
        <w:fldChar w:fldCharType="end"/>
      </w:r>
      <w:r w:rsidRPr="00BE3AC8">
        <w:t xml:space="preserve">. server.conf contains </w:t>
      </w:r>
      <w:r w:rsidRPr="00BE3AC8">
        <w:rPr>
          <w:i/>
        </w:rPr>
        <w:t>WorkingMode</w:t>
      </w:r>
      <w:bookmarkEnd w:id="172"/>
    </w:p>
    <w:p w14:paraId="560E13D9" w14:textId="77777777" w:rsidR="00324555" w:rsidRPr="00BE3AC8" w:rsidRDefault="00AF79C8" w:rsidP="003E5BA3">
      <w:pPr>
        <w:rPr>
          <w:b/>
        </w:rPr>
      </w:pPr>
      <w:r w:rsidRPr="00BE3AC8">
        <w:rPr>
          <w:b/>
        </w:rPr>
        <w:br w:type="page"/>
      </w:r>
      <w:r w:rsidR="003E5BA3" w:rsidRPr="00BE3AC8">
        <w:rPr>
          <w:b/>
        </w:rPr>
        <w:lastRenderedPageBreak/>
        <w:t>U</w:t>
      </w:r>
      <w:r w:rsidR="00324555" w:rsidRPr="00BE3AC8">
        <w:rPr>
          <w:b/>
        </w:rPr>
        <w:t>ser/</w:t>
      </w:r>
      <w:r w:rsidR="003E5BA3" w:rsidRPr="00BE3AC8">
        <w:rPr>
          <w:b/>
        </w:rPr>
        <w:t>P</w:t>
      </w:r>
      <w:r w:rsidR="00324555" w:rsidRPr="00BE3AC8">
        <w:rPr>
          <w:b/>
        </w:rPr>
        <w:t>assword</w:t>
      </w:r>
      <w:r w:rsidR="003E5BA3" w:rsidRPr="00BE3AC8">
        <w:rPr>
          <w:b/>
        </w:rPr>
        <w:t xml:space="preserve"> mode common questions</w:t>
      </w:r>
    </w:p>
    <w:tbl>
      <w:tblPr>
        <w:tblW w:w="0" w:type="auto"/>
        <w:jc w:val="center"/>
        <w:tblCellMar>
          <w:left w:w="0" w:type="dxa"/>
          <w:right w:w="0" w:type="dxa"/>
        </w:tblCellMar>
        <w:tblLook w:val="04A0" w:firstRow="1" w:lastRow="0" w:firstColumn="1" w:lastColumn="0" w:noHBand="0" w:noVBand="1"/>
      </w:tblPr>
      <w:tblGrid>
        <w:gridCol w:w="2628"/>
        <w:gridCol w:w="5732"/>
      </w:tblGrid>
      <w:tr w:rsidR="003E5BA3" w:rsidRPr="00BE3AC8" w14:paraId="1590D573" w14:textId="77777777" w:rsidTr="00CC0D50">
        <w:trPr>
          <w:cantSplit/>
          <w:trHeight w:val="1063"/>
          <w:jc w:val="center"/>
        </w:trPr>
        <w:tc>
          <w:tcPr>
            <w:tcW w:w="2628" w:type="dxa"/>
            <w:tcBorders>
              <w:top w:val="single" w:sz="8" w:space="0" w:color="FF9966"/>
              <w:left w:val="nil"/>
              <w:bottom w:val="single" w:sz="8" w:space="0" w:color="FF9966"/>
              <w:right w:val="single" w:sz="8" w:space="0" w:color="FF9966"/>
            </w:tcBorders>
            <w:tcMar>
              <w:top w:w="170" w:type="dxa"/>
              <w:left w:w="170" w:type="dxa"/>
              <w:bottom w:w="170" w:type="dxa"/>
              <w:right w:w="170" w:type="dxa"/>
            </w:tcMar>
            <w:vAlign w:val="center"/>
          </w:tcPr>
          <w:p w14:paraId="751C413F" w14:textId="77777777" w:rsidR="003E5BA3" w:rsidRPr="00BE3AC8" w:rsidRDefault="003E5BA3" w:rsidP="00B113E4">
            <w:r w:rsidRPr="00BE3AC8">
              <w:t xml:space="preserve">How does the Server build the list of users? </w:t>
            </w:r>
          </w:p>
        </w:tc>
        <w:tc>
          <w:tcPr>
            <w:tcW w:w="5732" w:type="dxa"/>
            <w:tcBorders>
              <w:top w:val="single" w:sz="8" w:space="0" w:color="FF9966"/>
              <w:left w:val="nil"/>
              <w:bottom w:val="single" w:sz="8" w:space="0" w:color="FF9966"/>
              <w:right w:val="nil"/>
            </w:tcBorders>
            <w:tcMar>
              <w:top w:w="170" w:type="dxa"/>
              <w:left w:w="170" w:type="dxa"/>
              <w:bottom w:w="170" w:type="dxa"/>
              <w:right w:w="170" w:type="dxa"/>
            </w:tcMar>
            <w:vAlign w:val="center"/>
          </w:tcPr>
          <w:p w14:paraId="580010C9" w14:textId="77777777" w:rsidR="003E5BA3" w:rsidRPr="00BE3AC8" w:rsidRDefault="003E5BA3" w:rsidP="00B113E4">
            <w:r w:rsidRPr="00BE3AC8">
              <w:t>It retrieves the list of users´ names from the users.conf and the groups.conf files on the server folder.</w:t>
            </w:r>
          </w:p>
        </w:tc>
      </w:tr>
      <w:tr w:rsidR="003E5BA3" w:rsidRPr="00BE3AC8" w14:paraId="6655AA09" w14:textId="77777777" w:rsidTr="00AF79C8">
        <w:trPr>
          <w:cantSplit/>
          <w:jc w:val="center"/>
        </w:trPr>
        <w:tc>
          <w:tcPr>
            <w:tcW w:w="2628" w:type="dxa"/>
            <w:tcBorders>
              <w:top w:val="nil"/>
              <w:left w:val="nil"/>
              <w:bottom w:val="single" w:sz="8" w:space="0" w:color="FF9966"/>
              <w:right w:val="single" w:sz="8" w:space="0" w:color="FF9966"/>
            </w:tcBorders>
            <w:tcMar>
              <w:top w:w="170" w:type="dxa"/>
              <w:left w:w="170" w:type="dxa"/>
              <w:bottom w:w="170" w:type="dxa"/>
              <w:right w:w="170" w:type="dxa"/>
            </w:tcMar>
            <w:vAlign w:val="center"/>
          </w:tcPr>
          <w:p w14:paraId="70595BDD" w14:textId="77777777" w:rsidR="003E5BA3" w:rsidRPr="00BE3AC8" w:rsidRDefault="003E5BA3" w:rsidP="00B113E4">
            <w:r w:rsidRPr="00BE3AC8">
              <w:t>What does the authentication contain?</w:t>
            </w:r>
          </w:p>
        </w:tc>
        <w:tc>
          <w:tcPr>
            <w:tcW w:w="5732" w:type="dxa"/>
            <w:tcBorders>
              <w:top w:val="nil"/>
              <w:left w:val="nil"/>
              <w:bottom w:val="single" w:sz="8" w:space="0" w:color="FF9966"/>
              <w:right w:val="nil"/>
            </w:tcBorders>
            <w:tcMar>
              <w:top w:w="170" w:type="dxa"/>
              <w:left w:w="170" w:type="dxa"/>
              <w:bottom w:w="170" w:type="dxa"/>
              <w:right w:w="170" w:type="dxa"/>
            </w:tcMar>
            <w:vAlign w:val="center"/>
          </w:tcPr>
          <w:p w14:paraId="2F262B3E" w14:textId="77777777" w:rsidR="003E5BA3" w:rsidRPr="00BE3AC8" w:rsidRDefault="003E5BA3" w:rsidP="00B113E4">
            <w:pPr>
              <w:keepNext/>
            </w:pPr>
            <w:r w:rsidRPr="00BE3AC8">
              <w:t>It contains the username and the encoded password.</w:t>
            </w:r>
          </w:p>
        </w:tc>
      </w:tr>
    </w:tbl>
    <w:p w14:paraId="7F69042A" w14:textId="77777777" w:rsidR="00324555" w:rsidRPr="00BE3AC8" w:rsidRDefault="00324555" w:rsidP="00FD1786"/>
    <w:p w14:paraId="7AD1CAD9" w14:textId="77777777" w:rsidR="005925DB" w:rsidRPr="00BE3AC8" w:rsidRDefault="00FD1786" w:rsidP="00FD1786">
      <w:r w:rsidRPr="00BE3AC8">
        <w:t>This is the tr</w:t>
      </w:r>
      <w:r w:rsidR="005925DB" w:rsidRPr="00BE3AC8">
        <w:t xml:space="preserve">aditional authentication </w:t>
      </w:r>
      <w:r w:rsidR="0007469E" w:rsidRPr="00BE3AC8">
        <w:t>method;</w:t>
      </w:r>
      <w:r w:rsidR="005925DB" w:rsidRPr="00BE3AC8">
        <w:t xml:space="preserve"> it allows Plastic SCM users to define </w:t>
      </w:r>
      <w:r w:rsidR="0007469E" w:rsidRPr="00BE3AC8">
        <w:t>their</w:t>
      </w:r>
      <w:r w:rsidR="005925DB" w:rsidRPr="00BE3AC8">
        <w:t xml:space="preserve"> own users and groups on the Plastic server. This way Plastic </w:t>
      </w:r>
      <w:r w:rsidR="004E67CC" w:rsidRPr="00BE3AC8">
        <w:t>can work</w:t>
      </w:r>
      <w:r w:rsidR="005925DB" w:rsidRPr="00BE3AC8">
        <w:t xml:space="preserve"> with an autonomo</w:t>
      </w:r>
      <w:r w:rsidR="0007469E" w:rsidRPr="00BE3AC8">
        <w:t>us security mechanism, which could be the best option</w:t>
      </w:r>
      <w:r w:rsidR="005925DB" w:rsidRPr="00BE3AC8">
        <w:t xml:space="preserve"> for many organizations </w:t>
      </w:r>
      <w:r w:rsidR="009C1ED6" w:rsidRPr="00BE3AC8">
        <w:t>that</w:t>
      </w:r>
      <w:r w:rsidR="005925DB" w:rsidRPr="00BE3AC8">
        <w:t xml:space="preserve"> don't rely on systems like LDAP or Active Directory.</w:t>
      </w:r>
    </w:p>
    <w:p w14:paraId="5D5FCFF4" w14:textId="77777777" w:rsidR="00FD1786" w:rsidRPr="00BE3AC8" w:rsidRDefault="00FD1786" w:rsidP="00FD1786">
      <w:r w:rsidRPr="00BE3AC8">
        <w:t>The server keeps a list of the users and each user defines his password. It also keeps groups as well as the relation between users and groups.</w:t>
      </w:r>
      <w:r w:rsidR="0007469E" w:rsidRPr="00BE3AC8">
        <w:t xml:space="preserve"> </w:t>
      </w:r>
      <w:r w:rsidRPr="00BE3AC8">
        <w:t xml:space="preserve">Each client sets a user and a password in order to have access to the server, the user must exist on the server and the password must be the same one. </w:t>
      </w:r>
    </w:p>
    <w:p w14:paraId="3FB9BDD9" w14:textId="77777777" w:rsidR="00FD1786" w:rsidRPr="00BE3AC8" w:rsidRDefault="00FD1786" w:rsidP="00FD1786">
      <w:r w:rsidRPr="00BE3AC8">
        <w:t xml:space="preserve">The list of users and groups is defined by two configuration files located </w:t>
      </w:r>
      <w:r w:rsidR="003826E8" w:rsidRPr="00BE3AC8">
        <w:t>i</w:t>
      </w:r>
      <w:r w:rsidRPr="00BE3AC8">
        <w:t xml:space="preserve">n the server folder. </w:t>
      </w:r>
    </w:p>
    <w:p w14:paraId="53B5117C" w14:textId="77777777" w:rsidR="00FD1786" w:rsidRPr="00BE3AC8" w:rsidRDefault="00FD1786" w:rsidP="00FD1786">
      <w:r w:rsidRPr="00BE3AC8">
        <w:t>There are two tools used to manage users and groups, these tools can be found on the server’s installation directory:</w:t>
      </w:r>
    </w:p>
    <w:p w14:paraId="646CB236" w14:textId="77777777" w:rsidR="00FD1786" w:rsidRPr="00BE3AC8" w:rsidRDefault="00FD1786" w:rsidP="00FD1786">
      <w:r w:rsidRPr="00BE3AC8">
        <w:rPr>
          <w:b/>
        </w:rPr>
        <w:t>umtool</w:t>
      </w:r>
      <w:r w:rsidRPr="00BE3AC8">
        <w:t xml:space="preserve"> (command line tool)</w:t>
      </w:r>
    </w:p>
    <w:p w14:paraId="38FDBE99" w14:textId="77777777" w:rsidR="00FD1786" w:rsidRPr="00BE3AC8" w:rsidRDefault="00FD1786" w:rsidP="00FD1786">
      <w:r w:rsidRPr="00BE3AC8">
        <w:rPr>
          <w:b/>
        </w:rPr>
        <w:t>umtoolgui</w:t>
      </w:r>
      <w:r w:rsidRPr="00BE3AC8">
        <w:t xml:space="preserve"> (Graphic User Interface tool)</w:t>
      </w:r>
    </w:p>
    <w:p w14:paraId="7985CC85" w14:textId="77777777" w:rsidR="007935ED" w:rsidRPr="00BE3AC8" w:rsidRDefault="007935ED" w:rsidP="007935ED">
      <w:pPr>
        <w:pStyle w:val="Heading2"/>
        <w:rPr>
          <w:lang w:val="en-US"/>
        </w:rPr>
      </w:pPr>
      <w:bookmarkStart w:id="175" w:name="_Toc183511405"/>
      <w:bookmarkStart w:id="176" w:name="_Toc187919401"/>
      <w:bookmarkStart w:id="177" w:name="_Toc159063532"/>
      <w:bookmarkStart w:id="178" w:name="_Toc124569951"/>
      <w:bookmarkEnd w:id="149"/>
      <w:r w:rsidRPr="00BE3AC8">
        <w:rPr>
          <w:lang w:val="en-US"/>
        </w:rPr>
        <w:t>Server startup</w:t>
      </w:r>
      <w:bookmarkEnd w:id="175"/>
      <w:bookmarkEnd w:id="176"/>
    </w:p>
    <w:p w14:paraId="1D03FB76" w14:textId="77777777" w:rsidR="007935ED" w:rsidRPr="00BE3AC8" w:rsidRDefault="007935ED" w:rsidP="007935ED">
      <w:r w:rsidRPr="00BE3AC8">
        <w:t>Plastic</w:t>
      </w:r>
      <w:r w:rsidR="00FB5799" w:rsidRPr="00BE3AC8">
        <w:t xml:space="preserve"> </w:t>
      </w:r>
      <w:r w:rsidRPr="00BE3AC8">
        <w:t>SCM server sta</w:t>
      </w:r>
      <w:r w:rsidR="00555235" w:rsidRPr="00BE3AC8">
        <w:t>rts automatically on server boot</w:t>
      </w:r>
      <w:r w:rsidRPr="00BE3AC8">
        <w:t xml:space="preserve"> and after </w:t>
      </w:r>
      <w:r w:rsidR="00A61684" w:rsidRPr="00BE3AC8">
        <w:t xml:space="preserve">the </w:t>
      </w:r>
      <w:r w:rsidRPr="00BE3AC8">
        <w:t>installation process is finished, but it can be sto</w:t>
      </w:r>
      <w:r w:rsidR="007D42C3" w:rsidRPr="00BE3AC8">
        <w:t>p</w:t>
      </w:r>
      <w:r w:rsidRPr="00BE3AC8">
        <w:t xml:space="preserve">ped, started, or restarted manually. </w:t>
      </w:r>
    </w:p>
    <w:p w14:paraId="3CD29C22" w14:textId="77777777" w:rsidR="007935ED" w:rsidRPr="00BE3AC8" w:rsidRDefault="007935ED" w:rsidP="007935ED">
      <w:pPr>
        <w:pStyle w:val="Heading3"/>
        <w:keepNext/>
        <w:spacing w:before="360" w:after="240"/>
        <w:rPr>
          <w:lang w:val="en-US"/>
        </w:rPr>
      </w:pPr>
      <w:bookmarkStart w:id="179" w:name="_Toc183511406"/>
      <w:bookmarkStart w:id="180" w:name="_Toc187919402"/>
      <w:r w:rsidRPr="00BE3AC8">
        <w:rPr>
          <w:lang w:val="en-US"/>
        </w:rPr>
        <w:t>Windows Systems</w:t>
      </w:r>
      <w:bookmarkEnd w:id="179"/>
      <w:bookmarkEnd w:id="180"/>
    </w:p>
    <w:p w14:paraId="76BC9C04" w14:textId="77777777" w:rsidR="007935ED" w:rsidRPr="00BE3AC8" w:rsidRDefault="008A6036" w:rsidP="007935ED">
      <w:r w:rsidRPr="00BE3AC8">
        <w:t>To start and stop the P</w:t>
      </w:r>
      <w:r w:rsidR="007935ED" w:rsidRPr="00BE3AC8">
        <w:t>lastic</w:t>
      </w:r>
      <w:r w:rsidR="00FB5799" w:rsidRPr="00BE3AC8">
        <w:t xml:space="preserve"> </w:t>
      </w:r>
      <w:r w:rsidR="007935ED" w:rsidRPr="00BE3AC8">
        <w:t>SCM s</w:t>
      </w:r>
      <w:r w:rsidRPr="00BE3AC8">
        <w:t xml:space="preserve">ervice on </w:t>
      </w:r>
      <w:r w:rsidR="007935ED" w:rsidRPr="00BE3AC8">
        <w:t xml:space="preserve">Windows Systems, you can open the Windows Service Manager. </w:t>
      </w:r>
      <w:r w:rsidRPr="00BE3AC8">
        <w:t>Go to</w:t>
      </w:r>
      <w:r w:rsidR="007935ED" w:rsidRPr="00BE3AC8">
        <w:t xml:space="preserve"> Control Panel</w:t>
      </w:r>
      <w:r w:rsidRPr="00BE3AC8">
        <w:t xml:space="preserve"> </w:t>
      </w:r>
      <w:r w:rsidR="00A61684" w:rsidRPr="00BE3AC8">
        <w:sym w:font="Wingdings" w:char="F0E0"/>
      </w:r>
      <w:r w:rsidR="007935ED" w:rsidRPr="00BE3AC8">
        <w:t xml:space="preserve"> Administrative Tools</w:t>
      </w:r>
      <w:r w:rsidRPr="00BE3AC8">
        <w:t xml:space="preserve"> </w:t>
      </w:r>
      <w:r w:rsidR="00B53BB7" w:rsidRPr="00BE3AC8">
        <w:sym w:font="Wingdings" w:char="F0E0"/>
      </w:r>
      <w:r w:rsidR="007935ED" w:rsidRPr="00BE3AC8">
        <w:t xml:space="preserve"> Services. There you will find </w:t>
      </w:r>
      <w:r w:rsidRPr="00BE3AC8">
        <w:t xml:space="preserve">the </w:t>
      </w:r>
      <w:r w:rsidR="007935ED" w:rsidRPr="00BE3AC8">
        <w:t>Plastic</w:t>
      </w:r>
      <w:r w:rsidR="00FB5799" w:rsidRPr="00BE3AC8">
        <w:t xml:space="preserve"> </w:t>
      </w:r>
      <w:r w:rsidR="007935ED" w:rsidRPr="00BE3AC8">
        <w:t>SCM service in the list</w:t>
      </w:r>
      <w:r w:rsidR="00B53BB7" w:rsidRPr="00BE3AC8">
        <w:t>. See</w:t>
      </w:r>
      <w:r w:rsidRPr="00BE3AC8">
        <w:t xml:space="preserve"> </w:t>
      </w:r>
      <w:r w:rsidR="00E524FD" w:rsidRPr="00BE3AC8">
        <w:fldChar w:fldCharType="begin"/>
      </w:r>
      <w:r w:rsidR="007258A2" w:rsidRPr="00BE3AC8">
        <w:instrText xml:space="preserve"> REF _Ref187829261 \h </w:instrText>
      </w:r>
      <w:r w:rsidR="00E524FD" w:rsidRPr="00BE3AC8">
        <w:fldChar w:fldCharType="separate"/>
      </w:r>
      <w:r w:rsidR="00BE3AC8" w:rsidRPr="00BE3AC8">
        <w:t xml:space="preserve">Figure </w:t>
      </w:r>
      <w:r w:rsidR="00BE3AC8" w:rsidRPr="00BE3AC8">
        <w:rPr>
          <w:noProof/>
        </w:rPr>
        <w:t>18</w:t>
      </w:r>
      <w:r w:rsidR="00E524FD" w:rsidRPr="00BE3AC8">
        <w:fldChar w:fldCharType="end"/>
      </w:r>
      <w:r w:rsidR="00B53BB7" w:rsidRPr="00BE3AC8">
        <w:t>.</w:t>
      </w:r>
    </w:p>
    <w:p w14:paraId="3CBA3339" w14:textId="77777777" w:rsidR="00B53BB7" w:rsidRPr="00BE3AC8" w:rsidRDefault="00EE5272" w:rsidP="007935ED">
      <w:r w:rsidRPr="00BE3AC8">
        <w:t>Alternative</w:t>
      </w:r>
      <w:r w:rsidR="00B53BB7" w:rsidRPr="00BE3AC8">
        <w:t>ly you can go to START</w:t>
      </w:r>
      <w:r w:rsidR="007258A2" w:rsidRPr="00BE3AC8">
        <w:t xml:space="preserve"> </w:t>
      </w:r>
      <w:r w:rsidR="00B53BB7" w:rsidRPr="00BE3AC8">
        <w:sym w:font="Wingdings" w:char="F0E0"/>
      </w:r>
      <w:r w:rsidR="007258A2" w:rsidRPr="00BE3AC8">
        <w:t xml:space="preserve"> </w:t>
      </w:r>
      <w:r w:rsidR="00B53BB7" w:rsidRPr="00BE3AC8">
        <w:t>RUN and type: services.msc to open the windows services window.</w:t>
      </w:r>
    </w:p>
    <w:p w14:paraId="4E4BEF97" w14:textId="77777777" w:rsidR="007935ED" w:rsidRPr="00BE3AC8" w:rsidRDefault="0072413D" w:rsidP="007935ED">
      <w:pPr>
        <w:keepNext/>
        <w:jc w:val="center"/>
      </w:pPr>
      <w:r w:rsidRPr="00BE3AC8">
        <w:rPr>
          <w:noProof/>
          <w:lang w:eastAsia="en-US"/>
        </w:rPr>
        <w:lastRenderedPageBreak/>
        <w:drawing>
          <wp:inline distT="0" distB="0" distL="0" distR="0" wp14:anchorId="23714A3B" wp14:editId="4C397B85">
            <wp:extent cx="4764543" cy="34977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4886" cy="3497980"/>
                    </a:xfrm>
                    <a:prstGeom prst="rect">
                      <a:avLst/>
                    </a:prstGeom>
                    <a:noFill/>
                    <a:ln>
                      <a:noFill/>
                    </a:ln>
                  </pic:spPr>
                </pic:pic>
              </a:graphicData>
            </a:graphic>
          </wp:inline>
        </w:drawing>
      </w:r>
    </w:p>
    <w:p w14:paraId="5233648C" w14:textId="77777777" w:rsidR="007935ED" w:rsidRPr="00BE3AC8" w:rsidRDefault="008A6036" w:rsidP="00120216">
      <w:pPr>
        <w:pStyle w:val="Caption"/>
      </w:pPr>
      <w:bookmarkStart w:id="181" w:name="_Ref262416440"/>
      <w:r w:rsidRPr="00BE3AC8">
        <w:t xml:space="preserve"> </w:t>
      </w:r>
      <w:bookmarkStart w:id="182" w:name="_Ref187829261"/>
      <w:bookmarkStart w:id="183" w:name="_Toc187919441"/>
      <w:r w:rsidR="007935ED"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84" w:author="Erin Richardson" w:date="2012-10-25T13:58:00Z">
        <w:r w:rsidR="00E84D92">
          <w:rPr>
            <w:noProof/>
          </w:rPr>
          <w:t>23</w:t>
        </w:r>
      </w:ins>
      <w:del w:id="185" w:author="Erin Richardson" w:date="2012-10-25T13:52:00Z">
        <w:r w:rsidR="00BE3AC8" w:rsidRPr="00BE3AC8" w:rsidDel="00120216">
          <w:rPr>
            <w:noProof/>
          </w:rPr>
          <w:delText>18</w:delText>
        </w:r>
      </w:del>
      <w:r w:rsidR="00E524FD" w:rsidRPr="00BE3AC8">
        <w:rPr>
          <w:noProof/>
        </w:rPr>
        <w:fldChar w:fldCharType="end"/>
      </w:r>
      <w:bookmarkEnd w:id="182"/>
      <w:r w:rsidR="009B20E8" w:rsidRPr="00BE3AC8">
        <w:t>.</w:t>
      </w:r>
      <w:r w:rsidR="007935ED" w:rsidRPr="00BE3AC8">
        <w:t xml:space="preserve"> Managing Plastic</w:t>
      </w:r>
      <w:r w:rsidR="00FB5799" w:rsidRPr="00BE3AC8">
        <w:t xml:space="preserve"> </w:t>
      </w:r>
      <w:r w:rsidR="007935ED" w:rsidRPr="00BE3AC8">
        <w:t>SCM server service</w:t>
      </w:r>
      <w:bookmarkEnd w:id="181"/>
      <w:bookmarkEnd w:id="183"/>
    </w:p>
    <w:p w14:paraId="18A52FE5" w14:textId="77777777" w:rsidR="007258A2" w:rsidRPr="00BE3AC8" w:rsidRDefault="007258A2" w:rsidP="007258A2">
      <w:r w:rsidRPr="00BE3AC8">
        <w:t>You can use the start and stop actions available to normal services from the Service</w:t>
      </w:r>
      <w:r w:rsidR="00D35179" w:rsidRPr="00BE3AC8">
        <w:t>s</w:t>
      </w:r>
      <w:r w:rsidRPr="00BE3AC8">
        <w:t xml:space="preserve"> console. </w:t>
      </w:r>
    </w:p>
    <w:p w14:paraId="142B2049" w14:textId="77777777" w:rsidR="007935ED" w:rsidRPr="00BE3AC8" w:rsidRDefault="007935ED" w:rsidP="007935ED">
      <w:pPr>
        <w:pStyle w:val="Heading3"/>
        <w:keepNext/>
        <w:spacing w:before="360" w:after="240"/>
        <w:rPr>
          <w:lang w:val="en-US"/>
        </w:rPr>
      </w:pPr>
      <w:bookmarkStart w:id="186" w:name="_Toc183511407"/>
      <w:bookmarkStart w:id="187" w:name="_Toc187919403"/>
      <w:r w:rsidRPr="00BE3AC8">
        <w:rPr>
          <w:lang w:val="en-US"/>
        </w:rPr>
        <w:t>Linux Systems</w:t>
      </w:r>
      <w:bookmarkEnd w:id="186"/>
      <w:bookmarkEnd w:id="187"/>
    </w:p>
    <w:p w14:paraId="55825DEB" w14:textId="77777777" w:rsidR="007935ED" w:rsidRPr="00BE3AC8" w:rsidRDefault="00306308" w:rsidP="007935ED">
      <w:r w:rsidRPr="00BE3AC8">
        <w:t>T</w:t>
      </w:r>
      <w:r w:rsidR="007258A2" w:rsidRPr="00BE3AC8">
        <w:t xml:space="preserve">o start </w:t>
      </w:r>
      <w:r w:rsidR="00D35179" w:rsidRPr="00BE3AC8">
        <w:t>and stop the</w:t>
      </w:r>
      <w:r w:rsidR="007935ED" w:rsidRPr="00BE3AC8">
        <w:t xml:space="preserve"> Plastic</w:t>
      </w:r>
      <w:r w:rsidR="00FB5799" w:rsidRPr="00BE3AC8">
        <w:t xml:space="preserve"> </w:t>
      </w:r>
      <w:r w:rsidR="007935ED" w:rsidRPr="00BE3AC8">
        <w:t xml:space="preserve">SCM </w:t>
      </w:r>
      <w:r w:rsidR="00D35179" w:rsidRPr="00BE3AC8">
        <w:t>service on</w:t>
      </w:r>
      <w:r w:rsidR="007935ED" w:rsidRPr="00BE3AC8">
        <w:t xml:space="preserve"> </w:t>
      </w:r>
      <w:r w:rsidR="0003798F" w:rsidRPr="00BE3AC8">
        <w:t>Linux</w:t>
      </w:r>
      <w:r w:rsidR="007935ED" w:rsidRPr="00BE3AC8">
        <w:t xml:space="preserve"> Systems, you can use </w:t>
      </w:r>
      <w:r w:rsidR="00D35179" w:rsidRPr="00BE3AC8">
        <w:t xml:space="preserve">the </w:t>
      </w:r>
      <w:r w:rsidR="007935ED" w:rsidRPr="00BE3AC8">
        <w:rPr>
          <w:i/>
        </w:rPr>
        <w:t>plastic</w:t>
      </w:r>
      <w:r w:rsidR="007D42C3" w:rsidRPr="00BE3AC8">
        <w:rPr>
          <w:i/>
        </w:rPr>
        <w:t>s</w:t>
      </w:r>
      <w:r w:rsidR="007935ED" w:rsidRPr="00BE3AC8">
        <w:rPr>
          <w:i/>
        </w:rPr>
        <w:t xml:space="preserve">d </w:t>
      </w:r>
      <w:r w:rsidR="007935ED" w:rsidRPr="00BE3AC8">
        <w:t>script. This script is located in the server installation directory (</w:t>
      </w:r>
      <w:r w:rsidR="007935ED" w:rsidRPr="00BE3AC8">
        <w:rPr>
          <w:i/>
        </w:rPr>
        <w:t xml:space="preserve">/opt/PlasticSCM/server </w:t>
      </w:r>
      <w:r w:rsidR="007935ED" w:rsidRPr="00BE3AC8">
        <w:t xml:space="preserve">by default). </w:t>
      </w:r>
      <w:r w:rsidR="00D35179" w:rsidRPr="00BE3AC8">
        <w:t xml:space="preserve">A script plasticd is also installed on the /etc/init.d directory to help with automatic start on system boot. </w:t>
      </w:r>
      <w:r w:rsidR="007935ED" w:rsidRPr="00BE3AC8">
        <w:t>On RedHat based</w:t>
      </w:r>
      <w:r w:rsidR="00D35179" w:rsidRPr="00BE3AC8">
        <w:t xml:space="preserve"> systems you can use the program</w:t>
      </w:r>
      <w:r w:rsidR="007935ED" w:rsidRPr="00BE3AC8">
        <w:t xml:space="preserve"> </w:t>
      </w:r>
      <w:r w:rsidR="007935ED" w:rsidRPr="00BE3AC8">
        <w:rPr>
          <w:i/>
        </w:rPr>
        <w:t>service plastic</w:t>
      </w:r>
      <w:r w:rsidR="007D42C3" w:rsidRPr="00BE3AC8">
        <w:rPr>
          <w:i/>
        </w:rPr>
        <w:t>s</w:t>
      </w:r>
      <w:r w:rsidR="007935ED" w:rsidRPr="00BE3AC8">
        <w:rPr>
          <w:i/>
        </w:rPr>
        <w:t>d &lt;options&gt;</w:t>
      </w:r>
      <w:r w:rsidR="007935ED" w:rsidRPr="00BE3AC8">
        <w:t>. This script has the following options:</w:t>
      </w:r>
    </w:p>
    <w:p w14:paraId="0559F291" w14:textId="77777777" w:rsidR="007935ED" w:rsidRPr="00BE3AC8" w:rsidRDefault="007935ED" w:rsidP="007935ED">
      <w:pPr>
        <w:pStyle w:val="code"/>
        <w:rPr>
          <w:lang w:val="en-US"/>
        </w:rPr>
      </w:pPr>
      <w:r w:rsidRPr="00BE3AC8">
        <w:rPr>
          <w:lang w:val="en-US"/>
        </w:rPr>
        <w:t>./plastic</w:t>
      </w:r>
      <w:r w:rsidR="007D42C3" w:rsidRPr="00BE3AC8">
        <w:rPr>
          <w:lang w:val="en-US"/>
        </w:rPr>
        <w:t>s</w:t>
      </w:r>
      <w:r w:rsidRPr="00BE3AC8">
        <w:rPr>
          <w:lang w:val="en-US"/>
        </w:rPr>
        <w:t>d {start | stop | restart</w:t>
      </w:r>
      <w:r w:rsidR="00C87826" w:rsidRPr="00BE3AC8">
        <w:rPr>
          <w:lang w:val="en-US"/>
        </w:rPr>
        <w:t xml:space="preserve"> | status</w:t>
      </w:r>
      <w:r w:rsidRPr="00BE3AC8">
        <w:rPr>
          <w:lang w:val="en-US"/>
        </w:rPr>
        <w:t>}</w:t>
      </w:r>
    </w:p>
    <w:p w14:paraId="66BB5142" w14:textId="77777777" w:rsidR="007935ED" w:rsidRPr="00BE3AC8" w:rsidRDefault="007935ED" w:rsidP="007935ED">
      <w:r w:rsidRPr="00BE3AC8">
        <w:t xml:space="preserve">Once the Plastic SCM server is started, a </w:t>
      </w:r>
      <w:r w:rsidRPr="00BE3AC8">
        <w:rPr>
          <w:i/>
        </w:rPr>
        <w:t>default</w:t>
      </w:r>
      <w:r w:rsidRPr="00BE3AC8">
        <w:t xml:space="preserve"> repository will be created, to ease the initial system usage.</w:t>
      </w:r>
    </w:p>
    <w:p w14:paraId="3B292DBD" w14:textId="77777777" w:rsidR="00C87826" w:rsidRPr="00BE3AC8" w:rsidRDefault="00C87826" w:rsidP="007935ED">
      <w:r w:rsidRPr="00BE3AC8">
        <w:t>To</w:t>
      </w:r>
      <w:r w:rsidR="007935ED" w:rsidRPr="00BE3AC8">
        <w:t xml:space="preserve"> check whether the server is up and running</w:t>
      </w:r>
      <w:r w:rsidRPr="00BE3AC8">
        <w:t>, simplest way:</w:t>
      </w:r>
    </w:p>
    <w:p w14:paraId="35CC808E" w14:textId="77777777" w:rsidR="00C87826" w:rsidRPr="00BE3AC8" w:rsidRDefault="00C87826" w:rsidP="00C87826">
      <w:pPr>
        <w:pStyle w:val="code"/>
        <w:rPr>
          <w:lang w:val="en-US"/>
        </w:rPr>
      </w:pPr>
      <w:r w:rsidRPr="00BE3AC8">
        <w:rPr>
          <w:lang w:val="en-US"/>
        </w:rPr>
        <w:t>/etc/init.d/plasticsd status</w:t>
      </w:r>
    </w:p>
    <w:p w14:paraId="016C99B6" w14:textId="77777777" w:rsidR="00C87826" w:rsidRPr="00BE3AC8" w:rsidRDefault="00C87826" w:rsidP="00C87826">
      <w:pPr>
        <w:pStyle w:val="code"/>
        <w:rPr>
          <w:lang w:val="en-US"/>
        </w:rPr>
      </w:pPr>
      <w:r w:rsidRPr="00BE3AC8">
        <w:rPr>
          <w:lang w:val="en-US"/>
        </w:rPr>
        <w:t>PlasticSCM server is started (PID xxxx)</w:t>
      </w:r>
    </w:p>
    <w:p w14:paraId="3E519197" w14:textId="77777777" w:rsidR="00C87826" w:rsidRPr="00BE3AC8" w:rsidRDefault="00C87826" w:rsidP="007935ED">
      <w:r w:rsidRPr="00BE3AC8">
        <w:t>PID xxxx is the running process ID of the server.</w:t>
      </w:r>
    </w:p>
    <w:p w14:paraId="5A4B29B8" w14:textId="77777777" w:rsidR="007935ED" w:rsidRPr="00BE3AC8" w:rsidRDefault="00BE66CC" w:rsidP="007935ED">
      <w:r w:rsidRPr="00BE3AC8">
        <w:t xml:space="preserve">Another way to check the server status is by </w:t>
      </w:r>
      <w:r w:rsidR="007935ED" w:rsidRPr="00BE3AC8">
        <w:t>looking at the repository list. Follow the next steps:</w:t>
      </w:r>
    </w:p>
    <w:p w14:paraId="108C5150" w14:textId="77777777" w:rsidR="00555235" w:rsidRPr="00BE3AC8" w:rsidRDefault="007935ED" w:rsidP="007935ED">
      <w:r w:rsidRPr="00BE3AC8">
        <w:t xml:space="preserve">Open a </w:t>
      </w:r>
      <w:r w:rsidR="003E02B9" w:rsidRPr="00BE3AC8">
        <w:t>console</w:t>
      </w:r>
      <w:r w:rsidR="00555235" w:rsidRPr="00BE3AC8">
        <w:t xml:space="preserve"> and t</w:t>
      </w:r>
      <w:r w:rsidRPr="00BE3AC8">
        <w:t xml:space="preserve">ype: </w:t>
      </w:r>
    </w:p>
    <w:p w14:paraId="721818E4" w14:textId="77777777" w:rsidR="00555235" w:rsidRPr="00BE3AC8" w:rsidRDefault="007935ED" w:rsidP="00555235">
      <w:pPr>
        <w:pStyle w:val="code"/>
        <w:rPr>
          <w:lang w:val="en-US"/>
        </w:rPr>
      </w:pPr>
      <w:r w:rsidRPr="00BE3AC8">
        <w:rPr>
          <w:lang w:val="en-US"/>
        </w:rPr>
        <w:lastRenderedPageBreak/>
        <w:t>cm lrep servername:</w:t>
      </w:r>
      <w:r w:rsidR="00BE66CC" w:rsidRPr="00BE3AC8">
        <w:rPr>
          <w:lang w:val="en-US"/>
        </w:rPr>
        <w:t xml:space="preserve">port </w:t>
      </w:r>
    </w:p>
    <w:p w14:paraId="217FD0D3" w14:textId="77777777" w:rsidR="007935ED" w:rsidRPr="00BE3AC8" w:rsidRDefault="00555235" w:rsidP="007935ED">
      <w:r w:rsidRPr="00BE3AC8">
        <w:t xml:space="preserve">It </w:t>
      </w:r>
      <w:r w:rsidR="007935ED" w:rsidRPr="00BE3AC8">
        <w:t xml:space="preserve">will list all the repositories on server </w:t>
      </w:r>
      <w:r w:rsidR="007935ED" w:rsidRPr="00BE3AC8">
        <w:rPr>
          <w:i/>
        </w:rPr>
        <w:t>servername:</w:t>
      </w:r>
      <w:r w:rsidR="00BE66CC" w:rsidRPr="00BE3AC8">
        <w:rPr>
          <w:i/>
        </w:rPr>
        <w:t>port</w:t>
      </w:r>
      <w:r w:rsidR="007935ED" w:rsidRPr="00BE3AC8">
        <w:t>.</w:t>
      </w:r>
    </w:p>
    <w:p w14:paraId="3F7AFB01" w14:textId="77777777" w:rsidR="00273609" w:rsidRPr="00BE3AC8" w:rsidRDefault="00273609" w:rsidP="00273609">
      <w:pPr>
        <w:pStyle w:val="Heading2"/>
        <w:rPr>
          <w:lang w:val="en-US"/>
        </w:rPr>
      </w:pPr>
      <w:bookmarkStart w:id="188" w:name="_Toc187919404"/>
      <w:r w:rsidRPr="00BE3AC8">
        <w:rPr>
          <w:lang w:val="en-US"/>
        </w:rPr>
        <w:t>Client configuration</w:t>
      </w:r>
      <w:bookmarkEnd w:id="177"/>
      <w:bookmarkEnd w:id="188"/>
    </w:p>
    <w:p w14:paraId="6BFC32B9" w14:textId="77777777" w:rsidR="00273609" w:rsidRPr="00BE3AC8" w:rsidRDefault="00273609" w:rsidP="00273609">
      <w:r w:rsidRPr="00BE3AC8">
        <w:t xml:space="preserve">Each time a new client is installed on a developer machine, it </w:t>
      </w:r>
      <w:r w:rsidR="001D00D5" w:rsidRPr="00BE3AC8">
        <w:t>must</w:t>
      </w:r>
      <w:r w:rsidRPr="00BE3AC8">
        <w:t xml:space="preserve"> be configured </w:t>
      </w:r>
      <w:r w:rsidR="00555235" w:rsidRPr="00BE3AC8">
        <w:t xml:space="preserve">to </w:t>
      </w:r>
      <w:r w:rsidR="009D0A0B" w:rsidRPr="00BE3AC8">
        <w:t>en</w:t>
      </w:r>
      <w:r w:rsidR="00555235" w:rsidRPr="00BE3AC8">
        <w:t xml:space="preserve">able </w:t>
      </w:r>
      <w:r w:rsidR="009D0A0B" w:rsidRPr="00BE3AC8">
        <w:t xml:space="preserve">it </w:t>
      </w:r>
      <w:r w:rsidR="00555235" w:rsidRPr="00BE3AC8">
        <w:t xml:space="preserve">to connect to a Plastic SCM server. This can be easily done using the client configuration wizard. The steps in the wizard are </w:t>
      </w:r>
      <w:r w:rsidR="009D0A0B" w:rsidRPr="00BE3AC8">
        <w:t xml:space="preserve">explained </w:t>
      </w:r>
      <w:r w:rsidR="00555235" w:rsidRPr="00BE3AC8">
        <w:t xml:space="preserve">below. </w:t>
      </w:r>
    </w:p>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273609" w:rsidRPr="00BE3AC8" w14:paraId="4682B862" w14:textId="77777777" w:rsidTr="003E2AF8">
        <w:trPr>
          <w:jc w:val="center"/>
        </w:trPr>
        <w:tc>
          <w:tcPr>
            <w:tcW w:w="3210" w:type="dxa"/>
          </w:tcPr>
          <w:p w14:paraId="4532C97C" w14:textId="77777777" w:rsidR="00273609" w:rsidRPr="00BE3AC8" w:rsidRDefault="00273609" w:rsidP="007A0790">
            <w:pPr>
              <w:jc w:val="left"/>
            </w:pPr>
            <w:r w:rsidRPr="00BE3AC8">
              <w:t>Client configuration welcome screen.</w:t>
            </w:r>
          </w:p>
        </w:tc>
        <w:tc>
          <w:tcPr>
            <w:tcW w:w="5231" w:type="dxa"/>
          </w:tcPr>
          <w:p w14:paraId="486871A3" w14:textId="77777777" w:rsidR="00273609" w:rsidRPr="00BE3AC8" w:rsidRDefault="00865289" w:rsidP="007A0790">
            <w:pPr>
              <w:jc w:val="center"/>
            </w:pPr>
            <w:r w:rsidRPr="00BE3AC8">
              <w:rPr>
                <w:noProof/>
                <w:lang w:eastAsia="en-US"/>
              </w:rPr>
              <w:drawing>
                <wp:inline distT="0" distB="0" distL="0" distR="0" wp14:anchorId="54447F19" wp14:editId="62CCBD7E">
                  <wp:extent cx="2888069" cy="1920573"/>
                  <wp:effectExtent l="0" t="0" r="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8069" cy="1920573"/>
                          </a:xfrm>
                          <a:prstGeom prst="rect">
                            <a:avLst/>
                          </a:prstGeom>
                          <a:noFill/>
                          <a:ln>
                            <a:noFill/>
                          </a:ln>
                        </pic:spPr>
                      </pic:pic>
                    </a:graphicData>
                  </a:graphic>
                </wp:inline>
              </w:drawing>
            </w:r>
          </w:p>
          <w:p w14:paraId="69DC6104" w14:textId="77777777" w:rsidR="00273609" w:rsidRPr="00BE3AC8" w:rsidRDefault="00273609" w:rsidP="00120216">
            <w:pPr>
              <w:pStyle w:val="Caption"/>
            </w:pPr>
            <w:bookmarkStart w:id="189" w:name="_Toc159063566"/>
            <w:bookmarkStart w:id="190" w:name="_Toc18791944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91" w:author="Erin Richardson" w:date="2012-10-25T13:58:00Z">
              <w:r w:rsidR="00E84D92">
                <w:rPr>
                  <w:noProof/>
                </w:rPr>
                <w:t>24</w:t>
              </w:r>
            </w:ins>
            <w:del w:id="192" w:author="Erin Richardson" w:date="2012-10-25T13:52:00Z">
              <w:r w:rsidR="00BE3AC8" w:rsidRPr="00BE3AC8" w:rsidDel="00120216">
                <w:rPr>
                  <w:noProof/>
                </w:rPr>
                <w:delText>19</w:delText>
              </w:r>
            </w:del>
            <w:r w:rsidR="00E524FD" w:rsidRPr="00BE3AC8">
              <w:rPr>
                <w:noProof/>
              </w:rPr>
              <w:fldChar w:fldCharType="end"/>
            </w:r>
            <w:r w:rsidRPr="00BE3AC8">
              <w:t>. Client configuration welcome screen</w:t>
            </w:r>
            <w:bookmarkEnd w:id="189"/>
            <w:bookmarkEnd w:id="190"/>
          </w:p>
        </w:tc>
      </w:tr>
      <w:tr w:rsidR="00273609" w:rsidRPr="00BE3AC8" w14:paraId="48AF44C8" w14:textId="77777777" w:rsidTr="003E2AF8">
        <w:trPr>
          <w:jc w:val="center"/>
        </w:trPr>
        <w:tc>
          <w:tcPr>
            <w:tcW w:w="3210" w:type="dxa"/>
          </w:tcPr>
          <w:p w14:paraId="1FE870F4" w14:textId="77777777" w:rsidR="00273609" w:rsidRPr="00BE3AC8" w:rsidRDefault="00273609" w:rsidP="007A0790">
            <w:pPr>
              <w:jc w:val="left"/>
            </w:pPr>
            <w:r w:rsidRPr="00BE3AC8">
              <w:t>Language selection.</w:t>
            </w:r>
          </w:p>
        </w:tc>
        <w:tc>
          <w:tcPr>
            <w:tcW w:w="5231" w:type="dxa"/>
          </w:tcPr>
          <w:p w14:paraId="334202F4" w14:textId="77777777" w:rsidR="00273609" w:rsidRPr="00BE3AC8" w:rsidRDefault="00865289" w:rsidP="007A0790">
            <w:pPr>
              <w:jc w:val="center"/>
            </w:pPr>
            <w:r w:rsidRPr="00BE3AC8">
              <w:rPr>
                <w:noProof/>
                <w:lang w:eastAsia="en-US"/>
              </w:rPr>
              <w:drawing>
                <wp:inline distT="0" distB="0" distL="0" distR="0" wp14:anchorId="638E7BB0" wp14:editId="6C2C04DF">
                  <wp:extent cx="2766907" cy="1825512"/>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6907" cy="1825512"/>
                          </a:xfrm>
                          <a:prstGeom prst="rect">
                            <a:avLst/>
                          </a:prstGeom>
                          <a:noFill/>
                          <a:ln>
                            <a:noFill/>
                          </a:ln>
                        </pic:spPr>
                      </pic:pic>
                    </a:graphicData>
                  </a:graphic>
                </wp:inline>
              </w:drawing>
            </w:r>
          </w:p>
          <w:p w14:paraId="06781AF8" w14:textId="77777777" w:rsidR="00273609" w:rsidRPr="00BE3AC8" w:rsidRDefault="00273609" w:rsidP="00120216">
            <w:pPr>
              <w:pStyle w:val="Caption"/>
            </w:pPr>
            <w:bookmarkStart w:id="193" w:name="_Toc159063567"/>
            <w:bookmarkStart w:id="194" w:name="_Toc18791944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95" w:author="Erin Richardson" w:date="2012-10-25T13:58:00Z">
              <w:r w:rsidR="00E84D92">
                <w:rPr>
                  <w:noProof/>
                </w:rPr>
                <w:t>25</w:t>
              </w:r>
            </w:ins>
            <w:del w:id="196" w:author="Erin Richardson" w:date="2012-10-25T13:52:00Z">
              <w:r w:rsidR="00BE3AC8" w:rsidRPr="00BE3AC8" w:rsidDel="00120216">
                <w:rPr>
                  <w:noProof/>
                </w:rPr>
                <w:delText>20</w:delText>
              </w:r>
            </w:del>
            <w:r w:rsidR="00E524FD" w:rsidRPr="00BE3AC8">
              <w:rPr>
                <w:noProof/>
              </w:rPr>
              <w:fldChar w:fldCharType="end"/>
            </w:r>
            <w:r w:rsidRPr="00BE3AC8">
              <w:t>. Client configuration language selection</w:t>
            </w:r>
            <w:bookmarkEnd w:id="193"/>
            <w:bookmarkEnd w:id="194"/>
          </w:p>
        </w:tc>
      </w:tr>
      <w:tr w:rsidR="001C6918" w:rsidRPr="00BE3AC8" w14:paraId="32EFBC5C" w14:textId="77777777" w:rsidTr="003E2AF8">
        <w:trPr>
          <w:jc w:val="center"/>
        </w:trPr>
        <w:tc>
          <w:tcPr>
            <w:tcW w:w="3210" w:type="dxa"/>
          </w:tcPr>
          <w:p w14:paraId="06EE7856" w14:textId="77777777" w:rsidR="00D57D2E" w:rsidRPr="00BE3AC8" w:rsidRDefault="001C6918" w:rsidP="001F0794">
            <w:pPr>
              <w:jc w:val="left"/>
            </w:pPr>
            <w:r w:rsidRPr="00BE3AC8">
              <w:lastRenderedPageBreak/>
              <w:t>Fill in the host name or IP address of the Plastic SCM server</w:t>
            </w:r>
          </w:p>
          <w:p w14:paraId="058B4041" w14:textId="77777777" w:rsidR="001C6918" w:rsidRPr="00BE3AC8" w:rsidRDefault="00D57D2E" w:rsidP="001F0794">
            <w:pPr>
              <w:jc w:val="left"/>
            </w:pPr>
            <w:r w:rsidRPr="00BE3AC8">
              <w:t xml:space="preserve">Optionally you can use a proxy server. </w:t>
            </w:r>
          </w:p>
          <w:p w14:paraId="4A2CBC41" w14:textId="77777777" w:rsidR="00C205F8" w:rsidRPr="00BE3AC8" w:rsidRDefault="00C205F8" w:rsidP="001F0794">
            <w:pPr>
              <w:jc w:val="left"/>
            </w:pPr>
            <w:r w:rsidRPr="00BE3AC8">
              <w:t xml:space="preserve">For more information regarding Plastic SCM proxy server see chapter </w:t>
            </w:r>
            <w:r w:rsidR="00E524FD" w:rsidRPr="00BE3AC8">
              <w:fldChar w:fldCharType="begin"/>
            </w:r>
            <w:r w:rsidRPr="00BE3AC8">
              <w:instrText xml:space="preserve"> REF _Ref262635586 \r \h </w:instrText>
            </w:r>
            <w:r w:rsidR="00E524FD" w:rsidRPr="00BE3AC8">
              <w:fldChar w:fldCharType="separate"/>
            </w:r>
            <w:r w:rsidR="00BE3AC8" w:rsidRPr="00BE3AC8">
              <w:t>4</w:t>
            </w:r>
            <w:r w:rsidR="00E524FD" w:rsidRPr="00BE3AC8">
              <w:fldChar w:fldCharType="end"/>
            </w:r>
            <w:r w:rsidRPr="00BE3AC8">
              <w:t xml:space="preserve"> </w:t>
            </w:r>
            <w:r w:rsidR="00E524FD" w:rsidRPr="00BE3AC8">
              <w:fldChar w:fldCharType="begin"/>
            </w:r>
            <w:r w:rsidRPr="00BE3AC8">
              <w:instrText xml:space="preserve"> REF _Ref262635555 \h </w:instrText>
            </w:r>
            <w:r w:rsidR="00E524FD" w:rsidRPr="00BE3AC8">
              <w:fldChar w:fldCharType="separate"/>
            </w:r>
            <w:r w:rsidR="00BE3AC8" w:rsidRPr="00BE3AC8">
              <w:t>Using a proxy server</w:t>
            </w:r>
            <w:r w:rsidR="00E524FD" w:rsidRPr="00BE3AC8">
              <w:fldChar w:fldCharType="end"/>
            </w:r>
          </w:p>
          <w:p w14:paraId="313EDDC2" w14:textId="77777777" w:rsidR="00C205F8" w:rsidRPr="00BE3AC8" w:rsidRDefault="00C205F8" w:rsidP="001F0794">
            <w:pPr>
              <w:jc w:val="left"/>
            </w:pPr>
          </w:p>
          <w:p w14:paraId="53CE34A4" w14:textId="77777777" w:rsidR="001C6918" w:rsidRPr="00BE3AC8" w:rsidRDefault="001C6918" w:rsidP="00865289">
            <w:pPr>
              <w:jc w:val="left"/>
            </w:pPr>
            <w:r w:rsidRPr="00BE3AC8">
              <w:t>By default</w:t>
            </w:r>
            <w:r w:rsidR="009D0A0B" w:rsidRPr="00BE3AC8">
              <w:t>,</w:t>
            </w:r>
            <w:r w:rsidRPr="00BE3AC8">
              <w:t xml:space="preserve"> the Plastic SCM server </w:t>
            </w:r>
            <w:r w:rsidR="009D0A0B" w:rsidRPr="00BE3AC8">
              <w:t xml:space="preserve">TCP </w:t>
            </w:r>
            <w:r w:rsidRPr="00BE3AC8">
              <w:t xml:space="preserve">port </w:t>
            </w:r>
            <w:r w:rsidR="009D0A0B" w:rsidRPr="00BE3AC8">
              <w:t>is</w:t>
            </w:r>
            <w:r w:rsidRPr="00BE3AC8">
              <w:t xml:space="preserve"> 808</w:t>
            </w:r>
            <w:r w:rsidR="00865289" w:rsidRPr="00BE3AC8">
              <w:t>7</w:t>
            </w:r>
            <w:r w:rsidRPr="00BE3AC8">
              <w:t>. If it has been changed</w:t>
            </w:r>
            <w:r w:rsidR="009D0A0B" w:rsidRPr="00BE3AC8">
              <w:t xml:space="preserve"> on the server</w:t>
            </w:r>
            <w:r w:rsidRPr="00BE3AC8">
              <w:t>, set here the new port number.</w:t>
            </w:r>
          </w:p>
        </w:tc>
        <w:tc>
          <w:tcPr>
            <w:tcW w:w="5231" w:type="dxa"/>
          </w:tcPr>
          <w:p w14:paraId="28C65743" w14:textId="77777777" w:rsidR="001C6918" w:rsidRPr="00BE3AC8" w:rsidRDefault="00865289" w:rsidP="001F0794">
            <w:pPr>
              <w:jc w:val="center"/>
            </w:pPr>
            <w:r w:rsidRPr="00BE3AC8">
              <w:rPr>
                <w:noProof/>
                <w:lang w:eastAsia="en-US"/>
              </w:rPr>
              <w:drawing>
                <wp:inline distT="0" distB="0" distL="0" distR="0" wp14:anchorId="6FC3DB77" wp14:editId="47C75932">
                  <wp:extent cx="2953976" cy="1948934"/>
                  <wp:effectExtent l="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4172" cy="1949063"/>
                          </a:xfrm>
                          <a:prstGeom prst="rect">
                            <a:avLst/>
                          </a:prstGeom>
                          <a:noFill/>
                          <a:ln>
                            <a:noFill/>
                          </a:ln>
                        </pic:spPr>
                      </pic:pic>
                    </a:graphicData>
                  </a:graphic>
                </wp:inline>
              </w:drawing>
            </w:r>
          </w:p>
          <w:p w14:paraId="5C0E7D74" w14:textId="77777777" w:rsidR="001C6918" w:rsidRPr="00BE3AC8" w:rsidRDefault="001C6918" w:rsidP="00120216">
            <w:pPr>
              <w:pStyle w:val="Caption"/>
            </w:pPr>
            <w:bookmarkStart w:id="197" w:name="_Toc159063569"/>
            <w:bookmarkStart w:id="198" w:name="_Toc18791944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199" w:author="Erin Richardson" w:date="2012-10-25T13:58:00Z">
              <w:r w:rsidR="00E84D92">
                <w:rPr>
                  <w:noProof/>
                </w:rPr>
                <w:t>26</w:t>
              </w:r>
            </w:ins>
            <w:del w:id="200" w:author="Erin Richardson" w:date="2012-10-25T13:52:00Z">
              <w:r w:rsidR="00BE3AC8" w:rsidRPr="00BE3AC8" w:rsidDel="00120216">
                <w:rPr>
                  <w:noProof/>
                </w:rPr>
                <w:delText>21</w:delText>
              </w:r>
            </w:del>
            <w:r w:rsidR="00E524FD" w:rsidRPr="00BE3AC8">
              <w:rPr>
                <w:noProof/>
              </w:rPr>
              <w:fldChar w:fldCharType="end"/>
            </w:r>
            <w:r w:rsidRPr="00BE3AC8">
              <w:t>. Workspace server selection</w:t>
            </w:r>
            <w:bookmarkEnd w:id="197"/>
            <w:bookmarkEnd w:id="198"/>
          </w:p>
        </w:tc>
      </w:tr>
      <w:tr w:rsidR="001C6918" w:rsidRPr="00BE3AC8" w14:paraId="1C9B9030" w14:textId="77777777" w:rsidTr="003E2AF8">
        <w:trPr>
          <w:jc w:val="center"/>
        </w:trPr>
        <w:tc>
          <w:tcPr>
            <w:tcW w:w="3210" w:type="dxa"/>
          </w:tcPr>
          <w:p w14:paraId="3219DA82" w14:textId="77777777" w:rsidR="001C6918" w:rsidRPr="00BE3AC8" w:rsidRDefault="00496F50" w:rsidP="007A0790">
            <w:pPr>
              <w:jc w:val="left"/>
            </w:pPr>
            <w:r w:rsidRPr="00BE3AC8">
              <w:t>Next step is to choose an authentication mechanis</w:t>
            </w:r>
            <w:r w:rsidR="00B64B48" w:rsidRPr="00BE3AC8">
              <w:t xml:space="preserve">m as used in the Plastic SCM server. </w:t>
            </w:r>
          </w:p>
          <w:p w14:paraId="24E072D6" w14:textId="77777777" w:rsidR="00B64B48" w:rsidRPr="00BE3AC8" w:rsidRDefault="00B64B48" w:rsidP="007A0790">
            <w:pPr>
              <w:jc w:val="left"/>
            </w:pPr>
          </w:p>
        </w:tc>
        <w:tc>
          <w:tcPr>
            <w:tcW w:w="5231" w:type="dxa"/>
          </w:tcPr>
          <w:p w14:paraId="51A24BC4" w14:textId="77777777" w:rsidR="001C6918" w:rsidRPr="00BE3AC8" w:rsidRDefault="00865289" w:rsidP="007A0790">
            <w:pPr>
              <w:jc w:val="center"/>
            </w:pPr>
            <w:r w:rsidRPr="00BE3AC8">
              <w:rPr>
                <w:noProof/>
                <w:lang w:eastAsia="en-US"/>
              </w:rPr>
              <w:drawing>
                <wp:inline distT="0" distB="0" distL="0" distR="0" wp14:anchorId="45B59B78" wp14:editId="631A2F4C">
                  <wp:extent cx="2828210" cy="1870779"/>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8210" cy="1870779"/>
                          </a:xfrm>
                          <a:prstGeom prst="rect">
                            <a:avLst/>
                          </a:prstGeom>
                          <a:noFill/>
                          <a:ln>
                            <a:noFill/>
                          </a:ln>
                        </pic:spPr>
                      </pic:pic>
                    </a:graphicData>
                  </a:graphic>
                </wp:inline>
              </w:drawing>
            </w:r>
          </w:p>
          <w:p w14:paraId="5A4177BE" w14:textId="77777777" w:rsidR="001C6918" w:rsidRPr="00BE3AC8" w:rsidRDefault="001C6918" w:rsidP="00120216">
            <w:pPr>
              <w:pStyle w:val="Caption"/>
            </w:pPr>
            <w:bookmarkStart w:id="201" w:name="_Toc159063568"/>
            <w:bookmarkStart w:id="202" w:name="_Toc18791944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03" w:author="Erin Richardson" w:date="2012-10-25T13:58:00Z">
              <w:r w:rsidR="00E84D92">
                <w:rPr>
                  <w:noProof/>
                </w:rPr>
                <w:t>27</w:t>
              </w:r>
            </w:ins>
            <w:del w:id="204" w:author="Erin Richardson" w:date="2012-10-25T13:52:00Z">
              <w:r w:rsidR="00BE3AC8" w:rsidRPr="00BE3AC8" w:rsidDel="00120216">
                <w:rPr>
                  <w:noProof/>
                </w:rPr>
                <w:delText>22</w:delText>
              </w:r>
            </w:del>
            <w:r w:rsidR="00E524FD" w:rsidRPr="00BE3AC8">
              <w:rPr>
                <w:noProof/>
              </w:rPr>
              <w:fldChar w:fldCharType="end"/>
            </w:r>
            <w:r w:rsidRPr="00BE3AC8">
              <w:t>. Client authentication selection</w:t>
            </w:r>
            <w:bookmarkEnd w:id="201"/>
            <w:bookmarkEnd w:id="202"/>
          </w:p>
        </w:tc>
      </w:tr>
      <w:tr w:rsidR="003E2AF8" w:rsidRPr="00BE3AC8" w14:paraId="119BB79E" w14:textId="77777777" w:rsidTr="003E2AF8">
        <w:trPr>
          <w:jc w:val="center"/>
        </w:trPr>
        <w:tc>
          <w:tcPr>
            <w:tcW w:w="3210" w:type="dxa"/>
          </w:tcPr>
          <w:p w14:paraId="16F744F3" w14:textId="77777777" w:rsidR="007A5A71" w:rsidRPr="00BE3AC8" w:rsidRDefault="003E2AF8" w:rsidP="007A5A71">
            <w:pPr>
              <w:jc w:val="left"/>
            </w:pPr>
            <w:r w:rsidRPr="00BE3AC8">
              <w:t xml:space="preserve"> </w:t>
            </w:r>
            <w:r w:rsidR="007A5A71" w:rsidRPr="00BE3AC8">
              <w:t xml:space="preserve">If Active Directory integrated security was Plastic server configuration, the client can choose between that same mode or LDAP authentication. </w:t>
            </w:r>
          </w:p>
          <w:p w14:paraId="271CEB01" w14:textId="77777777" w:rsidR="003E2AF8" w:rsidRPr="00BE3AC8" w:rsidRDefault="007A5A71" w:rsidP="007A5A71">
            <w:pPr>
              <w:jc w:val="left"/>
            </w:pPr>
            <w:r w:rsidRPr="00BE3AC8">
              <w:t xml:space="preserve">For </w:t>
            </w:r>
            <w:r w:rsidR="00BE3AC8" w:rsidRPr="00BE3AC8">
              <w:t>Unix</w:t>
            </w:r>
            <w:r w:rsidRPr="00BE3AC8">
              <w:t xml:space="preserve"> clients, this is the way of connecting to an Active Directory based server.</w:t>
            </w:r>
          </w:p>
          <w:p w14:paraId="1B705F34" w14:textId="77777777" w:rsidR="007A5A71" w:rsidRPr="00BE3AC8" w:rsidRDefault="007A5A71" w:rsidP="007A5A71">
            <w:pPr>
              <w:jc w:val="left"/>
            </w:pPr>
          </w:p>
        </w:tc>
        <w:tc>
          <w:tcPr>
            <w:tcW w:w="5231" w:type="dxa"/>
          </w:tcPr>
          <w:p w14:paraId="41011F90" w14:textId="77777777" w:rsidR="003E2AF8" w:rsidRPr="00BE3AC8" w:rsidRDefault="00865289" w:rsidP="00993214">
            <w:pPr>
              <w:jc w:val="center"/>
            </w:pPr>
            <w:r w:rsidRPr="00BE3AC8">
              <w:rPr>
                <w:noProof/>
                <w:lang w:eastAsia="en-US"/>
              </w:rPr>
              <w:drawing>
                <wp:inline distT="0" distB="0" distL="0" distR="0" wp14:anchorId="7E95553E" wp14:editId="41F4152C">
                  <wp:extent cx="2943036" cy="1951750"/>
                  <wp:effectExtent l="0" t="0" r="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036" cy="1951750"/>
                          </a:xfrm>
                          <a:prstGeom prst="rect">
                            <a:avLst/>
                          </a:prstGeom>
                          <a:noFill/>
                          <a:ln>
                            <a:noFill/>
                          </a:ln>
                        </pic:spPr>
                      </pic:pic>
                    </a:graphicData>
                  </a:graphic>
                </wp:inline>
              </w:drawing>
            </w:r>
          </w:p>
          <w:p w14:paraId="6324B0B3" w14:textId="77777777" w:rsidR="0023378A" w:rsidRPr="00BE3AC8" w:rsidRDefault="003E2AF8" w:rsidP="00120216">
            <w:pPr>
              <w:pStyle w:val="Caption"/>
              <w:rPr>
                <w:noProof/>
              </w:rPr>
            </w:pPr>
            <w:bookmarkStart w:id="205" w:name="_Toc187919446"/>
            <w:r w:rsidRPr="00BE3AC8">
              <w:t xml:space="preserve">Figure </w:t>
            </w:r>
            <w:r w:rsidR="00E524FD" w:rsidRPr="00BE3AC8">
              <w:fldChar w:fldCharType="begin"/>
            </w:r>
            <w:r w:rsidRPr="00BE3AC8">
              <w:instrText xml:space="preserve"> SEQ Figure \* ARABIC </w:instrText>
            </w:r>
            <w:r w:rsidR="00E524FD" w:rsidRPr="00BE3AC8">
              <w:fldChar w:fldCharType="separate"/>
            </w:r>
            <w:ins w:id="206" w:author="Erin Richardson" w:date="2012-10-25T13:58:00Z">
              <w:r w:rsidR="00E84D92">
                <w:rPr>
                  <w:noProof/>
                </w:rPr>
                <w:t>28</w:t>
              </w:r>
            </w:ins>
            <w:del w:id="207" w:author="Erin Richardson" w:date="2012-10-25T13:52:00Z">
              <w:r w:rsidR="00BE3AC8" w:rsidRPr="00BE3AC8" w:rsidDel="00120216">
                <w:rPr>
                  <w:noProof/>
                </w:rPr>
                <w:delText>23</w:delText>
              </w:r>
            </w:del>
            <w:r w:rsidR="00E524FD" w:rsidRPr="00BE3AC8">
              <w:fldChar w:fldCharType="end"/>
            </w:r>
            <w:r w:rsidRPr="00BE3AC8">
              <w:t>. Client AD LDAP authentication window</w:t>
            </w:r>
            <w:bookmarkEnd w:id="205"/>
          </w:p>
        </w:tc>
      </w:tr>
    </w:tbl>
    <w:p w14:paraId="1DDFF427" w14:textId="77777777" w:rsidR="00387A52" w:rsidRPr="00BE3AC8" w:rsidRDefault="00273609" w:rsidP="00120216">
      <w:pPr>
        <w:pStyle w:val="Caption"/>
      </w:pPr>
      <w:bookmarkStart w:id="208" w:name="_Toc159063552"/>
      <w:r w:rsidRPr="00BE3AC8">
        <w:t xml:space="preserve">Table </w:t>
      </w:r>
      <w:r w:rsidR="00E524FD" w:rsidRPr="00BE3AC8">
        <w:fldChar w:fldCharType="begin"/>
      </w:r>
      <w:r w:rsidR="006D1AB2" w:rsidRPr="00BE3AC8">
        <w:instrText xml:space="preserve"> SEQ Table \* ARABIC </w:instrText>
      </w:r>
      <w:r w:rsidR="00E524FD" w:rsidRPr="00BE3AC8">
        <w:fldChar w:fldCharType="separate"/>
      </w:r>
      <w:r w:rsidR="00BE3AC8" w:rsidRPr="00BE3AC8">
        <w:rPr>
          <w:noProof/>
        </w:rPr>
        <w:t>4</w:t>
      </w:r>
      <w:r w:rsidR="00E524FD" w:rsidRPr="00BE3AC8">
        <w:rPr>
          <w:noProof/>
        </w:rPr>
        <w:fldChar w:fldCharType="end"/>
      </w:r>
      <w:r w:rsidRPr="00BE3AC8">
        <w:t>. Client configuration steps</w:t>
      </w:r>
      <w:bookmarkEnd w:id="208"/>
    </w:p>
    <w:p w14:paraId="33A64825" w14:textId="77777777" w:rsidR="00387A52" w:rsidRPr="00BE3AC8" w:rsidRDefault="00387A52" w:rsidP="00387A52"/>
    <w:p w14:paraId="0D2A9454" w14:textId="77777777" w:rsidR="00387A52" w:rsidRPr="00BE3AC8" w:rsidRDefault="00387A52" w:rsidP="00387A52">
      <w:pPr>
        <w:jc w:val="left"/>
      </w:pPr>
      <w:r w:rsidRPr="00BE3AC8">
        <w:t>The client is now ready to be used and can be started from the startup menu or by typing</w:t>
      </w:r>
      <w:r w:rsidR="00FF2FC9" w:rsidRPr="00BE3AC8">
        <w:t xml:space="preserve"> </w:t>
      </w:r>
      <w:r w:rsidR="00370EA9" w:rsidRPr="00BE3AC8">
        <w:rPr>
          <w:i/>
        </w:rPr>
        <w:t>plastic</w:t>
      </w:r>
      <w:r w:rsidR="00FF2FC9" w:rsidRPr="00BE3AC8">
        <w:t xml:space="preserve"> in a command line interface window</w:t>
      </w:r>
      <w:r w:rsidR="00316D6D" w:rsidRPr="00BE3AC8">
        <w:t>.</w:t>
      </w:r>
    </w:p>
    <w:p w14:paraId="358908AC" w14:textId="77777777" w:rsidR="00387A52" w:rsidRPr="00BE3AC8" w:rsidRDefault="00387A52" w:rsidP="00387A52">
      <w:pPr>
        <w:pStyle w:val="code"/>
        <w:rPr>
          <w:lang w:val="en-US"/>
        </w:rPr>
      </w:pPr>
      <w:r w:rsidRPr="00BE3AC8">
        <w:rPr>
          <w:lang w:val="en-US"/>
        </w:rPr>
        <w:lastRenderedPageBreak/>
        <w:t>plastic</w:t>
      </w:r>
    </w:p>
    <w:p w14:paraId="651E8420" w14:textId="77777777" w:rsidR="00273609" w:rsidRPr="00BE3AC8" w:rsidRDefault="00273609" w:rsidP="00387A52">
      <w:pPr>
        <w:jc w:val="left"/>
      </w:pPr>
    </w:p>
    <w:p w14:paraId="5EBFB111" w14:textId="77777777" w:rsidR="009C0EBC" w:rsidRPr="00BE3AC8" w:rsidRDefault="009C0EBC" w:rsidP="009C0EBC">
      <w:pPr>
        <w:pStyle w:val="Heading3"/>
        <w:rPr>
          <w:lang w:val="en-US"/>
        </w:rPr>
      </w:pPr>
      <w:bookmarkStart w:id="209" w:name="_Toc183511409"/>
      <w:bookmarkStart w:id="210" w:name="_Toc187919405"/>
      <w:bookmarkStart w:id="211" w:name="_Toc159063533"/>
      <w:bookmarkEnd w:id="178"/>
      <w:r w:rsidRPr="00BE3AC8">
        <w:rPr>
          <w:lang w:val="en-US"/>
        </w:rPr>
        <w:t>Merge and Differences Tools configuration</w:t>
      </w:r>
      <w:bookmarkEnd w:id="209"/>
      <w:bookmarkEnd w:id="210"/>
    </w:p>
    <w:p w14:paraId="7AF8B329" w14:textId="77777777" w:rsidR="0052202D" w:rsidRPr="00BE3AC8" w:rsidRDefault="0052202D" w:rsidP="009C0EBC">
      <w:r w:rsidRPr="00BE3AC8">
        <w:t>This section describes how to configure the Plastic SCM client to use a specific mer</w:t>
      </w:r>
      <w:r w:rsidR="00316D6D" w:rsidRPr="00BE3AC8">
        <w:t>ge</w:t>
      </w:r>
      <w:r w:rsidRPr="00BE3AC8">
        <w:t xml:space="preserve"> or diff tool for specific types of files. Note that Plastic SCM includes its own 3-way merge and diff tool, so this step is not required in the default setup. </w:t>
      </w:r>
    </w:p>
    <w:p w14:paraId="31FE31DE" w14:textId="77777777" w:rsidR="0052202D" w:rsidRPr="00BE3AC8" w:rsidRDefault="006118EA" w:rsidP="009C0EBC">
      <w:r w:rsidRPr="00BE3AC8">
        <w:t xml:space="preserve">The configuration of the merge and differences tools </w:t>
      </w:r>
      <w:r w:rsidR="00316D6D" w:rsidRPr="00BE3AC8">
        <w:t xml:space="preserve">are </w:t>
      </w:r>
      <w:r w:rsidRPr="00BE3AC8">
        <w:t xml:space="preserve">defined in the </w:t>
      </w:r>
      <w:r w:rsidRPr="00BE3AC8">
        <w:rPr>
          <w:i/>
        </w:rPr>
        <w:t>client.conf</w:t>
      </w:r>
      <w:r w:rsidRPr="00BE3AC8">
        <w:t xml:space="preserve"> file. </w:t>
      </w:r>
      <w:r w:rsidR="0052202D" w:rsidRPr="00BE3AC8">
        <w:t>It allows specifying what</w:t>
      </w:r>
      <w:r w:rsidRPr="00BE3AC8">
        <w:t xml:space="preserve"> tool</w:t>
      </w:r>
      <w:r w:rsidR="0052202D" w:rsidRPr="00BE3AC8">
        <w:t>s have to be used for different types of files through a set of rules.</w:t>
      </w:r>
      <w:r w:rsidRPr="00BE3AC8">
        <w:t xml:space="preserve"> </w:t>
      </w:r>
    </w:p>
    <w:p w14:paraId="7FCBE2CB" w14:textId="77777777" w:rsidR="006118EA" w:rsidRPr="00BE3AC8" w:rsidRDefault="00127A5E" w:rsidP="009C0EBC">
      <w:r w:rsidRPr="00BE3AC8">
        <w:t>A rule contains information regarding the type of fi</w:t>
      </w:r>
      <w:r w:rsidR="0052202D" w:rsidRPr="00BE3AC8">
        <w:t xml:space="preserve">le (binary or text) and optionally the file extension to which this rule applies. </w:t>
      </w:r>
    </w:p>
    <w:p w14:paraId="4BC87B15" w14:textId="77777777" w:rsidR="009C0EBC" w:rsidRPr="00BE3AC8" w:rsidRDefault="009C0EBC" w:rsidP="009C0EBC">
      <w:r w:rsidRPr="00BE3AC8">
        <w:t xml:space="preserve">The </w:t>
      </w:r>
      <w:r w:rsidR="00127A5E" w:rsidRPr="00BE3AC8">
        <w:t>default</w:t>
      </w:r>
      <w:r w:rsidR="005B130F" w:rsidRPr="00BE3AC8">
        <w:t xml:space="preserve"> rules</w:t>
      </w:r>
      <w:r w:rsidRPr="00BE3AC8">
        <w:t xml:space="preserve"> for the merge tool are </w:t>
      </w:r>
      <w:r w:rsidR="003F50FE" w:rsidRPr="00BE3AC8">
        <w:t>listed here</w:t>
      </w:r>
      <w:r w:rsidRPr="00BE3AC8">
        <w:t>:</w:t>
      </w:r>
    </w:p>
    <w:p w14:paraId="6526BFD9" w14:textId="77777777" w:rsidR="009C0EBC" w:rsidRPr="00BE3AC8" w:rsidRDefault="009C0EBC" w:rsidP="00B376F7">
      <w:pPr>
        <w:numPr>
          <w:ilvl w:val="0"/>
          <w:numId w:val="15"/>
        </w:numPr>
      </w:pPr>
      <w:r w:rsidRPr="00BE3AC8">
        <w:t xml:space="preserve">FileType: Indicates the types of files the rule </w:t>
      </w:r>
      <w:r w:rsidR="005A4A56" w:rsidRPr="00BE3AC8">
        <w:t xml:space="preserve">will </w:t>
      </w:r>
      <w:r w:rsidRPr="00BE3AC8">
        <w:t xml:space="preserve">applies to, they can be TextFile, for files identified as text by Plastic SCM or BinaryFile for files identified as binary by Plastic SCM. </w:t>
      </w:r>
    </w:p>
    <w:p w14:paraId="1A9AE544" w14:textId="77777777" w:rsidR="009C0EBC" w:rsidRPr="00BE3AC8" w:rsidRDefault="009C0EBC" w:rsidP="009C0EBC">
      <w:pPr>
        <w:numPr>
          <w:ilvl w:val="0"/>
          <w:numId w:val="15"/>
        </w:numPr>
      </w:pPr>
      <w:r w:rsidRPr="00BE3AC8">
        <w:t xml:space="preserve">FileExtensions: Indicates </w:t>
      </w:r>
      <w:r w:rsidR="00AD02C3" w:rsidRPr="00BE3AC8">
        <w:t xml:space="preserve">file </w:t>
      </w:r>
      <w:r w:rsidRPr="00BE3AC8">
        <w:t xml:space="preserve">extensions </w:t>
      </w:r>
      <w:r w:rsidR="00AD02C3" w:rsidRPr="00BE3AC8">
        <w:t>or</w:t>
      </w:r>
      <w:r w:rsidRPr="00BE3AC8">
        <w:t xml:space="preserve"> types of files on which the rule is applied, if we have more than one extension for the same rule they would be separated by “;". If the rule is used for every extension "*" would be used. </w:t>
      </w:r>
    </w:p>
    <w:p w14:paraId="435A17BA" w14:textId="77777777" w:rsidR="009C0EBC" w:rsidRPr="00BE3AC8" w:rsidRDefault="009C0EBC" w:rsidP="009C0EBC">
      <w:pPr>
        <w:numPr>
          <w:ilvl w:val="0"/>
          <w:numId w:val="15"/>
        </w:numPr>
      </w:pPr>
      <w:r w:rsidRPr="00BE3AC8">
        <w:t xml:space="preserve">Tools: Different merge tools to be used </w:t>
      </w:r>
      <w:r w:rsidR="005B02D4" w:rsidRPr="00BE3AC8">
        <w:t xml:space="preserve">on </w:t>
      </w:r>
      <w:r w:rsidRPr="00BE3AC8">
        <w:t>a specific file, if there is more than one</w:t>
      </w:r>
      <w:r w:rsidR="005B02D4" w:rsidRPr="00BE3AC8">
        <w:t xml:space="preserve"> </w:t>
      </w:r>
      <w:r w:rsidR="003826C9" w:rsidRPr="00BE3AC8">
        <w:t>tool</w:t>
      </w:r>
      <w:r w:rsidR="005B02D4" w:rsidRPr="00BE3AC8">
        <w:t>,</w:t>
      </w:r>
      <w:r w:rsidRPr="00BE3AC8">
        <w:t xml:space="preserve"> they are executed in order until one of them gives a result; only the first </w:t>
      </w:r>
      <w:r w:rsidR="003826C9" w:rsidRPr="00BE3AC8">
        <w:t xml:space="preserve">tool </w:t>
      </w:r>
      <w:r w:rsidRPr="00BE3AC8">
        <w:t xml:space="preserve">is used in the case of the differences. These tools must have every </w:t>
      </w:r>
      <w:r w:rsidR="0075607B" w:rsidRPr="00BE3AC8">
        <w:t>man</w:t>
      </w:r>
      <w:r w:rsidR="001E3815" w:rsidRPr="00BE3AC8">
        <w:t>d</w:t>
      </w:r>
      <w:r w:rsidR="0075607B" w:rsidRPr="00BE3AC8">
        <w:t>atory</w:t>
      </w:r>
      <w:r w:rsidRPr="00BE3AC8">
        <w:t xml:space="preserve"> parameter using the variables given, which are replaced by the system value during execution. If we want the system to use a specific value for a rule instead of a variable, that value would be set. The given variables are the following ones:</w:t>
      </w:r>
    </w:p>
    <w:p w14:paraId="724D12FC" w14:textId="77777777" w:rsidR="009C0EBC" w:rsidRPr="00BE3AC8" w:rsidRDefault="009C0EBC" w:rsidP="009C0EBC">
      <w:pPr>
        <w:numPr>
          <w:ilvl w:val="1"/>
          <w:numId w:val="15"/>
        </w:numPr>
      </w:pPr>
      <w:r w:rsidRPr="00BE3AC8">
        <w:t>@basefile: path containing the merge common ancestor.</w:t>
      </w:r>
    </w:p>
    <w:p w14:paraId="11DE3447" w14:textId="77777777" w:rsidR="009C0EBC" w:rsidRPr="00BE3AC8" w:rsidRDefault="009C0EBC" w:rsidP="009C0EBC">
      <w:pPr>
        <w:numPr>
          <w:ilvl w:val="1"/>
          <w:numId w:val="15"/>
        </w:numPr>
      </w:pPr>
      <w:r w:rsidRPr="00BE3AC8">
        <w:t>@basesymbolic: name shown on the tool to refer to the base file, it is usually the spec revision or the disc file if loaded.</w:t>
      </w:r>
    </w:p>
    <w:p w14:paraId="14883C78" w14:textId="77777777" w:rsidR="009C0EBC" w:rsidRPr="00BE3AC8" w:rsidRDefault="009C0EBC" w:rsidP="009C0EBC">
      <w:pPr>
        <w:numPr>
          <w:ilvl w:val="1"/>
          <w:numId w:val="15"/>
        </w:numPr>
      </w:pPr>
      <w:r w:rsidRPr="00BE3AC8">
        <w:t xml:space="preserve">@basehash: common ancestor content hash. </w:t>
      </w:r>
    </w:p>
    <w:p w14:paraId="498495AB" w14:textId="77777777" w:rsidR="009C0EBC" w:rsidRPr="00BE3AC8" w:rsidRDefault="009C0EBC" w:rsidP="009C0EBC">
      <w:pPr>
        <w:numPr>
          <w:ilvl w:val="1"/>
          <w:numId w:val="15"/>
        </w:numPr>
      </w:pPr>
      <w:r w:rsidRPr="00BE3AC8">
        <w:t xml:space="preserve">@sourcefile: path containing the merge source file. </w:t>
      </w:r>
    </w:p>
    <w:p w14:paraId="7E6EA54C" w14:textId="77777777" w:rsidR="009C0EBC" w:rsidRPr="00BE3AC8" w:rsidRDefault="009C0EBC" w:rsidP="009C0EBC">
      <w:pPr>
        <w:numPr>
          <w:ilvl w:val="1"/>
          <w:numId w:val="15"/>
        </w:numPr>
      </w:pPr>
      <w:r w:rsidRPr="00BE3AC8">
        <w:t>@sourcesymbolic: name shown on the tool to refer to the merge source file, it is usually the spec revision or the disc file if loaded.</w:t>
      </w:r>
    </w:p>
    <w:p w14:paraId="75C84F30" w14:textId="77777777" w:rsidR="009C0EBC" w:rsidRPr="00BE3AC8" w:rsidRDefault="009C0EBC" w:rsidP="009C0EBC">
      <w:pPr>
        <w:numPr>
          <w:ilvl w:val="1"/>
          <w:numId w:val="15"/>
        </w:numPr>
      </w:pPr>
      <w:r w:rsidRPr="00BE3AC8">
        <w:t xml:space="preserve">@sourcehash: merge source content hash. </w:t>
      </w:r>
    </w:p>
    <w:p w14:paraId="2092EAF0" w14:textId="77777777" w:rsidR="009C0EBC" w:rsidRPr="00BE3AC8" w:rsidRDefault="009C0EBC" w:rsidP="009C0EBC">
      <w:pPr>
        <w:numPr>
          <w:ilvl w:val="1"/>
          <w:numId w:val="15"/>
        </w:numPr>
      </w:pPr>
      <w:r w:rsidRPr="00BE3AC8">
        <w:t>@dest</w:t>
      </w:r>
      <w:r w:rsidR="00FB5799" w:rsidRPr="00BE3AC8">
        <w:t>inationfile: path containing th</w:t>
      </w:r>
      <w:r w:rsidRPr="00BE3AC8">
        <w:t>e</w:t>
      </w:r>
      <w:r w:rsidR="00FB5799" w:rsidRPr="00BE3AC8">
        <w:t xml:space="preserve"> </w:t>
      </w:r>
      <w:r w:rsidRPr="00BE3AC8">
        <w:t>merge destination file, the location of the element in the workspace.</w:t>
      </w:r>
    </w:p>
    <w:p w14:paraId="3F4BAE76" w14:textId="77777777" w:rsidR="009C0EBC" w:rsidRPr="00BE3AC8" w:rsidRDefault="009C0EBC" w:rsidP="009C0EBC">
      <w:pPr>
        <w:numPr>
          <w:ilvl w:val="1"/>
          <w:numId w:val="15"/>
        </w:numPr>
      </w:pPr>
      <w:r w:rsidRPr="00BE3AC8">
        <w:t xml:space="preserve">@destinationhash: merge destination content hash. </w:t>
      </w:r>
    </w:p>
    <w:p w14:paraId="5570C453" w14:textId="77777777" w:rsidR="009C0EBC" w:rsidRPr="00BE3AC8" w:rsidRDefault="009C0EBC" w:rsidP="009C0EBC">
      <w:pPr>
        <w:numPr>
          <w:ilvl w:val="1"/>
          <w:numId w:val="15"/>
        </w:numPr>
      </w:pPr>
      <w:r w:rsidRPr="00BE3AC8">
        <w:t xml:space="preserve">@output: file containing the merge result. </w:t>
      </w:r>
    </w:p>
    <w:p w14:paraId="62288DB9" w14:textId="77777777" w:rsidR="009C0EBC" w:rsidRPr="00BE3AC8" w:rsidRDefault="009C0EBC" w:rsidP="009C0EBC">
      <w:pPr>
        <w:numPr>
          <w:ilvl w:val="1"/>
          <w:numId w:val="15"/>
        </w:numPr>
      </w:pPr>
      <w:r w:rsidRPr="00BE3AC8">
        <w:t>@filetype: type of file used for the syntax</w:t>
      </w:r>
      <w:r w:rsidR="00FB5799" w:rsidRPr="00BE3AC8">
        <w:t xml:space="preserve"> </w:t>
      </w:r>
      <w:r w:rsidR="00340F2B" w:rsidRPr="00BE3AC8">
        <w:t>highlight</w:t>
      </w:r>
      <w:r w:rsidRPr="00BE3AC8">
        <w:t xml:space="preserve"> </w:t>
      </w:r>
    </w:p>
    <w:p w14:paraId="48D1EFC9" w14:textId="77777777" w:rsidR="009C0EBC" w:rsidRPr="00BE3AC8" w:rsidRDefault="009C0EBC" w:rsidP="009C0EBC">
      <w:pPr>
        <w:numPr>
          <w:ilvl w:val="1"/>
          <w:numId w:val="15"/>
        </w:numPr>
      </w:pPr>
      <w:r w:rsidRPr="00BE3AC8">
        <w:t>@comparationmethod: compari</w:t>
      </w:r>
      <w:r w:rsidR="00FB5799" w:rsidRPr="00BE3AC8">
        <w:t>s</w:t>
      </w:r>
      <w:r w:rsidRPr="00BE3AC8">
        <w:t xml:space="preserve">on method used. </w:t>
      </w:r>
    </w:p>
    <w:p w14:paraId="38E8DC58" w14:textId="77777777" w:rsidR="009C0EBC" w:rsidRPr="00BE3AC8" w:rsidRDefault="009C0EBC" w:rsidP="009C0EBC">
      <w:pPr>
        <w:numPr>
          <w:ilvl w:val="1"/>
          <w:numId w:val="15"/>
        </w:numPr>
      </w:pPr>
      <w:r w:rsidRPr="00BE3AC8">
        <w:t xml:space="preserve">@fileencoding: file encoding.  </w:t>
      </w:r>
    </w:p>
    <w:p w14:paraId="5859EC24" w14:textId="77777777" w:rsidR="009C0EBC" w:rsidRPr="00BE3AC8" w:rsidRDefault="009C0EBC" w:rsidP="009C0EBC">
      <w:pPr>
        <w:numPr>
          <w:ilvl w:val="1"/>
          <w:numId w:val="15"/>
        </w:numPr>
      </w:pPr>
      <w:r w:rsidRPr="00BE3AC8">
        <w:t>@mergetype: type of merge used.</w:t>
      </w:r>
    </w:p>
    <w:p w14:paraId="0CC5088F" w14:textId="77777777" w:rsidR="009C0EBC" w:rsidRPr="00BE3AC8" w:rsidRDefault="009C0EBC" w:rsidP="009C0EBC">
      <w:r w:rsidRPr="00BE3AC8">
        <w:lastRenderedPageBreak/>
        <w:t xml:space="preserve">It must be highlighted that rules are executed in order, so the less restrictive ones must be </w:t>
      </w:r>
      <w:r w:rsidR="0072413D" w:rsidRPr="00BE3AC8">
        <w:t>at the bottom of the list</w:t>
      </w:r>
      <w:r w:rsidRPr="00BE3AC8">
        <w:t>.</w:t>
      </w:r>
      <w:r w:rsidR="0072413D" w:rsidRPr="00BE3AC8">
        <w:t xml:space="preserve"> A catch-all rule for the file extension “*” is normally the latest. </w:t>
      </w:r>
    </w:p>
    <w:p w14:paraId="7DE60381" w14:textId="77777777" w:rsidR="009C0EBC" w:rsidRPr="00BE3AC8" w:rsidRDefault="00221A56" w:rsidP="009C0EBC">
      <w:r w:rsidRPr="00BE3AC8">
        <w:t>An e</w:t>
      </w:r>
      <w:r w:rsidR="009C0EBC" w:rsidRPr="00BE3AC8">
        <w:t xml:space="preserve">xample </w:t>
      </w:r>
      <w:r w:rsidRPr="00BE3AC8">
        <w:t xml:space="preserve">below shows </w:t>
      </w:r>
      <w:r w:rsidR="009C0EBC" w:rsidRPr="00BE3AC8">
        <w:t>using an additional rule for a single type of file considered as binary</w:t>
      </w:r>
      <w:r w:rsidR="009C0EBC" w:rsidRPr="00BE3AC8">
        <w:rPr>
          <w:rStyle w:val="Strong"/>
          <w:rFonts w:ascii="Arial" w:hAnsi="Arial" w:cs="Arial"/>
          <w:b w:val="0"/>
          <w:szCs w:val="20"/>
        </w:rPr>
        <w:t xml:space="preserve"> (.scs</w:t>
      </w:r>
      <w:r w:rsidR="009C0EBC" w:rsidRPr="00BE3AC8">
        <w:rPr>
          <w:rStyle w:val="Strong"/>
          <w:rFonts w:ascii="Arial" w:hAnsi="Arial" w:cs="Arial"/>
          <w:szCs w:val="20"/>
        </w:rPr>
        <w:t>)</w:t>
      </w:r>
      <w:r w:rsidR="009C0EBC" w:rsidRPr="00BE3AC8">
        <w:t xml:space="preserve"> if we want it to be considered as text and given fixed parameters: type of merge </w:t>
      </w:r>
      <w:r w:rsidR="00127A5E" w:rsidRPr="00BE3AC8">
        <w:t xml:space="preserve">to be automatic only if one of the contributors has submitted changes </w:t>
      </w:r>
      <w:r w:rsidR="009C0EBC" w:rsidRPr="00BE3AC8">
        <w:t>and file codification</w:t>
      </w:r>
      <w:r w:rsidR="00127A5E" w:rsidRPr="00BE3AC8">
        <w:t xml:space="preserve"> as </w:t>
      </w:r>
      <w:r w:rsidR="00340F2B" w:rsidRPr="00BE3AC8">
        <w:t>Unicode</w:t>
      </w:r>
      <w:r w:rsidR="009C0EBC" w:rsidRPr="00BE3AC8">
        <w:t>:</w:t>
      </w:r>
    </w:p>
    <w:p w14:paraId="7C21567C" w14:textId="77777777" w:rsidR="00291603" w:rsidRPr="00BE3AC8" w:rsidRDefault="009C0EBC" w:rsidP="009C0EBC">
      <w:pPr>
        <w:pStyle w:val="code"/>
        <w:rPr>
          <w:lang w:val="en-US"/>
        </w:rPr>
      </w:pPr>
      <w:r w:rsidRPr="00BE3AC8">
        <w:rPr>
          <w:lang w:val="en-US"/>
        </w:rPr>
        <w:t>   &lt;MergeTools&gt;</w:t>
      </w:r>
      <w:r w:rsidRPr="00BE3AC8">
        <w:rPr>
          <w:lang w:val="en-US"/>
        </w:rPr>
        <w:br/>
        <w:t>    &lt;MergeToolData&gt;</w:t>
      </w:r>
      <w:r w:rsidRPr="00BE3AC8">
        <w:rPr>
          <w:lang w:val="en-US"/>
        </w:rPr>
        <w:br/>
        <w:t>      &lt;FileType&gt;enTextFile&lt;/FileType&gt;</w:t>
      </w:r>
      <w:r w:rsidRPr="00BE3AC8">
        <w:rPr>
          <w:lang w:val="en-US"/>
        </w:rPr>
        <w:br/>
        <w:t>      &lt;FileExtensions&gt;*&lt;/FileExtensions&gt;</w:t>
      </w:r>
      <w:r w:rsidRPr="00BE3AC8">
        <w:rPr>
          <w:lang w:val="en-US"/>
        </w:rPr>
        <w:br/>
        <w:t>      &lt;Tools&gt;</w:t>
      </w:r>
      <w:r w:rsidRPr="00BE3AC8">
        <w:rPr>
          <w:lang w:val="en-US"/>
        </w:rPr>
        <w:br/>
        <w:t>        &lt;string&gt;mergetool -b="@basefile" -bn="@basesymbolic" -bh="@basehash" -s="@sourcefile" -sn="@sourcesymbolic" -sh="@sourcehash" -d="@destinationfile" -dh="@destinationhash" -a -r="@output" -t="@filetype" -i="@comparationmethod" -e="@fileencoding" -m="@mergetype"&lt;/string&gt;</w:t>
      </w:r>
      <w:r w:rsidRPr="00BE3AC8">
        <w:rPr>
          <w:lang w:val="en-US"/>
        </w:rPr>
        <w:br/>
        <w:t>      &lt;/Tools&gt;</w:t>
      </w:r>
      <w:r w:rsidRPr="00BE3AC8">
        <w:rPr>
          <w:lang w:val="en-US"/>
        </w:rPr>
        <w:br/>
        <w:t>    &lt;/MergeToolData&gt;</w:t>
      </w:r>
    </w:p>
    <w:p w14:paraId="25FFBF2C" w14:textId="77777777" w:rsidR="009C0EBC" w:rsidRPr="00BE3AC8" w:rsidRDefault="009C0EBC" w:rsidP="009C0EBC">
      <w:pPr>
        <w:pStyle w:val="code"/>
        <w:rPr>
          <w:lang w:val="en-US"/>
        </w:rPr>
      </w:pPr>
      <w:r w:rsidRPr="00BE3AC8">
        <w:rPr>
          <w:b/>
          <w:bCs/>
          <w:lang w:val="en-US"/>
        </w:rPr>
        <w:t>    &lt;MergeToolData&gt;</w:t>
      </w:r>
      <w:r w:rsidRPr="00BE3AC8">
        <w:rPr>
          <w:b/>
          <w:lang w:val="en-US"/>
        </w:rPr>
        <w:br/>
      </w:r>
      <w:r w:rsidRPr="00BE3AC8">
        <w:rPr>
          <w:b/>
          <w:bCs/>
          <w:lang w:val="en-US"/>
        </w:rPr>
        <w:t>      &lt;FileType&gt;enBinaryFile&lt;/FileType&gt;</w:t>
      </w:r>
      <w:r w:rsidRPr="00BE3AC8">
        <w:rPr>
          <w:b/>
          <w:lang w:val="en-US"/>
        </w:rPr>
        <w:br/>
      </w:r>
      <w:r w:rsidRPr="00BE3AC8">
        <w:rPr>
          <w:b/>
          <w:bCs/>
          <w:lang w:val="en-US"/>
        </w:rPr>
        <w:t>      &lt;FileExtensions&gt;.scs&lt;/FileExtensions&gt;</w:t>
      </w:r>
      <w:r w:rsidRPr="00BE3AC8">
        <w:rPr>
          <w:b/>
          <w:lang w:val="en-US"/>
        </w:rPr>
        <w:br/>
      </w:r>
      <w:r w:rsidRPr="00BE3AC8">
        <w:rPr>
          <w:b/>
          <w:bCs/>
          <w:lang w:val="en-US"/>
        </w:rPr>
        <w:t>      &lt;Tools&gt;</w:t>
      </w:r>
      <w:r w:rsidRPr="00BE3AC8">
        <w:rPr>
          <w:b/>
          <w:lang w:val="en-US"/>
        </w:rPr>
        <w:br/>
      </w:r>
      <w:r w:rsidRPr="00BE3AC8">
        <w:rPr>
          <w:b/>
          <w:bCs/>
          <w:lang w:val="en-US"/>
        </w:rPr>
        <w:t>        &lt;string&gt;"mergetool.exe" -b="@basefile" -bn="@basesymbolic" -bh="@basehash" -s="@sourcefile" -sn="@sourcesymbolic" -sh="@sourcehash" -d="@destinationfile" -dh="@destinationhash" -a -r="@output" -t="@filetype" -i="@comp</w:t>
      </w:r>
      <w:r w:rsidR="00127A5E" w:rsidRPr="00BE3AC8">
        <w:rPr>
          <w:b/>
          <w:bCs/>
          <w:lang w:val="en-US"/>
        </w:rPr>
        <w:t>arationmethod" -e="unicode" -m="onlyone</w:t>
      </w:r>
      <w:r w:rsidRPr="00BE3AC8">
        <w:rPr>
          <w:b/>
          <w:bCs/>
          <w:lang w:val="en-US"/>
        </w:rPr>
        <w:t>"&lt;/string&gt;</w:t>
      </w:r>
      <w:r w:rsidRPr="00BE3AC8">
        <w:rPr>
          <w:b/>
          <w:lang w:val="en-US"/>
        </w:rPr>
        <w:br/>
      </w:r>
      <w:r w:rsidRPr="00BE3AC8">
        <w:rPr>
          <w:b/>
          <w:bCs/>
          <w:lang w:val="en-US"/>
        </w:rPr>
        <w:t>      &lt;/Tools&gt;</w:t>
      </w:r>
      <w:r w:rsidRPr="00BE3AC8">
        <w:rPr>
          <w:b/>
          <w:lang w:val="en-US"/>
        </w:rPr>
        <w:br/>
      </w:r>
      <w:r w:rsidRPr="00BE3AC8">
        <w:rPr>
          <w:b/>
          <w:bCs/>
          <w:lang w:val="en-US"/>
        </w:rPr>
        <w:t>    &lt;/MergeToolData&gt;</w:t>
      </w:r>
      <w:r w:rsidRPr="00BE3AC8">
        <w:rPr>
          <w:b/>
          <w:lang w:val="en-US"/>
        </w:rPr>
        <w:br/>
      </w:r>
      <w:r w:rsidRPr="00BE3AC8">
        <w:rPr>
          <w:lang w:val="en-US"/>
        </w:rPr>
        <w:t>    &lt;MergeToolData&gt;</w:t>
      </w:r>
      <w:r w:rsidRPr="00BE3AC8">
        <w:rPr>
          <w:lang w:val="en-US"/>
        </w:rPr>
        <w:br/>
        <w:t>      &lt;FileType&gt;enBinaryFile&lt;/FileType&gt;</w:t>
      </w:r>
      <w:r w:rsidRPr="00BE3AC8">
        <w:rPr>
          <w:lang w:val="en-US"/>
        </w:rPr>
        <w:br/>
        <w:t>      &lt;FileExtensions&gt;*&lt;/FileExtensions&gt;</w:t>
      </w:r>
      <w:r w:rsidRPr="00BE3AC8">
        <w:rPr>
          <w:lang w:val="en-US"/>
        </w:rPr>
        <w:br/>
        <w:t>      &lt;Tools&gt;</w:t>
      </w:r>
      <w:r w:rsidRPr="00BE3AC8">
        <w:rPr>
          <w:lang w:val="en-US"/>
        </w:rPr>
        <w:br/>
        <w:t>        &lt;string&gt;binmergetool -b="@basefile" -bn="@basesymbolic" -bh="@basehash" -s="@sourcefile" -sn="@sourcesymbolic" -sh="@sourcehash" -d="@destinationfile" -dh="@destinationhash" -a -r="@output" -m="@mergetype"&lt;/string&gt;</w:t>
      </w:r>
      <w:r w:rsidRPr="00BE3AC8">
        <w:rPr>
          <w:lang w:val="en-US"/>
        </w:rPr>
        <w:br/>
        <w:t>      &lt;/Tools&gt;</w:t>
      </w:r>
      <w:r w:rsidRPr="00BE3AC8">
        <w:rPr>
          <w:lang w:val="en-US"/>
        </w:rPr>
        <w:br/>
        <w:t>    &lt;/MergeToolData&gt;</w:t>
      </w:r>
      <w:r w:rsidRPr="00BE3AC8">
        <w:rPr>
          <w:lang w:val="en-US"/>
        </w:rPr>
        <w:br/>
        <w:t>  &lt;/MergeTools&gt;</w:t>
      </w:r>
    </w:p>
    <w:p w14:paraId="5F55B2A8" w14:textId="77777777" w:rsidR="009C0EBC" w:rsidRPr="00BE3AC8" w:rsidRDefault="009C0EBC" w:rsidP="009C0EBC">
      <w:r w:rsidRPr="00BE3AC8">
        <w:t>In the case of the di</w:t>
      </w:r>
      <w:r w:rsidR="00AE32DB" w:rsidRPr="00BE3AC8">
        <w:t>fferences tools, rules are built</w:t>
      </w:r>
      <w:r w:rsidRPr="00BE3AC8">
        <w:t xml:space="preserve"> similarly but there are </w:t>
      </w:r>
      <w:r w:rsidR="00340F2B" w:rsidRPr="00BE3AC8">
        <w:t>fewer</w:t>
      </w:r>
      <w:r w:rsidRPr="00BE3AC8">
        <w:t xml:space="preserve"> variable</w:t>
      </w:r>
      <w:r w:rsidR="0075607B" w:rsidRPr="00BE3AC8">
        <w:t>s</w:t>
      </w:r>
      <w:r w:rsidRPr="00BE3AC8">
        <w:t xml:space="preserve">. In order to add a rule to calculate differences on a binary file (.scs) as a text file </w:t>
      </w:r>
      <w:r w:rsidR="00924A57" w:rsidRPr="00BE3AC8">
        <w:t xml:space="preserve">with </w:t>
      </w:r>
      <w:r w:rsidR="00340F2B" w:rsidRPr="00BE3AC8">
        <w:t>Unicode</w:t>
      </w:r>
      <w:r w:rsidR="00924A57" w:rsidRPr="00BE3AC8">
        <w:t xml:space="preserve"> format, </w:t>
      </w:r>
      <w:r w:rsidRPr="00BE3AC8">
        <w:t>we would write the following:</w:t>
      </w:r>
    </w:p>
    <w:p w14:paraId="75B3AF4B" w14:textId="77777777" w:rsidR="009C0EBC" w:rsidRPr="00BE3AC8" w:rsidRDefault="009C0EBC" w:rsidP="009C0EBC">
      <w:pPr>
        <w:pStyle w:val="code"/>
        <w:rPr>
          <w:lang w:val="en-US"/>
        </w:rPr>
      </w:pPr>
      <w:r w:rsidRPr="00BE3AC8">
        <w:rPr>
          <w:lang w:val="en-US"/>
        </w:rPr>
        <w:t>  &lt;DiffTools&gt;</w:t>
      </w:r>
      <w:r w:rsidRPr="00BE3AC8">
        <w:rPr>
          <w:lang w:val="en-US"/>
        </w:rPr>
        <w:br/>
        <w:t>    &lt;DiffToolData&gt;</w:t>
      </w:r>
      <w:r w:rsidRPr="00BE3AC8">
        <w:rPr>
          <w:lang w:val="en-US"/>
        </w:rPr>
        <w:br/>
        <w:t>      &lt;FileType&gt;enTextFile&lt;/FileType&gt;</w:t>
      </w:r>
      <w:r w:rsidRPr="00BE3AC8">
        <w:rPr>
          <w:lang w:val="en-US"/>
        </w:rPr>
        <w:br/>
        <w:t>      &lt;FileExtensions&gt;*&lt;/FileExtensions&gt;</w:t>
      </w:r>
      <w:r w:rsidRPr="00BE3AC8">
        <w:rPr>
          <w:lang w:val="en-US"/>
        </w:rPr>
        <w:br/>
        <w:t>      &lt;Tools&gt;</w:t>
      </w:r>
      <w:r w:rsidRPr="00BE3AC8">
        <w:rPr>
          <w:lang w:val="en-US"/>
        </w:rPr>
        <w:br/>
        <w:t>        &lt;string&gt;mergetool -s="@sourcefile" -sn="@sourcesymbolic" -d="@destinationfile" -dn="@destinationsymbolic" -a -t="@filetype" -i="@comparationmethod" -e="@fileencoding"&lt;/string&gt;</w:t>
      </w:r>
      <w:r w:rsidRPr="00BE3AC8">
        <w:rPr>
          <w:lang w:val="en-US"/>
        </w:rPr>
        <w:br/>
        <w:t>      &lt;/Tools&gt;</w:t>
      </w:r>
      <w:r w:rsidRPr="00BE3AC8">
        <w:rPr>
          <w:lang w:val="en-US"/>
        </w:rPr>
        <w:br/>
        <w:t>    &lt;/DiffToolData&gt;</w:t>
      </w:r>
    </w:p>
    <w:p w14:paraId="0958CF67" w14:textId="77777777" w:rsidR="009C0EBC" w:rsidRPr="00BE3AC8" w:rsidRDefault="009C0EBC" w:rsidP="00414CEE">
      <w:pPr>
        <w:pStyle w:val="code"/>
        <w:rPr>
          <w:lang w:val="en-US"/>
        </w:rPr>
      </w:pPr>
      <w:r w:rsidRPr="00BE3AC8">
        <w:rPr>
          <w:lang w:val="en-US"/>
        </w:rPr>
        <w:lastRenderedPageBreak/>
        <w:t xml:space="preserve">    </w:t>
      </w:r>
      <w:r w:rsidRPr="00BE3AC8">
        <w:rPr>
          <w:rStyle w:val="Strong"/>
          <w:szCs w:val="20"/>
          <w:lang w:val="en-US"/>
        </w:rPr>
        <w:t>&lt;DiffToolData&gt;</w:t>
      </w:r>
      <w:r w:rsidRPr="00BE3AC8">
        <w:rPr>
          <w:bCs/>
          <w:lang w:val="en-US"/>
        </w:rPr>
        <w:br/>
      </w:r>
      <w:r w:rsidRPr="00BE3AC8">
        <w:rPr>
          <w:rStyle w:val="Strong"/>
          <w:szCs w:val="20"/>
          <w:lang w:val="en-US"/>
        </w:rPr>
        <w:t>      &lt;FileType&gt;enBinaryFile&lt;/FileType&gt;</w:t>
      </w:r>
      <w:r w:rsidRPr="00BE3AC8">
        <w:rPr>
          <w:bCs/>
          <w:lang w:val="en-US"/>
        </w:rPr>
        <w:br/>
      </w:r>
      <w:r w:rsidRPr="00BE3AC8">
        <w:rPr>
          <w:rStyle w:val="Strong"/>
          <w:szCs w:val="20"/>
          <w:lang w:val="en-US"/>
        </w:rPr>
        <w:t>      &lt;FileExtensions&gt;.scs&lt;/FileExtensions&gt;</w:t>
      </w:r>
      <w:r w:rsidRPr="00BE3AC8">
        <w:rPr>
          <w:bCs/>
          <w:lang w:val="en-US"/>
        </w:rPr>
        <w:br/>
      </w:r>
      <w:r w:rsidRPr="00BE3AC8">
        <w:rPr>
          <w:rStyle w:val="Strong"/>
          <w:szCs w:val="20"/>
          <w:lang w:val="en-US"/>
        </w:rPr>
        <w:t>      &lt;Tools&gt;</w:t>
      </w:r>
      <w:r w:rsidRPr="00BE3AC8">
        <w:rPr>
          <w:bCs/>
          <w:lang w:val="en-US"/>
        </w:rPr>
        <w:br/>
      </w:r>
      <w:r w:rsidRPr="00BE3AC8">
        <w:rPr>
          <w:rStyle w:val="Strong"/>
          <w:szCs w:val="20"/>
          <w:lang w:val="en-US"/>
        </w:rPr>
        <w:t>        &lt;string&gt;"mergetool.exe" -s="@sourcefile" -sn="@sourcesymbolic" -d="@destinationfile" -dn="@destinationsymbolic" -a -t="@filetype" -i="@comp</w:t>
      </w:r>
      <w:r w:rsidR="00924A57" w:rsidRPr="00BE3AC8">
        <w:rPr>
          <w:rStyle w:val="Strong"/>
          <w:szCs w:val="20"/>
          <w:lang w:val="en-US"/>
        </w:rPr>
        <w:t>arationmethod" -e="unicode</w:t>
      </w:r>
      <w:r w:rsidRPr="00BE3AC8">
        <w:rPr>
          <w:rStyle w:val="Strong"/>
          <w:szCs w:val="20"/>
          <w:lang w:val="en-US"/>
        </w:rPr>
        <w:t>" &lt;/string&gt;</w:t>
      </w:r>
      <w:r w:rsidRPr="00BE3AC8">
        <w:rPr>
          <w:bCs/>
          <w:lang w:val="en-US"/>
        </w:rPr>
        <w:br/>
      </w:r>
      <w:r w:rsidRPr="00BE3AC8">
        <w:rPr>
          <w:rStyle w:val="Strong"/>
          <w:szCs w:val="20"/>
          <w:lang w:val="en-US"/>
        </w:rPr>
        <w:t>      &lt;/Tools&gt;</w:t>
      </w:r>
      <w:r w:rsidRPr="00BE3AC8">
        <w:rPr>
          <w:bCs/>
          <w:lang w:val="en-US"/>
        </w:rPr>
        <w:br/>
      </w:r>
      <w:r w:rsidRPr="00BE3AC8">
        <w:rPr>
          <w:rStyle w:val="Strong"/>
          <w:szCs w:val="20"/>
          <w:lang w:val="en-US"/>
        </w:rPr>
        <w:t>    &lt;/DiffToolData&gt;</w:t>
      </w:r>
      <w:r w:rsidRPr="00BE3AC8">
        <w:rPr>
          <w:lang w:val="en-US"/>
        </w:rPr>
        <w:br/>
        <w:t>    &lt;DiffToolData&gt;</w:t>
      </w:r>
      <w:r w:rsidRPr="00BE3AC8">
        <w:rPr>
          <w:lang w:val="en-US"/>
        </w:rPr>
        <w:br/>
        <w:t>      &lt;FileType&gt;enBinaryFile&lt;/FileType&gt;</w:t>
      </w:r>
      <w:r w:rsidRPr="00BE3AC8">
        <w:rPr>
          <w:lang w:val="en-US"/>
        </w:rPr>
        <w:br/>
        <w:t>      &lt;FileExtensions&gt;*&lt;/FileExtensions&gt;</w:t>
      </w:r>
      <w:r w:rsidRPr="00BE3AC8">
        <w:rPr>
          <w:lang w:val="en-US"/>
        </w:rPr>
        <w:br/>
        <w:t>      &lt;Tools&gt;</w:t>
      </w:r>
      <w:r w:rsidRPr="00BE3AC8">
        <w:rPr>
          <w:lang w:val="en-US"/>
        </w:rPr>
        <w:br/>
        <w:t>        &lt;string&gt;binmergetool -s="@sourcefile" -sn="@sourcesymbolic" -d="@destinationfile" -dn="@destinationsymbolic"  -a -t="@filetype" -i="@comparationmethod" -e="@fileencoding"&lt;/string&gt;</w:t>
      </w:r>
      <w:r w:rsidRPr="00BE3AC8">
        <w:rPr>
          <w:lang w:val="en-US"/>
        </w:rPr>
        <w:br/>
        <w:t>      &lt;/Tools&gt;</w:t>
      </w:r>
      <w:r w:rsidRPr="00BE3AC8">
        <w:rPr>
          <w:lang w:val="en-US"/>
        </w:rPr>
        <w:br/>
        <w:t>    &lt;/DiffToolData&gt;</w:t>
      </w:r>
      <w:r w:rsidRPr="00BE3AC8">
        <w:rPr>
          <w:lang w:val="en-US"/>
        </w:rPr>
        <w:br/>
        <w:t>  &lt;/DiffTools&gt;</w:t>
      </w:r>
    </w:p>
    <w:p w14:paraId="2F195F56" w14:textId="77777777" w:rsidR="00414CEE" w:rsidRPr="00BE3AC8" w:rsidRDefault="00414CEE" w:rsidP="00486F13">
      <w:pPr>
        <w:pStyle w:val="Heading1"/>
        <w:ind w:left="0" w:firstLine="0"/>
        <w:rPr>
          <w:lang w:val="en-US"/>
        </w:rPr>
      </w:pPr>
      <w:bookmarkStart w:id="212" w:name="_Ref262635522"/>
      <w:bookmarkStart w:id="213" w:name="_Ref262635555"/>
      <w:bookmarkStart w:id="214" w:name="_Ref262635586"/>
      <w:bookmarkStart w:id="215" w:name="_Toc187919406"/>
      <w:r w:rsidRPr="00BE3AC8">
        <w:rPr>
          <w:lang w:val="en-US"/>
        </w:rPr>
        <w:lastRenderedPageBreak/>
        <w:t>Using a proxy server</w:t>
      </w:r>
      <w:bookmarkEnd w:id="212"/>
      <w:bookmarkEnd w:id="213"/>
      <w:bookmarkEnd w:id="214"/>
      <w:bookmarkEnd w:id="215"/>
    </w:p>
    <w:p w14:paraId="7B6B3391" w14:textId="77777777" w:rsidR="00414CEE" w:rsidRPr="00BE3AC8" w:rsidRDefault="00414CEE" w:rsidP="00414CEE">
      <w:r w:rsidRPr="00BE3AC8">
        <w:t xml:space="preserve">Plastic </w:t>
      </w:r>
      <w:r w:rsidR="0072413D" w:rsidRPr="00BE3AC8">
        <w:t xml:space="preserve">SCM </w:t>
      </w:r>
      <w:r w:rsidRPr="00BE3AC8">
        <w:t>supports the i</w:t>
      </w:r>
      <w:r w:rsidR="0072413D" w:rsidRPr="00BE3AC8">
        <w:t>dea of having a Proxy server to support balancing</w:t>
      </w:r>
      <w:r w:rsidR="0047459A" w:rsidRPr="00BE3AC8">
        <w:t xml:space="preserve"> </w:t>
      </w:r>
      <w:r w:rsidRPr="00BE3AC8">
        <w:t xml:space="preserve">the traffic between </w:t>
      </w:r>
      <w:r w:rsidR="0047459A" w:rsidRPr="00BE3AC8">
        <w:t xml:space="preserve">the </w:t>
      </w:r>
      <w:r w:rsidRPr="00BE3AC8">
        <w:t xml:space="preserve">two machines: the </w:t>
      </w:r>
      <w:r w:rsidR="0072413D" w:rsidRPr="00BE3AC8">
        <w:t xml:space="preserve">possibly remote </w:t>
      </w:r>
      <w:r w:rsidRPr="00BE3AC8">
        <w:t>server machine and the</w:t>
      </w:r>
      <w:r w:rsidR="0072413D" w:rsidRPr="00BE3AC8">
        <w:t xml:space="preserve"> probably local</w:t>
      </w:r>
      <w:r w:rsidRPr="00BE3AC8">
        <w:t xml:space="preserve"> proxy machine. This proxy can be installed with minimum operating resources. No database bac</w:t>
      </w:r>
      <w:r w:rsidR="0072413D" w:rsidRPr="00BE3AC8">
        <w:t>kend is needed</w:t>
      </w:r>
      <w:r w:rsidRPr="00BE3AC8">
        <w:t xml:space="preserve"> to run</w:t>
      </w:r>
      <w:r w:rsidR="0072413D" w:rsidRPr="00BE3AC8">
        <w:t xml:space="preserve"> it</w:t>
      </w:r>
      <w:r w:rsidRPr="00BE3AC8">
        <w:t xml:space="preserve">, </w:t>
      </w:r>
      <w:r w:rsidR="0072413D" w:rsidRPr="00BE3AC8">
        <w:t>making</w:t>
      </w:r>
      <w:r w:rsidRPr="00BE3AC8">
        <w:t xml:space="preserve"> </w:t>
      </w:r>
      <w:r w:rsidR="002E272F" w:rsidRPr="00BE3AC8">
        <w:t xml:space="preserve">it </w:t>
      </w:r>
      <w:r w:rsidR="0072413D" w:rsidRPr="00BE3AC8">
        <w:t xml:space="preserve">pretty </w:t>
      </w:r>
      <w:r w:rsidRPr="00BE3AC8">
        <w:t xml:space="preserve">easy </w:t>
      </w:r>
      <w:r w:rsidR="002E272F" w:rsidRPr="00BE3AC8">
        <w:t xml:space="preserve">to </w:t>
      </w:r>
      <w:r w:rsidRPr="00BE3AC8">
        <w:t xml:space="preserve">set up. It </w:t>
      </w:r>
      <w:r w:rsidR="0072413D" w:rsidRPr="00BE3AC8">
        <w:t>can be configured</w:t>
      </w:r>
      <w:r w:rsidRPr="00BE3AC8">
        <w:t xml:space="preserve"> as a dae</w:t>
      </w:r>
      <w:r w:rsidR="0072413D" w:rsidRPr="00BE3AC8">
        <w:t>mon, Windows service or</w:t>
      </w:r>
      <w:r w:rsidRPr="00BE3AC8">
        <w:t xml:space="preserve"> </w:t>
      </w:r>
      <w:r w:rsidR="002E272F" w:rsidRPr="00BE3AC8">
        <w:t>started</w:t>
      </w:r>
      <w:r w:rsidR="0072413D" w:rsidRPr="00BE3AC8">
        <w:t xml:space="preserve"> manually</w:t>
      </w:r>
      <w:r w:rsidR="002E272F" w:rsidRPr="00BE3AC8">
        <w:t xml:space="preserve"> </w:t>
      </w:r>
      <w:r w:rsidRPr="00BE3AC8">
        <w:t>from the command line.</w:t>
      </w:r>
    </w:p>
    <w:p w14:paraId="5AA62CE6" w14:textId="77777777" w:rsidR="00414CEE" w:rsidRPr="00BE3AC8" w:rsidRDefault="00BE3AC8" w:rsidP="00414CEE">
      <w:r w:rsidRPr="00BE3AC8">
        <w:t>The</w:t>
      </w:r>
      <w:r w:rsidR="0072413D" w:rsidRPr="00BE3AC8">
        <w:t xml:space="preserve"> cached data will always be </w:t>
      </w:r>
      <w:r w:rsidR="00340F2B" w:rsidRPr="00BE3AC8">
        <w:t>read-only</w:t>
      </w:r>
      <w:r w:rsidR="0072413D" w:rsidRPr="00BE3AC8">
        <w:t>, meaning that only checked-in revision data is</w:t>
      </w:r>
      <w:r w:rsidR="00414CEE" w:rsidRPr="00BE3AC8">
        <w:t xml:space="preserve"> cached on the proxies</w:t>
      </w:r>
      <w:r w:rsidR="0072413D" w:rsidRPr="00BE3AC8">
        <w:t xml:space="preserve">. Since checked in revisions never change, it’s safe and simple to cache them. </w:t>
      </w:r>
    </w:p>
    <w:p w14:paraId="34154AB3" w14:textId="77777777" w:rsidR="00414CEE" w:rsidRPr="00BE3AC8" w:rsidRDefault="001D02AE" w:rsidP="00414CEE">
      <w:r w:rsidRPr="00BE3AC8">
        <w:t xml:space="preserve">The </w:t>
      </w:r>
      <w:r w:rsidR="00414CEE" w:rsidRPr="00BE3AC8">
        <w:t xml:space="preserve">Proxy server will </w:t>
      </w:r>
      <w:r w:rsidR="008F26F7" w:rsidRPr="00BE3AC8">
        <w:t xml:space="preserve">start caching files from the repository server </w:t>
      </w:r>
      <w:r w:rsidR="0072413D" w:rsidRPr="00BE3AC8">
        <w:t>as data is requested from</w:t>
      </w:r>
      <w:r w:rsidR="00414CEE" w:rsidRPr="00BE3AC8">
        <w:t xml:space="preserve"> client</w:t>
      </w:r>
      <w:r w:rsidR="008F26F7" w:rsidRPr="00BE3AC8">
        <w:t>s</w:t>
      </w:r>
      <w:r w:rsidR="00414CEE" w:rsidRPr="00BE3AC8">
        <w:t xml:space="preserve">. Once </w:t>
      </w:r>
      <w:r w:rsidR="008F26F7" w:rsidRPr="00BE3AC8">
        <w:t>cached</w:t>
      </w:r>
      <w:r w:rsidR="0072413D" w:rsidRPr="00BE3AC8">
        <w:t>, revision data stays</w:t>
      </w:r>
      <w:r w:rsidR="00414CEE" w:rsidRPr="00BE3AC8">
        <w:t xml:space="preserve"> on the </w:t>
      </w:r>
      <w:r w:rsidR="008F26F7" w:rsidRPr="00BE3AC8">
        <w:t>proxy</w:t>
      </w:r>
      <w:r w:rsidR="0072413D" w:rsidRPr="00BE3AC8">
        <w:t>, so that future requests to the same revisions will be downloaded from</w:t>
      </w:r>
      <w:r w:rsidR="0030733A" w:rsidRPr="00BE3AC8">
        <w:t xml:space="preserve"> the proxy machine instead of the remote repository server</w:t>
      </w:r>
      <w:r w:rsidR="00414CEE" w:rsidRPr="00BE3AC8">
        <w:t>.</w:t>
      </w:r>
    </w:p>
    <w:p w14:paraId="2FDF7205" w14:textId="77777777" w:rsidR="00414CEE" w:rsidRPr="00BE3AC8" w:rsidRDefault="003840B2" w:rsidP="00414CEE">
      <w:r w:rsidRPr="00BE3AC8">
        <w:t>The</w:t>
      </w:r>
      <w:r w:rsidR="00414CEE" w:rsidRPr="00BE3AC8">
        <w:t xml:space="preserve"> proxy server will </w:t>
      </w:r>
      <w:r w:rsidRPr="00BE3AC8">
        <w:t xml:space="preserve">also </w:t>
      </w:r>
      <w:r w:rsidR="0030733A" w:rsidRPr="00BE3AC8">
        <w:t xml:space="preserve">use keep the most used revisions in memory, for improved performance. </w:t>
      </w:r>
      <w:r w:rsidRPr="00BE3AC8">
        <w:t xml:space="preserve">The </w:t>
      </w:r>
      <w:r w:rsidR="00BE3AC8" w:rsidRPr="00BE3AC8">
        <w:t>administrator can configure the maximum amount of memory to be used</w:t>
      </w:r>
      <w:r w:rsidR="00414CEE" w:rsidRPr="00BE3AC8">
        <w:t xml:space="preserve">. </w:t>
      </w:r>
    </w:p>
    <w:p w14:paraId="2A25FE1D" w14:textId="77777777" w:rsidR="00414CEE" w:rsidRPr="00BE3AC8" w:rsidRDefault="0030733A" w:rsidP="00414CEE">
      <w:r w:rsidRPr="00BE3AC8">
        <w:t>This is a list of the benefits of using a Proxy with Plastic SCM</w:t>
      </w:r>
      <w:r w:rsidR="00414CEE" w:rsidRPr="00BE3AC8">
        <w:t>:</w:t>
      </w:r>
    </w:p>
    <w:p w14:paraId="0E925F47" w14:textId="77777777" w:rsidR="00414CEE" w:rsidRPr="00BE3AC8" w:rsidRDefault="00414CEE" w:rsidP="00414CEE">
      <w:pPr>
        <w:numPr>
          <w:ilvl w:val="0"/>
          <w:numId w:val="23"/>
        </w:numPr>
      </w:pPr>
      <w:r w:rsidRPr="00BE3AC8">
        <w:t>The server will act as a data cache. No other data or metadata besides revision information will be stored.</w:t>
      </w:r>
    </w:p>
    <w:p w14:paraId="205DD7E0" w14:textId="77777777" w:rsidR="00414CEE" w:rsidRPr="00BE3AC8" w:rsidRDefault="00414CEE" w:rsidP="00414CEE">
      <w:pPr>
        <w:numPr>
          <w:ilvl w:val="0"/>
          <w:numId w:val="23"/>
        </w:numPr>
      </w:pPr>
      <w:r w:rsidRPr="00BE3AC8">
        <w:t xml:space="preserve">All cached data will be stored </w:t>
      </w:r>
      <w:r w:rsidR="0030733A" w:rsidRPr="00BE3AC8">
        <w:t>on a configurable disk directory</w:t>
      </w:r>
      <w:r w:rsidRPr="00BE3AC8">
        <w:t xml:space="preserve"> for </w:t>
      </w:r>
      <w:r w:rsidR="0030733A" w:rsidRPr="00BE3AC8">
        <w:t xml:space="preserve">simplified administration. </w:t>
      </w:r>
    </w:p>
    <w:p w14:paraId="4B2F5EE0" w14:textId="77777777" w:rsidR="00414CEE" w:rsidRPr="00BE3AC8" w:rsidRDefault="00414CEE" w:rsidP="00414CEE">
      <w:pPr>
        <w:numPr>
          <w:ilvl w:val="0"/>
          <w:numId w:val="23"/>
        </w:numPr>
      </w:pPr>
      <w:r w:rsidRPr="00BE3AC8">
        <w:t xml:space="preserve">Data transmission between the proxy server, repository server and client will use the same data exchange protocol used by Plastic SCM, exchanging data chunks of 4Mb max size. </w:t>
      </w:r>
    </w:p>
    <w:p w14:paraId="7357A18C" w14:textId="0422DA7A" w:rsidR="00414CEE" w:rsidRPr="00BE3AC8" w:rsidRDefault="00414CEE" w:rsidP="00414CEE">
      <w:r w:rsidRPr="00BE3AC8">
        <w:lastRenderedPageBreak/>
        <w:t xml:space="preserve">The following is an example of </w:t>
      </w:r>
      <w:r w:rsidR="001C4471" w:rsidRPr="00BE3AC8">
        <w:t xml:space="preserve">a </w:t>
      </w:r>
      <w:r w:rsidRPr="00BE3AC8">
        <w:t>configuration using a proxy server:</w:t>
      </w:r>
      <w:r w:rsidR="00EA7ADF">
        <w:rPr>
          <w:noProof/>
          <w:lang w:eastAsia="en-US"/>
        </w:rPr>
        <w:drawing>
          <wp:inline distT="0" distB="0" distL="0" distR="0" wp14:anchorId="4BDD1752" wp14:editId="3899ECEC">
            <wp:extent cx="5213985" cy="256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3985" cy="2567940"/>
                    </a:xfrm>
                    <a:prstGeom prst="rect">
                      <a:avLst/>
                    </a:prstGeom>
                    <a:noFill/>
                    <a:ln>
                      <a:noFill/>
                    </a:ln>
                  </pic:spPr>
                </pic:pic>
              </a:graphicData>
            </a:graphic>
          </wp:inline>
        </w:drawing>
      </w:r>
    </w:p>
    <w:p w14:paraId="03DD6077" w14:textId="77777777" w:rsidR="00414CEE" w:rsidRPr="00BE3AC8" w:rsidRDefault="00414CEE" w:rsidP="00120216">
      <w:pPr>
        <w:pStyle w:val="Caption"/>
      </w:pPr>
      <w:bookmarkStart w:id="216" w:name="_Toc18791944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17" w:author="Erin Richardson" w:date="2012-10-25T13:58:00Z">
        <w:r w:rsidR="00E84D92">
          <w:rPr>
            <w:noProof/>
          </w:rPr>
          <w:t>29</w:t>
        </w:r>
      </w:ins>
      <w:del w:id="218" w:author="Erin Richardson" w:date="2012-10-25T13:52:00Z">
        <w:r w:rsidR="00BE3AC8" w:rsidRPr="00BE3AC8" w:rsidDel="00120216">
          <w:rPr>
            <w:noProof/>
          </w:rPr>
          <w:delText>24</w:delText>
        </w:r>
      </w:del>
      <w:r w:rsidR="00E524FD" w:rsidRPr="00BE3AC8">
        <w:rPr>
          <w:noProof/>
        </w:rPr>
        <w:fldChar w:fldCharType="end"/>
      </w:r>
      <w:r w:rsidR="009B20E8" w:rsidRPr="00BE3AC8">
        <w:t>.</w:t>
      </w:r>
      <w:r w:rsidRPr="00BE3AC8">
        <w:t xml:space="preserve"> Example of </w:t>
      </w:r>
      <w:r w:rsidR="009613B4" w:rsidRPr="00BE3AC8">
        <w:t xml:space="preserve">proxy </w:t>
      </w:r>
      <w:r w:rsidRPr="00BE3AC8">
        <w:t>deployment</w:t>
      </w:r>
      <w:bookmarkEnd w:id="216"/>
    </w:p>
    <w:p w14:paraId="5ECA5838" w14:textId="77777777" w:rsidR="00414CEE" w:rsidRPr="00BE3AC8" w:rsidRDefault="00414CEE" w:rsidP="00414CEE">
      <w:r w:rsidRPr="00BE3AC8">
        <w:t xml:space="preserve">The basic usage scenario is depicted on the following set of figures. The typical scenario for </w:t>
      </w:r>
      <w:r w:rsidRPr="00BE3AC8">
        <w:rPr>
          <w:i/>
        </w:rPr>
        <w:t>proxy server</w:t>
      </w:r>
      <w:r w:rsidRPr="00BE3AC8">
        <w:t xml:space="preserve"> is a centralized setup over a slow </w:t>
      </w:r>
      <w:r w:rsidR="00BE3AC8" w:rsidRPr="00BE3AC8">
        <w:t>network, which</w:t>
      </w:r>
      <w:r w:rsidRPr="00BE3AC8">
        <w:t xml:space="preserve"> needs to be optimized.</w:t>
      </w:r>
    </w:p>
    <w:p w14:paraId="13A755E1" w14:textId="77777777" w:rsidR="00414CEE" w:rsidRPr="00BE3AC8" w:rsidRDefault="003C1452" w:rsidP="00414CEE">
      <w:pPr>
        <w:jc w:val="center"/>
      </w:pPr>
      <w:r w:rsidRPr="00BE3AC8">
        <w:rPr>
          <w:noProof/>
          <w:lang w:eastAsia="en-US"/>
        </w:rPr>
        <w:drawing>
          <wp:inline distT="0" distB="0" distL="0" distR="0" wp14:anchorId="7BD47290" wp14:editId="203BECFC">
            <wp:extent cx="4991100" cy="3857625"/>
            <wp:effectExtent l="19050" t="0" r="0" b="0"/>
            <wp:docPr id="30" name="Picture 30" descr="prox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xy01"/>
                    <pic:cNvPicPr>
                      <a:picLocks noChangeAspect="1" noChangeArrowheads="1"/>
                    </pic:cNvPicPr>
                  </pic:nvPicPr>
                  <pic:blipFill>
                    <a:blip r:embed="rId45" cstate="print"/>
                    <a:srcRect/>
                    <a:stretch>
                      <a:fillRect/>
                    </a:stretch>
                  </pic:blipFill>
                  <pic:spPr bwMode="auto">
                    <a:xfrm>
                      <a:off x="0" y="0"/>
                      <a:ext cx="4991100" cy="3857625"/>
                    </a:xfrm>
                    <a:prstGeom prst="rect">
                      <a:avLst/>
                    </a:prstGeom>
                    <a:noFill/>
                    <a:ln w="9525">
                      <a:noFill/>
                      <a:miter lim="800000"/>
                      <a:headEnd/>
                      <a:tailEnd/>
                    </a:ln>
                  </pic:spPr>
                </pic:pic>
              </a:graphicData>
            </a:graphic>
          </wp:inline>
        </w:drawing>
      </w:r>
    </w:p>
    <w:p w14:paraId="1596640B" w14:textId="77777777" w:rsidR="00414CEE" w:rsidRPr="00BE3AC8" w:rsidRDefault="00414CEE" w:rsidP="00120216">
      <w:pPr>
        <w:pStyle w:val="Caption"/>
      </w:pPr>
      <w:bookmarkStart w:id="219" w:name="_Toc18791944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20" w:author="Erin Richardson" w:date="2012-10-25T13:58:00Z">
        <w:r w:rsidR="00E84D92">
          <w:rPr>
            <w:noProof/>
          </w:rPr>
          <w:t>30</w:t>
        </w:r>
      </w:ins>
      <w:del w:id="221" w:author="Erin Richardson" w:date="2012-10-25T13:52:00Z">
        <w:r w:rsidR="00BE3AC8" w:rsidRPr="00BE3AC8" w:rsidDel="00120216">
          <w:rPr>
            <w:noProof/>
          </w:rPr>
          <w:delText>25</w:delText>
        </w:r>
      </w:del>
      <w:r w:rsidR="00E524FD" w:rsidRPr="00BE3AC8">
        <w:rPr>
          <w:noProof/>
        </w:rPr>
        <w:fldChar w:fldCharType="end"/>
      </w:r>
      <w:r w:rsidR="009B20E8" w:rsidRPr="00BE3AC8">
        <w:t>.</w:t>
      </w:r>
      <w:r w:rsidRPr="00BE3AC8">
        <w:t xml:space="preserve"> Example of network</w:t>
      </w:r>
      <w:bookmarkEnd w:id="219"/>
    </w:p>
    <w:p w14:paraId="4588C287" w14:textId="77777777" w:rsidR="00414CEE" w:rsidRPr="00BE3AC8" w:rsidRDefault="00414CEE" w:rsidP="00414CEE">
      <w:r w:rsidRPr="00BE3AC8">
        <w:t xml:space="preserve">Each site can take advantage of a very simple </w:t>
      </w:r>
      <w:r w:rsidRPr="00BE3AC8">
        <w:rPr>
          <w:i/>
        </w:rPr>
        <w:t xml:space="preserve">proxy </w:t>
      </w:r>
      <w:r w:rsidR="0030733A" w:rsidRPr="00BE3AC8">
        <w:rPr>
          <w:i/>
        </w:rPr>
        <w:t>server</w:t>
      </w:r>
      <w:r w:rsidR="0030733A" w:rsidRPr="00BE3AC8">
        <w:t>, which</w:t>
      </w:r>
      <w:r w:rsidRPr="00BE3AC8">
        <w:t xml:space="preserve"> will increase the overall system performance by reducing network traffic over the distant networks.</w:t>
      </w:r>
    </w:p>
    <w:p w14:paraId="2A9B884A" w14:textId="77777777" w:rsidR="00414CEE" w:rsidRPr="00BE3AC8" w:rsidRDefault="003C1452" w:rsidP="00D338C3">
      <w:pPr>
        <w:jc w:val="center"/>
      </w:pPr>
      <w:r w:rsidRPr="00BE3AC8">
        <w:rPr>
          <w:noProof/>
          <w:lang w:eastAsia="en-US"/>
        </w:rPr>
        <w:lastRenderedPageBreak/>
        <w:drawing>
          <wp:inline distT="0" distB="0" distL="0" distR="0" wp14:anchorId="35FF3DF7" wp14:editId="1BF8EBF9">
            <wp:extent cx="5391150" cy="3505200"/>
            <wp:effectExtent l="19050" t="0" r="0" b="0"/>
            <wp:docPr id="31" name="Picture 31" descr="prox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xy02"/>
                    <pic:cNvPicPr>
                      <a:picLocks noChangeAspect="1" noChangeArrowheads="1"/>
                    </pic:cNvPicPr>
                  </pic:nvPicPr>
                  <pic:blipFill>
                    <a:blip r:embed="rId46" cstate="print"/>
                    <a:srcRect/>
                    <a:stretch>
                      <a:fillRect/>
                    </a:stretch>
                  </pic:blipFill>
                  <pic:spPr bwMode="auto">
                    <a:xfrm>
                      <a:off x="0" y="0"/>
                      <a:ext cx="5391150" cy="3505200"/>
                    </a:xfrm>
                    <a:prstGeom prst="rect">
                      <a:avLst/>
                    </a:prstGeom>
                    <a:noFill/>
                    <a:ln w="9525">
                      <a:noFill/>
                      <a:miter lim="800000"/>
                      <a:headEnd/>
                      <a:tailEnd/>
                    </a:ln>
                  </pic:spPr>
                </pic:pic>
              </a:graphicData>
            </a:graphic>
          </wp:inline>
        </w:drawing>
      </w:r>
    </w:p>
    <w:p w14:paraId="2BC85128" w14:textId="77777777" w:rsidR="00414CEE" w:rsidRPr="00BE3AC8" w:rsidRDefault="00414CEE" w:rsidP="00120216">
      <w:pPr>
        <w:pStyle w:val="Caption"/>
      </w:pPr>
      <w:bookmarkStart w:id="222" w:name="_Toc18791944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23" w:author="Erin Richardson" w:date="2012-10-25T13:58:00Z">
        <w:r w:rsidR="00E84D92">
          <w:rPr>
            <w:noProof/>
          </w:rPr>
          <w:t>31</w:t>
        </w:r>
      </w:ins>
      <w:del w:id="224" w:author="Erin Richardson" w:date="2012-10-25T13:52:00Z">
        <w:r w:rsidR="00BE3AC8" w:rsidRPr="00BE3AC8" w:rsidDel="00120216">
          <w:rPr>
            <w:noProof/>
          </w:rPr>
          <w:delText>26</w:delText>
        </w:r>
      </w:del>
      <w:r w:rsidR="00E524FD" w:rsidRPr="00BE3AC8">
        <w:rPr>
          <w:noProof/>
        </w:rPr>
        <w:fldChar w:fldCharType="end"/>
      </w:r>
      <w:r w:rsidR="009B20E8" w:rsidRPr="00BE3AC8">
        <w:t>.</w:t>
      </w:r>
      <w:r w:rsidRPr="00BE3AC8">
        <w:t xml:space="preserve"> Same network, improved by using two proxies</w:t>
      </w:r>
      <w:bookmarkEnd w:id="222"/>
    </w:p>
    <w:p w14:paraId="3EDE2FF1" w14:textId="77777777" w:rsidR="00AE32DB" w:rsidRPr="00BE3AC8" w:rsidRDefault="00AE32DB" w:rsidP="00414CEE"/>
    <w:p w14:paraId="6CE2042B" w14:textId="77777777" w:rsidR="0030733A" w:rsidRPr="00BE3AC8" w:rsidRDefault="0030733A" w:rsidP="0030733A">
      <w:pPr>
        <w:pStyle w:val="Heading2"/>
        <w:rPr>
          <w:lang w:val="en-US"/>
        </w:rPr>
      </w:pPr>
      <w:bookmarkStart w:id="225" w:name="_Toc187919407"/>
      <w:r w:rsidRPr="00BE3AC8">
        <w:rPr>
          <w:lang w:val="en-US"/>
        </w:rPr>
        <w:t>Installing the Plastic SCM Proxy server</w:t>
      </w:r>
      <w:bookmarkEnd w:id="225"/>
    </w:p>
    <w:p w14:paraId="35C6DABC" w14:textId="77777777" w:rsidR="0030733A" w:rsidRPr="00BE3AC8" w:rsidRDefault="00620A4D" w:rsidP="00414CEE">
      <w:r w:rsidRPr="00BE3AC8">
        <w:t>The Proxy server is distributed as a separate download in the Plastic SCM website (</w:t>
      </w:r>
      <w:hyperlink r:id="rId47" w:history="1">
        <w:r w:rsidRPr="00BE3AC8">
          <w:rPr>
            <w:rStyle w:val="Hyperlink"/>
          </w:rPr>
          <w:t>www.plasticscm.com</w:t>
        </w:r>
      </w:hyperlink>
      <w:r w:rsidRPr="00BE3AC8">
        <w:t xml:space="preserve">) and can be installed stand alone: it doesn’t require a Plastic SCM server or client to be present on the same machine. </w:t>
      </w:r>
    </w:p>
    <w:p w14:paraId="28C2348B" w14:textId="77777777" w:rsidR="00620A4D" w:rsidRPr="00BE3AC8" w:rsidRDefault="00620A4D" w:rsidP="00414CEE">
      <w:r w:rsidRPr="00BE3AC8">
        <w:t xml:space="preserve">The following table summarizes the installation steps after the installer is run and the license agreement accepted: </w:t>
      </w:r>
    </w:p>
    <w:p w14:paraId="3D666E98" w14:textId="77777777" w:rsidR="00620A4D" w:rsidRPr="00BE3AC8" w:rsidRDefault="00620A4D" w:rsidP="00414CEE"/>
    <w:tbl>
      <w:tblPr>
        <w:tblW w:w="0" w:type="auto"/>
        <w:jc w:val="center"/>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tblCellMar>
        <w:tblLook w:val="01E0" w:firstRow="1" w:lastRow="1" w:firstColumn="1" w:lastColumn="1" w:noHBand="0" w:noVBand="0"/>
      </w:tblPr>
      <w:tblGrid>
        <w:gridCol w:w="3210"/>
        <w:gridCol w:w="5231"/>
      </w:tblGrid>
      <w:tr w:rsidR="00620A4D" w:rsidRPr="00BE3AC8" w14:paraId="6EB1EC3F" w14:textId="77777777" w:rsidTr="009C1ED6">
        <w:trPr>
          <w:jc w:val="center"/>
        </w:trPr>
        <w:tc>
          <w:tcPr>
            <w:tcW w:w="3210" w:type="dxa"/>
          </w:tcPr>
          <w:p w14:paraId="1DAD9C9B" w14:textId="77777777" w:rsidR="00620A4D" w:rsidRPr="00BE3AC8" w:rsidRDefault="00620A4D" w:rsidP="009C1ED6">
            <w:pPr>
              <w:jc w:val="left"/>
            </w:pPr>
            <w:r w:rsidRPr="00BE3AC8">
              <w:t xml:space="preserve">Installation directory selection. </w:t>
            </w:r>
          </w:p>
          <w:p w14:paraId="285DA28D" w14:textId="77777777" w:rsidR="00620A4D" w:rsidRPr="00BE3AC8" w:rsidRDefault="00620A4D" w:rsidP="009C1ED6">
            <w:pPr>
              <w:jc w:val="left"/>
            </w:pPr>
            <w:r w:rsidRPr="00BE3AC8">
              <w:t xml:space="preserve">This is the folder that contains the binary files for the proxy server. The next step lets you configure the directory where the cached data will reside. </w:t>
            </w:r>
          </w:p>
        </w:tc>
        <w:tc>
          <w:tcPr>
            <w:tcW w:w="5231" w:type="dxa"/>
          </w:tcPr>
          <w:p w14:paraId="2B31D690" w14:textId="77777777" w:rsidR="00620A4D" w:rsidRPr="00BE3AC8" w:rsidRDefault="00620A4D" w:rsidP="009C1ED6">
            <w:pPr>
              <w:jc w:val="center"/>
            </w:pPr>
            <w:r w:rsidRPr="00BE3AC8">
              <w:rPr>
                <w:noProof/>
                <w:lang w:eastAsia="en-US"/>
              </w:rPr>
              <w:drawing>
                <wp:inline distT="0" distB="0" distL="0" distR="0" wp14:anchorId="37816E9F" wp14:editId="7B7DA851">
                  <wp:extent cx="2906571" cy="2159754"/>
                  <wp:effectExtent l="0" t="0" r="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6571" cy="2159754"/>
                          </a:xfrm>
                          <a:prstGeom prst="rect">
                            <a:avLst/>
                          </a:prstGeom>
                          <a:noFill/>
                          <a:ln>
                            <a:noFill/>
                          </a:ln>
                        </pic:spPr>
                      </pic:pic>
                    </a:graphicData>
                  </a:graphic>
                </wp:inline>
              </w:drawing>
            </w:r>
          </w:p>
          <w:p w14:paraId="320115E6" w14:textId="77777777" w:rsidR="00620A4D" w:rsidRPr="00BE3AC8" w:rsidRDefault="00620A4D" w:rsidP="00120216">
            <w:pPr>
              <w:pStyle w:val="Caption"/>
            </w:pPr>
            <w:bookmarkStart w:id="226" w:name="_Toc18791945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27" w:author="Erin Richardson" w:date="2012-10-25T13:58:00Z">
              <w:r w:rsidR="00E84D92">
                <w:rPr>
                  <w:noProof/>
                </w:rPr>
                <w:t>32</w:t>
              </w:r>
            </w:ins>
            <w:del w:id="228" w:author="Erin Richardson" w:date="2012-10-25T13:52:00Z">
              <w:r w:rsidR="00BE3AC8" w:rsidRPr="00BE3AC8" w:rsidDel="00120216">
                <w:rPr>
                  <w:noProof/>
                </w:rPr>
                <w:delText>27</w:delText>
              </w:r>
            </w:del>
            <w:r w:rsidR="00E524FD" w:rsidRPr="00BE3AC8">
              <w:rPr>
                <w:noProof/>
              </w:rPr>
              <w:fldChar w:fldCharType="end"/>
            </w:r>
            <w:r w:rsidRPr="00BE3AC8">
              <w:t>. Proxy installer binaries folder</w:t>
            </w:r>
            <w:bookmarkEnd w:id="226"/>
          </w:p>
        </w:tc>
      </w:tr>
      <w:tr w:rsidR="00620A4D" w:rsidRPr="00BE3AC8" w14:paraId="3B001A42" w14:textId="77777777" w:rsidTr="009C1ED6">
        <w:trPr>
          <w:jc w:val="center"/>
        </w:trPr>
        <w:tc>
          <w:tcPr>
            <w:tcW w:w="3210" w:type="dxa"/>
          </w:tcPr>
          <w:p w14:paraId="3AC128F8" w14:textId="77777777" w:rsidR="00620A4D" w:rsidRPr="00BE3AC8" w:rsidRDefault="00620A4D" w:rsidP="00620A4D">
            <w:pPr>
              <w:jc w:val="left"/>
            </w:pPr>
            <w:r w:rsidRPr="00BE3AC8">
              <w:lastRenderedPageBreak/>
              <w:t>Cache storage.</w:t>
            </w:r>
          </w:p>
          <w:p w14:paraId="1F4D8424" w14:textId="77777777" w:rsidR="00620A4D" w:rsidRPr="00BE3AC8" w:rsidRDefault="00620A4D" w:rsidP="00620A4D">
            <w:pPr>
              <w:jc w:val="left"/>
            </w:pPr>
            <w:r w:rsidRPr="00BE3AC8">
              <w:t xml:space="preserve">This is the folder that will hold the revision cache. It should be located on a fast and large enough disk, to benefit from the maximum performance. </w:t>
            </w:r>
          </w:p>
        </w:tc>
        <w:tc>
          <w:tcPr>
            <w:tcW w:w="5231" w:type="dxa"/>
          </w:tcPr>
          <w:p w14:paraId="7BD32EF1" w14:textId="77777777" w:rsidR="00620A4D" w:rsidRPr="00BE3AC8" w:rsidRDefault="00620A4D" w:rsidP="009C1ED6">
            <w:pPr>
              <w:jc w:val="center"/>
            </w:pPr>
            <w:r w:rsidRPr="00BE3AC8">
              <w:rPr>
                <w:noProof/>
                <w:lang w:eastAsia="en-US"/>
              </w:rPr>
              <w:drawing>
                <wp:inline distT="0" distB="0" distL="0" distR="0" wp14:anchorId="1EAF3479" wp14:editId="427CC1FA">
                  <wp:extent cx="3051552" cy="22834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1552" cy="2283462"/>
                          </a:xfrm>
                          <a:prstGeom prst="rect">
                            <a:avLst/>
                          </a:prstGeom>
                          <a:noFill/>
                          <a:ln>
                            <a:noFill/>
                          </a:ln>
                        </pic:spPr>
                      </pic:pic>
                    </a:graphicData>
                  </a:graphic>
                </wp:inline>
              </w:drawing>
            </w:r>
          </w:p>
          <w:p w14:paraId="6FBCD9E5" w14:textId="77777777" w:rsidR="00620A4D" w:rsidRPr="00BE3AC8" w:rsidRDefault="00620A4D" w:rsidP="00120216">
            <w:pPr>
              <w:pStyle w:val="Caption"/>
            </w:pPr>
            <w:bookmarkStart w:id="229" w:name="_Toc18791945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30" w:author="Erin Richardson" w:date="2012-10-25T13:58:00Z">
              <w:r w:rsidR="00E84D92">
                <w:rPr>
                  <w:noProof/>
                </w:rPr>
                <w:t>33</w:t>
              </w:r>
            </w:ins>
            <w:del w:id="231" w:author="Erin Richardson" w:date="2012-10-25T13:52:00Z">
              <w:r w:rsidR="00BE3AC8" w:rsidRPr="00BE3AC8" w:rsidDel="00120216">
                <w:rPr>
                  <w:noProof/>
                </w:rPr>
                <w:delText>28</w:delText>
              </w:r>
            </w:del>
            <w:r w:rsidR="00E524FD" w:rsidRPr="00BE3AC8">
              <w:rPr>
                <w:noProof/>
              </w:rPr>
              <w:fldChar w:fldCharType="end"/>
            </w:r>
            <w:r w:rsidRPr="00BE3AC8">
              <w:t>. Cached data directory location</w:t>
            </w:r>
            <w:bookmarkEnd w:id="229"/>
          </w:p>
        </w:tc>
      </w:tr>
      <w:tr w:rsidR="00F44011" w:rsidRPr="00BE3AC8" w14:paraId="61C681FE" w14:textId="77777777" w:rsidTr="009C1ED6">
        <w:trPr>
          <w:jc w:val="center"/>
        </w:trPr>
        <w:tc>
          <w:tcPr>
            <w:tcW w:w="3210" w:type="dxa"/>
          </w:tcPr>
          <w:p w14:paraId="0DFC1764" w14:textId="77777777" w:rsidR="00F44011" w:rsidRPr="00BE3AC8" w:rsidRDefault="00F44011" w:rsidP="00620A4D">
            <w:pPr>
              <w:jc w:val="left"/>
            </w:pPr>
            <w:r w:rsidRPr="00BE3AC8">
              <w:t>TCP Listening port.</w:t>
            </w:r>
          </w:p>
          <w:p w14:paraId="1B1A20C3" w14:textId="77777777" w:rsidR="00F44011" w:rsidRPr="00BE3AC8" w:rsidRDefault="00F44011" w:rsidP="00620A4D">
            <w:pPr>
              <w:jc w:val="left"/>
            </w:pPr>
            <w:r w:rsidRPr="00BE3AC8">
              <w:t xml:space="preserve">This is the TCP port that the proxy server will use. By default, it is 8085. </w:t>
            </w:r>
          </w:p>
        </w:tc>
        <w:tc>
          <w:tcPr>
            <w:tcW w:w="5231" w:type="dxa"/>
          </w:tcPr>
          <w:p w14:paraId="54678C9D" w14:textId="77777777" w:rsidR="00F44011" w:rsidRPr="00BE3AC8" w:rsidRDefault="00F44011" w:rsidP="00F44011">
            <w:pPr>
              <w:keepNext/>
              <w:jc w:val="center"/>
            </w:pPr>
            <w:r w:rsidRPr="00BE3AC8">
              <w:rPr>
                <w:noProof/>
                <w:lang w:eastAsia="en-US"/>
              </w:rPr>
              <w:drawing>
                <wp:inline distT="0" distB="0" distL="0" distR="0" wp14:anchorId="472A5A41" wp14:editId="3ED53F90">
                  <wp:extent cx="2951964" cy="2208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1964" cy="2208940"/>
                          </a:xfrm>
                          <a:prstGeom prst="rect">
                            <a:avLst/>
                          </a:prstGeom>
                          <a:noFill/>
                          <a:ln>
                            <a:noFill/>
                          </a:ln>
                        </pic:spPr>
                      </pic:pic>
                    </a:graphicData>
                  </a:graphic>
                </wp:inline>
              </w:drawing>
            </w:r>
          </w:p>
          <w:p w14:paraId="238A5095" w14:textId="77777777" w:rsidR="00F44011" w:rsidRPr="00BE3AC8" w:rsidRDefault="00F44011" w:rsidP="00120216">
            <w:pPr>
              <w:pStyle w:val="Caption"/>
            </w:pPr>
            <w:bookmarkStart w:id="232" w:name="_Toc187919452"/>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33" w:author="Erin Richardson" w:date="2012-10-25T13:58:00Z">
              <w:r w:rsidR="00E84D92">
                <w:rPr>
                  <w:noProof/>
                </w:rPr>
                <w:t>34</w:t>
              </w:r>
            </w:ins>
            <w:del w:id="234" w:author="Erin Richardson" w:date="2012-10-25T13:52:00Z">
              <w:r w:rsidR="00BE3AC8" w:rsidRPr="00BE3AC8" w:rsidDel="00120216">
                <w:rPr>
                  <w:noProof/>
                </w:rPr>
                <w:delText>29</w:delText>
              </w:r>
            </w:del>
            <w:r w:rsidR="00E524FD" w:rsidRPr="00BE3AC8">
              <w:rPr>
                <w:noProof/>
              </w:rPr>
              <w:fldChar w:fldCharType="end"/>
            </w:r>
            <w:r w:rsidRPr="00BE3AC8">
              <w:t>: Proxy listening port</w:t>
            </w:r>
            <w:bookmarkEnd w:id="232"/>
          </w:p>
          <w:p w14:paraId="0C422D0A" w14:textId="77777777" w:rsidR="00F44011" w:rsidRPr="00BE3AC8" w:rsidRDefault="00F44011" w:rsidP="009C1ED6">
            <w:pPr>
              <w:jc w:val="center"/>
              <w:rPr>
                <w:noProof/>
                <w:lang w:eastAsia="en-US"/>
              </w:rPr>
            </w:pPr>
          </w:p>
        </w:tc>
      </w:tr>
      <w:tr w:rsidR="00F44011" w:rsidRPr="00BE3AC8" w14:paraId="6A598CC5" w14:textId="77777777" w:rsidTr="009C1ED6">
        <w:trPr>
          <w:jc w:val="center"/>
        </w:trPr>
        <w:tc>
          <w:tcPr>
            <w:tcW w:w="8441" w:type="dxa"/>
            <w:gridSpan w:val="2"/>
          </w:tcPr>
          <w:p w14:paraId="1775D14E" w14:textId="77777777" w:rsidR="00F44011" w:rsidRPr="00BE3AC8" w:rsidRDefault="00F44011" w:rsidP="00F44011">
            <w:pPr>
              <w:jc w:val="center"/>
              <w:rPr>
                <w:noProof/>
                <w:lang w:eastAsia="en-US"/>
              </w:rPr>
            </w:pPr>
            <w:r w:rsidRPr="00BE3AC8">
              <w:rPr>
                <w:noProof/>
                <w:lang w:eastAsia="en-US"/>
              </w:rPr>
              <w:t>Binary files will be copied and the installation is complete.</w:t>
            </w:r>
          </w:p>
          <w:p w14:paraId="1DEB639F" w14:textId="77777777" w:rsidR="00387378" w:rsidRPr="00BE3AC8" w:rsidRDefault="00387378" w:rsidP="00F44011">
            <w:pPr>
              <w:jc w:val="center"/>
              <w:rPr>
                <w:noProof/>
                <w:lang w:eastAsia="en-US"/>
              </w:rPr>
            </w:pPr>
            <w:r w:rsidRPr="00BE3AC8">
              <w:rPr>
                <w:noProof/>
                <w:lang w:eastAsia="en-US"/>
              </w:rPr>
              <w:t>The Plastic Proxy service is started at the end of the installation and is ready to begin caching data.</w:t>
            </w:r>
          </w:p>
        </w:tc>
      </w:tr>
    </w:tbl>
    <w:p w14:paraId="087A62BF" w14:textId="77777777" w:rsidR="00620A4D" w:rsidRPr="00BE3AC8" w:rsidRDefault="00620A4D" w:rsidP="00414CEE"/>
    <w:p w14:paraId="5A2AF28E" w14:textId="77777777" w:rsidR="00620A4D" w:rsidRPr="00BE3AC8" w:rsidRDefault="00387378" w:rsidP="00387378">
      <w:pPr>
        <w:pStyle w:val="Heading2"/>
        <w:rPr>
          <w:lang w:val="en-US"/>
        </w:rPr>
      </w:pPr>
      <w:bookmarkStart w:id="235" w:name="_Toc187919408"/>
      <w:r w:rsidRPr="00BE3AC8">
        <w:rPr>
          <w:lang w:val="en-US"/>
        </w:rPr>
        <w:t>Configuring the clients</w:t>
      </w:r>
      <w:bookmarkEnd w:id="235"/>
    </w:p>
    <w:p w14:paraId="3CA82221" w14:textId="77777777" w:rsidR="00387378" w:rsidRPr="00BE3AC8" w:rsidRDefault="00387378" w:rsidP="00387378">
      <w:r w:rsidRPr="00BE3AC8">
        <w:t xml:space="preserve">The clients need to configure a proxy server in order to benefit from its cache. This is done in the Plastic SCM client configuration wizard, in the server page. The proxy server is configured by checking the “Use Plastic SCM proxy server” box  and entering the proxy server host address and port in the textboxes. </w:t>
      </w:r>
    </w:p>
    <w:p w14:paraId="19321F16" w14:textId="77777777" w:rsidR="00387378" w:rsidRPr="00BE3AC8" w:rsidRDefault="00387378" w:rsidP="00387378"/>
    <w:p w14:paraId="32DF5354" w14:textId="77777777" w:rsidR="00387378" w:rsidRPr="00BE3AC8" w:rsidRDefault="00387378" w:rsidP="00387378"/>
    <w:p w14:paraId="3C8C8A2B" w14:textId="77777777" w:rsidR="00387378" w:rsidRPr="00BE3AC8" w:rsidRDefault="00387378" w:rsidP="00387378">
      <w:pPr>
        <w:keepNext/>
        <w:jc w:val="center"/>
      </w:pPr>
      <w:r w:rsidRPr="00BE3AC8">
        <w:rPr>
          <w:noProof/>
          <w:lang w:eastAsia="en-US"/>
        </w:rPr>
        <w:lastRenderedPageBreak/>
        <w:drawing>
          <wp:inline distT="0" distB="0" distL="0" distR="0" wp14:anchorId="15F449E3" wp14:editId="57C34362">
            <wp:extent cx="4320043" cy="2836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54" cy="2836422"/>
                    </a:xfrm>
                    <a:prstGeom prst="rect">
                      <a:avLst/>
                    </a:prstGeom>
                    <a:noFill/>
                    <a:ln>
                      <a:noFill/>
                    </a:ln>
                  </pic:spPr>
                </pic:pic>
              </a:graphicData>
            </a:graphic>
          </wp:inline>
        </w:drawing>
      </w:r>
    </w:p>
    <w:p w14:paraId="769D667D" w14:textId="77777777" w:rsidR="00620A4D" w:rsidRPr="00BE3AC8" w:rsidRDefault="00387378" w:rsidP="00120216">
      <w:pPr>
        <w:pStyle w:val="Caption"/>
      </w:pPr>
      <w:bookmarkStart w:id="236" w:name="_Toc187919453"/>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37" w:author="Erin Richardson" w:date="2012-10-25T13:58:00Z">
        <w:r w:rsidR="00E84D92">
          <w:rPr>
            <w:noProof/>
          </w:rPr>
          <w:t>35</w:t>
        </w:r>
      </w:ins>
      <w:del w:id="238" w:author="Erin Richardson" w:date="2012-10-25T13:52:00Z">
        <w:r w:rsidR="00BE3AC8" w:rsidRPr="00BE3AC8" w:rsidDel="00120216">
          <w:rPr>
            <w:noProof/>
          </w:rPr>
          <w:delText>30</w:delText>
        </w:r>
      </w:del>
      <w:r w:rsidR="00E524FD" w:rsidRPr="00BE3AC8">
        <w:rPr>
          <w:noProof/>
        </w:rPr>
        <w:fldChar w:fldCharType="end"/>
      </w:r>
      <w:r w:rsidRPr="00BE3AC8">
        <w:t>: configuring a proxy server in the Plastic SCM client</w:t>
      </w:r>
      <w:bookmarkEnd w:id="236"/>
    </w:p>
    <w:p w14:paraId="0F71C592" w14:textId="77777777" w:rsidR="0030733A" w:rsidRPr="00BE3AC8" w:rsidRDefault="00387378" w:rsidP="00414CEE">
      <w:r w:rsidRPr="00BE3AC8">
        <w:t xml:space="preserve">This is all the setup required in the client. When an operation downloads revisions from the server, the client will ask the proxy and download from it instead of the server if the data is cached. </w:t>
      </w:r>
    </w:p>
    <w:p w14:paraId="1AB524C5" w14:textId="77777777" w:rsidR="00273609" w:rsidRPr="00BE3AC8" w:rsidRDefault="00273609" w:rsidP="00273609">
      <w:pPr>
        <w:pStyle w:val="Heading1"/>
        <w:rPr>
          <w:lang w:val="en-US"/>
        </w:rPr>
      </w:pPr>
      <w:bookmarkStart w:id="239" w:name="_Toc187919409"/>
      <w:r w:rsidRPr="00BE3AC8">
        <w:rPr>
          <w:lang w:val="en-US"/>
        </w:rPr>
        <w:lastRenderedPageBreak/>
        <w:t xml:space="preserve">Creating and managing </w:t>
      </w:r>
      <w:r w:rsidR="00CA3313" w:rsidRPr="00BE3AC8">
        <w:rPr>
          <w:lang w:val="en-US"/>
        </w:rPr>
        <w:br/>
      </w:r>
      <w:r w:rsidRPr="00BE3AC8">
        <w:rPr>
          <w:lang w:val="en-US"/>
        </w:rPr>
        <w:t>repositories</w:t>
      </w:r>
      <w:bookmarkEnd w:id="211"/>
      <w:bookmarkEnd w:id="239"/>
    </w:p>
    <w:p w14:paraId="32504BEB" w14:textId="77777777" w:rsidR="00273609" w:rsidRPr="00BE3AC8" w:rsidRDefault="00273609" w:rsidP="00273609">
      <w:r w:rsidRPr="00BE3AC8">
        <w:t xml:space="preserve">Repositories are the </w:t>
      </w:r>
      <w:r w:rsidR="00D17FCE" w:rsidRPr="00BE3AC8">
        <w:t>central data storage</w:t>
      </w:r>
      <w:r w:rsidRPr="00BE3AC8">
        <w:t xml:space="preserve"> in the P</w:t>
      </w:r>
      <w:r w:rsidR="00D17FCE" w:rsidRPr="00BE3AC8">
        <w:t>lastic SCM system. They store</w:t>
      </w:r>
      <w:r w:rsidRPr="00BE3AC8">
        <w:t xml:space="preserve"> the information </w:t>
      </w:r>
      <w:r w:rsidR="00D17FCE" w:rsidRPr="00BE3AC8">
        <w:t>for all the objects in</w:t>
      </w:r>
      <w:r w:rsidRPr="00BE3AC8">
        <w:t xml:space="preserve"> the system.</w:t>
      </w:r>
    </w:p>
    <w:p w14:paraId="4D7D529B" w14:textId="77777777" w:rsidR="00273609" w:rsidRPr="00BE3AC8" w:rsidRDefault="00273609" w:rsidP="00273609">
      <w:pPr>
        <w:pStyle w:val="Heading2"/>
        <w:rPr>
          <w:lang w:val="en-US"/>
        </w:rPr>
      </w:pPr>
      <w:bookmarkStart w:id="240" w:name="_Toc159063534"/>
      <w:bookmarkStart w:id="241" w:name="_Toc187919410"/>
      <w:r w:rsidRPr="00BE3AC8">
        <w:rPr>
          <w:lang w:val="en-US"/>
        </w:rPr>
        <w:t>Creating a new repository</w:t>
      </w:r>
      <w:bookmarkEnd w:id="240"/>
      <w:bookmarkEnd w:id="241"/>
    </w:p>
    <w:p w14:paraId="5BD6F526" w14:textId="77777777" w:rsidR="0003006D" w:rsidRPr="00BE3AC8" w:rsidRDefault="00273609" w:rsidP="00273609">
      <w:r w:rsidRPr="00BE3AC8">
        <w:t xml:space="preserve">An empty repository named </w:t>
      </w:r>
      <w:r w:rsidRPr="00BE3AC8">
        <w:rPr>
          <w:i/>
        </w:rPr>
        <w:t>default</w:t>
      </w:r>
      <w:r w:rsidRPr="00BE3AC8">
        <w:t xml:space="preserve"> is created </w:t>
      </w:r>
      <w:r w:rsidR="001252DA" w:rsidRPr="00BE3AC8">
        <w:t xml:space="preserve">on the first server start up </w:t>
      </w:r>
      <w:r w:rsidR="0003006D" w:rsidRPr="00BE3AC8">
        <w:t>if no other repository exists yet, so that users can start working straight away</w:t>
      </w:r>
      <w:r w:rsidR="00340F2B" w:rsidRPr="00BE3AC8">
        <w:t xml:space="preserve">. </w:t>
      </w:r>
    </w:p>
    <w:p w14:paraId="6087A1C6" w14:textId="77777777" w:rsidR="0003006D" w:rsidRPr="00BE3AC8" w:rsidRDefault="0003006D" w:rsidP="00273609">
      <w:r w:rsidRPr="00BE3AC8">
        <w:t xml:space="preserve">From the administrator point view, it can be desirable to create repositories using the command line </w:t>
      </w:r>
      <w:r w:rsidR="00BE3AC8" w:rsidRPr="00BE3AC8">
        <w:t>interface</w:t>
      </w:r>
      <w:r w:rsidRPr="00BE3AC8">
        <w:t xml:space="preserve">. This is achieved in with the cm </w:t>
      </w:r>
      <w:r w:rsidR="00BE3AC8" w:rsidRPr="00BE3AC8">
        <w:t>more</w:t>
      </w:r>
      <w:r w:rsidRPr="00BE3AC8">
        <w:t xml:space="preserve"> command: </w:t>
      </w:r>
    </w:p>
    <w:p w14:paraId="4E560325" w14:textId="77777777" w:rsidR="00273609" w:rsidRPr="00BE3AC8" w:rsidRDefault="0003006D" w:rsidP="00273609">
      <w:pPr>
        <w:pStyle w:val="code"/>
        <w:rPr>
          <w:lang w:val="en-US"/>
        </w:rPr>
      </w:pPr>
      <w:r w:rsidRPr="00BE3AC8">
        <w:rPr>
          <w:lang w:val="en-US"/>
        </w:rPr>
        <w:t>cm mkrep PlasticServer:8087</w:t>
      </w:r>
      <w:r w:rsidR="00273609" w:rsidRPr="00BE3AC8">
        <w:rPr>
          <w:lang w:val="en-US"/>
        </w:rPr>
        <w:t xml:space="preserve"> NewRepository</w:t>
      </w:r>
    </w:p>
    <w:p w14:paraId="54C37097" w14:textId="77777777" w:rsidR="001252DA" w:rsidRPr="00BE3AC8" w:rsidRDefault="001252DA" w:rsidP="00273609">
      <w:r w:rsidRPr="00BE3AC8">
        <w:t xml:space="preserve">Where: </w:t>
      </w:r>
    </w:p>
    <w:p w14:paraId="68C33C00" w14:textId="77777777" w:rsidR="001252DA" w:rsidRPr="00BE3AC8" w:rsidRDefault="001252DA" w:rsidP="001252DA">
      <w:pPr>
        <w:numPr>
          <w:ilvl w:val="0"/>
          <w:numId w:val="25"/>
        </w:numPr>
      </w:pPr>
      <w:r w:rsidRPr="00BE3AC8">
        <w:t xml:space="preserve">PlasticServer is the hostname or IP address of the Plastic SCM server. </w:t>
      </w:r>
    </w:p>
    <w:p w14:paraId="24E1C277" w14:textId="77777777" w:rsidR="001252DA" w:rsidRPr="00BE3AC8" w:rsidRDefault="0003006D" w:rsidP="001252DA">
      <w:pPr>
        <w:numPr>
          <w:ilvl w:val="0"/>
          <w:numId w:val="25"/>
        </w:numPr>
      </w:pPr>
      <w:r w:rsidRPr="00BE3AC8">
        <w:t>8087</w:t>
      </w:r>
      <w:r w:rsidR="001252DA" w:rsidRPr="00BE3AC8">
        <w:t xml:space="preserve"> is the TCP port where the server is listening. </w:t>
      </w:r>
    </w:p>
    <w:p w14:paraId="03EE0961" w14:textId="77777777" w:rsidR="00273609" w:rsidRPr="00BE3AC8" w:rsidRDefault="00273609" w:rsidP="001252DA">
      <w:pPr>
        <w:numPr>
          <w:ilvl w:val="0"/>
          <w:numId w:val="25"/>
        </w:numPr>
      </w:pPr>
      <w:r w:rsidRPr="00BE3AC8">
        <w:t>NewRepository is the name of the new repository</w:t>
      </w:r>
      <w:r w:rsidR="001252DA" w:rsidRPr="00BE3AC8">
        <w:t xml:space="preserve"> to be created. </w:t>
      </w:r>
    </w:p>
    <w:p w14:paraId="5DEA7FEA" w14:textId="77777777" w:rsidR="0003006D" w:rsidRPr="00BE3AC8" w:rsidRDefault="0003006D" w:rsidP="0003006D">
      <w:r w:rsidRPr="00BE3AC8">
        <w:t>Repositories can also be created on the Plastic SCM GUI client by opening the repositories view and clicking on “Create new repository”.</w:t>
      </w:r>
    </w:p>
    <w:p w14:paraId="083A1E43" w14:textId="77777777" w:rsidR="0003006D" w:rsidRPr="00BE3AC8" w:rsidRDefault="0003006D" w:rsidP="0003006D">
      <w:pPr>
        <w:keepNext/>
        <w:jc w:val="center"/>
      </w:pPr>
      <w:r w:rsidRPr="00BE3AC8">
        <w:rPr>
          <w:noProof/>
          <w:lang w:eastAsia="en-US"/>
        </w:rPr>
        <w:lastRenderedPageBreak/>
        <w:drawing>
          <wp:inline distT="0" distB="0" distL="0" distR="0" wp14:anchorId="78FCF019" wp14:editId="1A93E5B2">
            <wp:extent cx="5219700" cy="1450058"/>
            <wp:effectExtent l="25400" t="2540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1450058"/>
                    </a:xfrm>
                    <a:prstGeom prst="rect">
                      <a:avLst/>
                    </a:prstGeom>
                    <a:noFill/>
                    <a:ln>
                      <a:solidFill>
                        <a:schemeClr val="tx1"/>
                      </a:solidFill>
                    </a:ln>
                  </pic:spPr>
                </pic:pic>
              </a:graphicData>
            </a:graphic>
          </wp:inline>
        </w:drawing>
      </w:r>
    </w:p>
    <w:p w14:paraId="38A7932F" w14:textId="77777777" w:rsidR="0003006D" w:rsidRPr="00BE3AC8" w:rsidRDefault="0003006D" w:rsidP="00120216">
      <w:pPr>
        <w:pStyle w:val="Caption"/>
      </w:pPr>
      <w:bookmarkStart w:id="242" w:name="_Toc187919454"/>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43" w:author="Erin Richardson" w:date="2012-10-25T13:58:00Z">
        <w:r w:rsidR="00E84D92">
          <w:rPr>
            <w:noProof/>
          </w:rPr>
          <w:t>36</w:t>
        </w:r>
      </w:ins>
      <w:del w:id="244" w:author="Erin Richardson" w:date="2012-10-25T13:52:00Z">
        <w:r w:rsidR="00BE3AC8" w:rsidRPr="00BE3AC8" w:rsidDel="00120216">
          <w:rPr>
            <w:noProof/>
          </w:rPr>
          <w:delText>31</w:delText>
        </w:r>
      </w:del>
      <w:r w:rsidR="00E524FD" w:rsidRPr="00BE3AC8">
        <w:rPr>
          <w:noProof/>
        </w:rPr>
        <w:fldChar w:fldCharType="end"/>
      </w:r>
      <w:r w:rsidRPr="00BE3AC8">
        <w:t>: creating a new repository in the Plastic SCM GUI client</w:t>
      </w:r>
      <w:bookmarkEnd w:id="242"/>
    </w:p>
    <w:p w14:paraId="0FC63750" w14:textId="77777777" w:rsidR="0003006D" w:rsidRPr="00BE3AC8" w:rsidRDefault="0003006D" w:rsidP="0003006D">
      <w:r w:rsidRPr="00BE3AC8">
        <w:t xml:space="preserve">The new repository dialog lets the user enter the repository name and the Plastic SCM where it will be created. </w:t>
      </w:r>
    </w:p>
    <w:p w14:paraId="4244A53F" w14:textId="77777777" w:rsidR="0003006D" w:rsidRPr="00BE3AC8" w:rsidRDefault="0003006D" w:rsidP="0003006D">
      <w:pPr>
        <w:keepNext/>
        <w:jc w:val="center"/>
      </w:pPr>
      <w:r w:rsidRPr="00BE3AC8">
        <w:rPr>
          <w:noProof/>
          <w:lang w:eastAsia="en-US"/>
        </w:rPr>
        <w:drawing>
          <wp:inline distT="0" distB="0" distL="0" distR="0" wp14:anchorId="36DFA5D2" wp14:editId="3CE9400E">
            <wp:extent cx="5219700" cy="30499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3049929"/>
                    </a:xfrm>
                    <a:prstGeom prst="rect">
                      <a:avLst/>
                    </a:prstGeom>
                    <a:noFill/>
                    <a:ln>
                      <a:noFill/>
                    </a:ln>
                  </pic:spPr>
                </pic:pic>
              </a:graphicData>
            </a:graphic>
          </wp:inline>
        </w:drawing>
      </w:r>
    </w:p>
    <w:p w14:paraId="5E8429AB" w14:textId="77777777" w:rsidR="0003006D" w:rsidRPr="00BE3AC8" w:rsidRDefault="0003006D" w:rsidP="00120216">
      <w:pPr>
        <w:pStyle w:val="Caption"/>
      </w:pPr>
      <w:bookmarkStart w:id="245" w:name="_Toc187919455"/>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46" w:author="Erin Richardson" w:date="2012-10-25T13:58:00Z">
        <w:r w:rsidR="00E84D92">
          <w:rPr>
            <w:noProof/>
          </w:rPr>
          <w:t>37</w:t>
        </w:r>
      </w:ins>
      <w:del w:id="247" w:author="Erin Richardson" w:date="2012-10-25T13:52:00Z">
        <w:r w:rsidR="00BE3AC8" w:rsidRPr="00BE3AC8" w:rsidDel="00120216">
          <w:rPr>
            <w:noProof/>
          </w:rPr>
          <w:delText>32</w:delText>
        </w:r>
      </w:del>
      <w:r w:rsidR="00E524FD" w:rsidRPr="00BE3AC8">
        <w:rPr>
          <w:noProof/>
        </w:rPr>
        <w:fldChar w:fldCharType="end"/>
      </w:r>
      <w:r w:rsidRPr="00BE3AC8">
        <w:t>: New repository dialog</w:t>
      </w:r>
      <w:bookmarkEnd w:id="245"/>
    </w:p>
    <w:p w14:paraId="0F3F5F6A" w14:textId="77777777" w:rsidR="00273609" w:rsidRPr="00BE3AC8" w:rsidRDefault="00273609" w:rsidP="00273609">
      <w:pPr>
        <w:pStyle w:val="Heading2"/>
        <w:rPr>
          <w:lang w:val="en-US"/>
        </w:rPr>
      </w:pPr>
      <w:bookmarkStart w:id="248" w:name="_Toc159063535"/>
      <w:bookmarkStart w:id="249" w:name="_Toc187919411"/>
      <w:r w:rsidRPr="00BE3AC8">
        <w:rPr>
          <w:lang w:val="en-US"/>
        </w:rPr>
        <w:t>Listing available repositories</w:t>
      </w:r>
      <w:bookmarkEnd w:id="248"/>
      <w:bookmarkEnd w:id="249"/>
    </w:p>
    <w:p w14:paraId="0D3C1444" w14:textId="77777777" w:rsidR="00273609" w:rsidRPr="00BE3AC8" w:rsidRDefault="00273609" w:rsidP="00273609">
      <w:r w:rsidRPr="00BE3AC8">
        <w:t xml:space="preserve">Listing available repositories can be done </w:t>
      </w:r>
      <w:r w:rsidR="00C84D31" w:rsidRPr="00BE3AC8">
        <w:t>at the command line level or GUI client</w:t>
      </w:r>
      <w:r w:rsidRPr="00BE3AC8">
        <w:t>.</w:t>
      </w:r>
      <w:r w:rsidR="00C84D31" w:rsidRPr="00BE3AC8">
        <w:t xml:space="preserve"> On the command line, you use the </w:t>
      </w:r>
      <w:r w:rsidR="00C84D31" w:rsidRPr="00BE3AC8">
        <w:rPr>
          <w:i/>
        </w:rPr>
        <w:t>cm listrepositories</w:t>
      </w:r>
      <w:r w:rsidR="00C84D31" w:rsidRPr="00BE3AC8">
        <w:t xml:space="preserve"> command, or </w:t>
      </w:r>
      <w:r w:rsidR="00C84D31" w:rsidRPr="00BE3AC8">
        <w:rPr>
          <w:i/>
        </w:rPr>
        <w:t>lrep</w:t>
      </w:r>
      <w:r w:rsidR="00C84D31" w:rsidRPr="00BE3AC8">
        <w:t>:</w:t>
      </w:r>
    </w:p>
    <w:p w14:paraId="54E2355E" w14:textId="77777777" w:rsidR="00273609" w:rsidRPr="00BE3AC8" w:rsidRDefault="006F3DC8" w:rsidP="00273609">
      <w:pPr>
        <w:pStyle w:val="code"/>
        <w:rPr>
          <w:lang w:val="en-US"/>
        </w:rPr>
      </w:pPr>
      <w:r w:rsidRPr="00BE3AC8">
        <w:rPr>
          <w:lang w:val="en-US"/>
        </w:rPr>
        <w:t>cm lrep PlasticServer:8087</w:t>
      </w:r>
    </w:p>
    <w:p w14:paraId="052627A0" w14:textId="77777777" w:rsidR="00273609" w:rsidRPr="00BE3AC8" w:rsidRDefault="00273609" w:rsidP="00273609">
      <w:r w:rsidRPr="00BE3AC8">
        <w:t xml:space="preserve">Will show the </w:t>
      </w:r>
      <w:r w:rsidR="00C84D31" w:rsidRPr="00BE3AC8">
        <w:t>this</w:t>
      </w:r>
      <w:r w:rsidRPr="00BE3AC8">
        <w:t xml:space="preserve"> output:</w:t>
      </w:r>
    </w:p>
    <w:p w14:paraId="23CADBC0" w14:textId="77777777" w:rsidR="00273609" w:rsidRPr="00BE3AC8" w:rsidRDefault="00EF68B6" w:rsidP="00273609">
      <w:pPr>
        <w:pStyle w:val="code"/>
        <w:rPr>
          <w:lang w:val="en-US"/>
        </w:rPr>
      </w:pPr>
      <w:r w:rsidRPr="00BE3AC8">
        <w:rPr>
          <w:lang w:val="en-US"/>
        </w:rPr>
        <w:t>1</w:t>
      </w:r>
      <w:r w:rsidR="00273609" w:rsidRPr="00BE3AC8">
        <w:rPr>
          <w:lang w:val="en-US"/>
        </w:rPr>
        <w:t xml:space="preserve"> </w:t>
      </w:r>
      <w:r w:rsidRPr="00BE3AC8">
        <w:rPr>
          <w:lang w:val="en-US"/>
        </w:rPr>
        <w:t>default</w:t>
      </w:r>
      <w:r w:rsidR="00273609" w:rsidRPr="00BE3AC8">
        <w:rPr>
          <w:lang w:val="en-US"/>
        </w:rPr>
        <w:t xml:space="preserve"> </w:t>
      </w:r>
      <w:r w:rsidRPr="00BE3AC8">
        <w:rPr>
          <w:lang w:val="en-US"/>
        </w:rPr>
        <w:t>PlasticServer</w:t>
      </w:r>
      <w:r w:rsidR="006F3DC8" w:rsidRPr="00BE3AC8">
        <w:rPr>
          <w:lang w:val="en-US"/>
        </w:rPr>
        <w:t>:8087</w:t>
      </w:r>
    </w:p>
    <w:p w14:paraId="385D1830" w14:textId="77777777" w:rsidR="00273609" w:rsidRPr="00BE3AC8" w:rsidRDefault="00E524FD" w:rsidP="00273609">
      <w:r w:rsidRPr="00BE3AC8">
        <w:fldChar w:fldCharType="begin"/>
      </w:r>
      <w:r w:rsidR="00273609" w:rsidRPr="00BE3AC8">
        <w:instrText xml:space="preserve"> REF _Ref149110063 \h </w:instrText>
      </w:r>
      <w:r w:rsidRPr="00BE3AC8">
        <w:fldChar w:fldCharType="separate"/>
      </w:r>
      <w:r w:rsidR="00BE3AC8" w:rsidRPr="00BE3AC8">
        <w:t xml:space="preserve">Figure </w:t>
      </w:r>
      <w:r w:rsidR="00BE3AC8" w:rsidRPr="00BE3AC8">
        <w:rPr>
          <w:noProof/>
        </w:rPr>
        <w:t>33</w:t>
      </w:r>
      <w:r w:rsidRPr="00BE3AC8">
        <w:fldChar w:fldCharType="end"/>
      </w:r>
      <w:r w:rsidR="00273609" w:rsidRPr="00BE3AC8">
        <w:t xml:space="preserve"> shows the repositories view on the GUI tool, accessible from the </w:t>
      </w:r>
      <w:r w:rsidR="00273609" w:rsidRPr="00BE3AC8">
        <w:rPr>
          <w:i/>
        </w:rPr>
        <w:t>View</w:t>
      </w:r>
      <w:r w:rsidR="00273609" w:rsidRPr="00BE3AC8">
        <w:t xml:space="preserve"> menu.</w:t>
      </w:r>
    </w:p>
    <w:p w14:paraId="6675AF32" w14:textId="77777777" w:rsidR="00273609" w:rsidRPr="00BE3AC8" w:rsidRDefault="006F3DC8" w:rsidP="00273609">
      <w:pPr>
        <w:jc w:val="center"/>
      </w:pPr>
      <w:r w:rsidRPr="00BE3AC8">
        <w:rPr>
          <w:noProof/>
          <w:lang w:eastAsia="en-US"/>
        </w:rPr>
        <w:lastRenderedPageBreak/>
        <w:drawing>
          <wp:inline distT="0" distB="0" distL="0" distR="0" wp14:anchorId="5B4B3FF6" wp14:editId="70E1A944">
            <wp:extent cx="5219700" cy="34735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3473561"/>
                    </a:xfrm>
                    <a:prstGeom prst="rect">
                      <a:avLst/>
                    </a:prstGeom>
                    <a:noFill/>
                    <a:ln>
                      <a:noFill/>
                    </a:ln>
                  </pic:spPr>
                </pic:pic>
              </a:graphicData>
            </a:graphic>
          </wp:inline>
        </w:drawing>
      </w:r>
    </w:p>
    <w:p w14:paraId="4BCEEF20" w14:textId="77777777" w:rsidR="00273609" w:rsidRPr="00BE3AC8" w:rsidRDefault="00273609" w:rsidP="00120216">
      <w:pPr>
        <w:pStyle w:val="Caption"/>
      </w:pPr>
      <w:bookmarkStart w:id="250" w:name="_Ref149110063"/>
      <w:bookmarkStart w:id="251" w:name="_Toc159063571"/>
      <w:bookmarkStart w:id="252" w:name="_Toc187919456"/>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53" w:author="Erin Richardson" w:date="2012-10-25T13:58:00Z">
        <w:r w:rsidR="00E84D92">
          <w:rPr>
            <w:noProof/>
          </w:rPr>
          <w:t>38</w:t>
        </w:r>
      </w:ins>
      <w:del w:id="254" w:author="Erin Richardson" w:date="2012-10-25T13:52:00Z">
        <w:r w:rsidR="00BE3AC8" w:rsidRPr="00BE3AC8" w:rsidDel="00120216">
          <w:rPr>
            <w:noProof/>
          </w:rPr>
          <w:delText>33</w:delText>
        </w:r>
      </w:del>
      <w:r w:rsidR="00E524FD" w:rsidRPr="00BE3AC8">
        <w:rPr>
          <w:noProof/>
        </w:rPr>
        <w:fldChar w:fldCharType="end"/>
      </w:r>
      <w:bookmarkEnd w:id="250"/>
      <w:r w:rsidRPr="00BE3AC8">
        <w:t>. Repositories view</w:t>
      </w:r>
      <w:bookmarkEnd w:id="251"/>
      <w:bookmarkEnd w:id="252"/>
    </w:p>
    <w:p w14:paraId="5CB86FEC" w14:textId="77777777" w:rsidR="00273609" w:rsidRPr="00BE3AC8" w:rsidRDefault="00273609" w:rsidP="00273609">
      <w:pPr>
        <w:pStyle w:val="Heading2"/>
        <w:rPr>
          <w:lang w:val="en-US"/>
        </w:rPr>
      </w:pPr>
      <w:bookmarkStart w:id="255" w:name="_Toc187919412"/>
      <w:r w:rsidRPr="00BE3AC8">
        <w:rPr>
          <w:lang w:val="en-US"/>
        </w:rPr>
        <w:t>Archiving repositories</w:t>
      </w:r>
      <w:bookmarkEnd w:id="255"/>
    </w:p>
    <w:p w14:paraId="2AAA8DA6" w14:textId="77777777" w:rsidR="00273609" w:rsidRPr="00BE3AC8" w:rsidRDefault="00273609" w:rsidP="00273609">
      <w:r w:rsidRPr="00BE3AC8">
        <w:t xml:space="preserve">Repositories that are no longer used can be disconnected from the server and archived on offline storage like </w:t>
      </w:r>
      <w:r w:rsidR="00CA3313" w:rsidRPr="00BE3AC8">
        <w:t>DVD</w:t>
      </w:r>
      <w:r w:rsidRPr="00BE3AC8">
        <w:t xml:space="preserve"> or tapes, leaving free space for active repositories. These repositories can be later reconnected if they need to be used, following the procedures described here. </w:t>
      </w:r>
    </w:p>
    <w:p w14:paraId="6C08D5C5" w14:textId="77777777" w:rsidR="00273609" w:rsidRPr="00BE3AC8" w:rsidRDefault="00273609" w:rsidP="00273609">
      <w:r w:rsidRPr="00BE3AC8">
        <w:t xml:space="preserve">In order to archive a repository, the </w:t>
      </w:r>
      <w:r w:rsidRPr="00BE3AC8">
        <w:rPr>
          <w:i/>
        </w:rPr>
        <w:t>removerepository</w:t>
      </w:r>
      <w:r w:rsidRPr="00BE3AC8">
        <w:t xml:space="preserve"> command is used, providing a repository specification. First, list all repositories: </w:t>
      </w:r>
    </w:p>
    <w:p w14:paraId="29FDD6D0" w14:textId="77777777" w:rsidR="00273609" w:rsidRPr="00BE3AC8" w:rsidRDefault="00273609" w:rsidP="00273609">
      <w:pPr>
        <w:pStyle w:val="code"/>
        <w:rPr>
          <w:lang w:val="en-US"/>
        </w:rPr>
      </w:pPr>
      <w:r w:rsidRPr="00BE3AC8">
        <w:rPr>
          <w:lang w:val="en-US"/>
        </w:rPr>
        <w:t>C:\sc</w:t>
      </w:r>
      <w:r w:rsidR="00E15999" w:rsidRPr="00BE3AC8">
        <w:rPr>
          <w:lang w:val="en-US"/>
        </w:rPr>
        <w:t>m3&gt;cm l</w:t>
      </w:r>
      <w:r w:rsidRPr="00BE3AC8">
        <w:rPr>
          <w:lang w:val="en-US"/>
        </w:rPr>
        <w:t>rep</w:t>
      </w:r>
      <w:r w:rsidR="006F3DC8" w:rsidRPr="00BE3AC8">
        <w:rPr>
          <w:lang w:val="en-US"/>
        </w:rPr>
        <w:t xml:space="preserve"> localhost:8087</w:t>
      </w:r>
      <w:r w:rsidR="006F3DC8" w:rsidRPr="00BE3AC8">
        <w:rPr>
          <w:lang w:val="en-US"/>
        </w:rPr>
        <w:br/>
        <w:t xml:space="preserve"> 1 default localhost:8087 </w:t>
      </w:r>
      <w:r w:rsidR="006F3DC8" w:rsidRPr="00BE3AC8">
        <w:rPr>
          <w:lang w:val="en-US"/>
        </w:rPr>
        <w:br/>
        <w:t xml:space="preserve"> 3 myproject localhost:8087</w:t>
      </w:r>
      <w:r w:rsidR="006F3DC8" w:rsidRPr="00BE3AC8">
        <w:rPr>
          <w:lang w:val="en-US"/>
        </w:rPr>
        <w:br/>
        <w:t xml:space="preserve"> 5 nasa localhost:8087</w:t>
      </w:r>
    </w:p>
    <w:p w14:paraId="0A26A0F0" w14:textId="77777777" w:rsidR="00B366CE" w:rsidRPr="00BE3AC8" w:rsidRDefault="00273609" w:rsidP="00273609">
      <w:r w:rsidRPr="00BE3AC8">
        <w:t xml:space="preserve">Get the number in the </w:t>
      </w:r>
      <w:r w:rsidR="00E15999" w:rsidRPr="00BE3AC8">
        <w:t>first</w:t>
      </w:r>
      <w:r w:rsidRPr="00BE3AC8">
        <w:t xml:space="preserve"> column for your repository</w:t>
      </w:r>
      <w:r w:rsidR="00B366CE" w:rsidRPr="00BE3AC8">
        <w:t xml:space="preserve"> “the repository index”</w:t>
      </w:r>
      <w:r w:rsidRPr="00BE3AC8">
        <w:t>. In the sample</w:t>
      </w:r>
      <w:r w:rsidR="00B366CE" w:rsidRPr="00BE3AC8">
        <w:t xml:space="preserve"> above</w:t>
      </w:r>
      <w:r w:rsidRPr="00BE3AC8">
        <w:t xml:space="preserve">, we want to archive repository 3 (myproject). This number will be used later to identify the file to backup. </w:t>
      </w:r>
    </w:p>
    <w:p w14:paraId="06F8D395" w14:textId="77777777" w:rsidR="00273609" w:rsidRPr="00BE3AC8" w:rsidRDefault="00273609" w:rsidP="00273609">
      <w:r w:rsidRPr="00BE3AC8">
        <w:t>Next is removing the rep</w:t>
      </w:r>
      <w:r w:rsidR="00B366CE" w:rsidRPr="00BE3AC8">
        <w:t>ository</w:t>
      </w:r>
      <w:r w:rsidRPr="00BE3AC8">
        <w:t xml:space="preserve">: </w:t>
      </w:r>
    </w:p>
    <w:p w14:paraId="12D9BE0B" w14:textId="77777777" w:rsidR="00273609" w:rsidRPr="00BE3AC8" w:rsidRDefault="00273609" w:rsidP="00273609">
      <w:pPr>
        <w:pStyle w:val="code"/>
        <w:rPr>
          <w:lang w:val="en-US"/>
        </w:rPr>
      </w:pPr>
      <w:r w:rsidRPr="00BE3AC8">
        <w:rPr>
          <w:lang w:val="en-US"/>
        </w:rPr>
        <w:t>cm removerepositor</w:t>
      </w:r>
      <w:r w:rsidR="006F3DC8" w:rsidRPr="00BE3AC8">
        <w:rPr>
          <w:lang w:val="en-US"/>
        </w:rPr>
        <w:t>y myproject@localhost:8087</w:t>
      </w:r>
    </w:p>
    <w:p w14:paraId="465C6757" w14:textId="77777777" w:rsidR="00B366CE" w:rsidRPr="00BE3AC8" w:rsidRDefault="00273609" w:rsidP="00273609">
      <w:r w:rsidRPr="00BE3AC8">
        <w:t xml:space="preserve">This command has two internal effects, important to note for later reconnection. </w:t>
      </w:r>
    </w:p>
    <w:p w14:paraId="61F5490C" w14:textId="77777777" w:rsidR="00AE3D0E" w:rsidRPr="00BE3AC8" w:rsidRDefault="00B366CE">
      <w:pPr>
        <w:pStyle w:val="ListParagraph"/>
        <w:numPr>
          <w:ilvl w:val="0"/>
          <w:numId w:val="28"/>
        </w:numPr>
        <w:spacing w:line="276" w:lineRule="auto"/>
      </w:pPr>
      <w:r w:rsidRPr="00BE3AC8">
        <w:t xml:space="preserve">It </w:t>
      </w:r>
      <w:r w:rsidR="00273609" w:rsidRPr="00BE3AC8">
        <w:t>removes the repository from the list of registered repositories available to be used in workspaces.</w:t>
      </w:r>
    </w:p>
    <w:p w14:paraId="1A004666" w14:textId="77777777" w:rsidR="00AE3D0E" w:rsidRPr="00BE3AC8" w:rsidRDefault="00B366CE">
      <w:pPr>
        <w:pStyle w:val="ListParagraph"/>
        <w:numPr>
          <w:ilvl w:val="0"/>
          <w:numId w:val="28"/>
        </w:numPr>
      </w:pPr>
      <w:r w:rsidRPr="00BE3AC8">
        <w:t>I</w:t>
      </w:r>
      <w:r w:rsidR="00273609" w:rsidRPr="00BE3AC8">
        <w:t xml:space="preserve">t removes the repository from the list of available repositories. </w:t>
      </w:r>
    </w:p>
    <w:p w14:paraId="17998642" w14:textId="77777777" w:rsidR="006F3DC8" w:rsidRPr="00BE3AC8" w:rsidRDefault="006F3DC8" w:rsidP="006F3DC8">
      <w:pPr>
        <w:pStyle w:val="Informacion"/>
        <w:rPr>
          <w:lang w:val="en-US"/>
        </w:rPr>
      </w:pPr>
      <w:r w:rsidRPr="00BE3AC8">
        <w:rPr>
          <w:lang w:val="en-US"/>
        </w:rPr>
        <w:lastRenderedPageBreak/>
        <w:t xml:space="preserve">Note: the removerepository command does </w:t>
      </w:r>
      <w:r w:rsidRPr="00BE3AC8">
        <w:rPr>
          <w:b/>
          <w:lang w:val="en-US"/>
        </w:rPr>
        <w:t>not</w:t>
      </w:r>
      <w:r w:rsidRPr="00BE3AC8">
        <w:rPr>
          <w:lang w:val="en-US"/>
        </w:rPr>
        <w:t xml:space="preserve"> delete the database in the database backend. </w:t>
      </w:r>
    </w:p>
    <w:p w14:paraId="77C04539" w14:textId="77777777" w:rsidR="006F3DC8" w:rsidRPr="00BE3AC8" w:rsidRDefault="00B366CE" w:rsidP="00273609">
      <w:r w:rsidRPr="00BE3AC8">
        <w:t xml:space="preserve">The repository database </w:t>
      </w:r>
      <w:r w:rsidR="006F3DC8" w:rsidRPr="00BE3AC8">
        <w:t>in the physical database backend name follows this pattern:</w:t>
      </w:r>
    </w:p>
    <w:p w14:paraId="262CA534" w14:textId="77777777" w:rsidR="00273609" w:rsidRPr="00BE3AC8" w:rsidRDefault="006F3DC8" w:rsidP="00273609">
      <w:pPr>
        <w:pStyle w:val="code"/>
        <w:rPr>
          <w:lang w:val="en-US"/>
        </w:rPr>
      </w:pPr>
      <w:r w:rsidRPr="00BE3AC8">
        <w:rPr>
          <w:lang w:val="en-US"/>
        </w:rPr>
        <w:t>rep_xx.plastic</w:t>
      </w:r>
    </w:p>
    <w:p w14:paraId="19CA7B5C" w14:textId="77777777" w:rsidR="00273609" w:rsidRPr="00BE3AC8" w:rsidRDefault="00273609" w:rsidP="00273609">
      <w:r w:rsidRPr="00BE3AC8">
        <w:t xml:space="preserve">The file for </w:t>
      </w:r>
      <w:r w:rsidRPr="00BE3AC8">
        <w:rPr>
          <w:i/>
        </w:rPr>
        <w:t>myproject</w:t>
      </w:r>
      <w:r w:rsidRPr="00BE3AC8">
        <w:t xml:space="preserve"> repository, in the </w:t>
      </w:r>
      <w:r w:rsidR="00BE3AC8" w:rsidRPr="00BE3AC8">
        <w:t>previous</w:t>
      </w:r>
      <w:r w:rsidR="006F3DC8" w:rsidRPr="00BE3AC8">
        <w:t xml:space="preserve"> </w:t>
      </w:r>
      <w:r w:rsidRPr="00BE3AC8">
        <w:t xml:space="preserve">sample, will be </w:t>
      </w:r>
    </w:p>
    <w:p w14:paraId="07EB2622" w14:textId="77777777" w:rsidR="00273609" w:rsidRPr="00BE3AC8" w:rsidRDefault="006F3DC8" w:rsidP="00273609">
      <w:pPr>
        <w:pStyle w:val="code"/>
        <w:rPr>
          <w:lang w:val="en-US"/>
        </w:rPr>
      </w:pPr>
      <w:r w:rsidRPr="00BE3AC8">
        <w:rPr>
          <w:lang w:val="en-US"/>
        </w:rPr>
        <w:t>rep_3.plastic</w:t>
      </w:r>
    </w:p>
    <w:p w14:paraId="6322922F" w14:textId="77777777" w:rsidR="006F3DC8" w:rsidRPr="00BE3AC8" w:rsidRDefault="006F3DC8" w:rsidP="006F3DC8">
      <w:r w:rsidRPr="00BE3AC8">
        <w:t xml:space="preserve">You can locate the database with that name in your database backend and back it up using the tool of your choice. After you have backed it up, you can delete the database from your backend if desired. </w:t>
      </w:r>
    </w:p>
    <w:p w14:paraId="404EF8E1" w14:textId="77777777" w:rsidR="00273609" w:rsidRPr="00BE3AC8" w:rsidRDefault="00273609" w:rsidP="00273609">
      <w:pPr>
        <w:pStyle w:val="Heading2"/>
        <w:rPr>
          <w:lang w:val="en-US"/>
        </w:rPr>
      </w:pPr>
      <w:bookmarkStart w:id="256" w:name="_Toc187919413"/>
      <w:r w:rsidRPr="00BE3AC8">
        <w:rPr>
          <w:lang w:val="en-US"/>
        </w:rPr>
        <w:t>Reconnecting archived repositories</w:t>
      </w:r>
      <w:bookmarkEnd w:id="256"/>
    </w:p>
    <w:p w14:paraId="30AEA77B" w14:textId="77777777" w:rsidR="00273609" w:rsidRPr="00BE3AC8" w:rsidRDefault="00273609" w:rsidP="00273609">
      <w:r w:rsidRPr="00BE3AC8">
        <w:t>To reconnect an archived repository, first get a list of current repositories (this might be different from the list of reps found when it was archived)</w:t>
      </w:r>
    </w:p>
    <w:p w14:paraId="375BE80F" w14:textId="77777777" w:rsidR="00273609" w:rsidRPr="00BE3AC8" w:rsidRDefault="00273609" w:rsidP="00273609">
      <w:pPr>
        <w:pStyle w:val="code"/>
        <w:rPr>
          <w:lang w:val="en-US"/>
        </w:rPr>
      </w:pPr>
      <w:r w:rsidRPr="00BE3AC8">
        <w:rPr>
          <w:lang w:val="en-US"/>
        </w:rPr>
        <w:t xml:space="preserve">C:\scm3&gt;cm </w:t>
      </w:r>
      <w:r w:rsidR="006F3DC8" w:rsidRPr="00BE3AC8">
        <w:rPr>
          <w:lang w:val="en-US"/>
        </w:rPr>
        <w:t>lrep localhost:8087</w:t>
      </w:r>
    </w:p>
    <w:p w14:paraId="5BE26123" w14:textId="77777777" w:rsidR="00273609" w:rsidRPr="00BE3AC8" w:rsidRDefault="006F3DC8" w:rsidP="00273609">
      <w:pPr>
        <w:pStyle w:val="code"/>
        <w:rPr>
          <w:lang w:val="en-US"/>
        </w:rPr>
      </w:pPr>
      <w:r w:rsidRPr="00BE3AC8">
        <w:rPr>
          <w:lang w:val="en-US"/>
        </w:rPr>
        <w:t xml:space="preserve"> 1 default localhost:8087</w:t>
      </w:r>
      <w:r w:rsidRPr="00BE3AC8">
        <w:rPr>
          <w:lang w:val="en-US"/>
        </w:rPr>
        <w:br/>
        <w:t xml:space="preserve"> 3 excel localhost:8087</w:t>
      </w:r>
      <w:r w:rsidRPr="00BE3AC8">
        <w:rPr>
          <w:lang w:val="en-US"/>
        </w:rPr>
        <w:br/>
        <w:t xml:space="preserve"> 4 word localhost:8087</w:t>
      </w:r>
      <w:r w:rsidRPr="00BE3AC8">
        <w:rPr>
          <w:lang w:val="en-US"/>
        </w:rPr>
        <w:br/>
        <w:t xml:space="preserve"> 5 </w:t>
      </w:r>
      <w:r w:rsidR="00BE3AC8" w:rsidRPr="00BE3AC8">
        <w:rPr>
          <w:lang w:val="en-US"/>
        </w:rPr>
        <w:t>PW point</w:t>
      </w:r>
      <w:r w:rsidRPr="00BE3AC8">
        <w:rPr>
          <w:lang w:val="en-US"/>
        </w:rPr>
        <w:t xml:space="preserve"> localhost:8087</w:t>
      </w:r>
      <w:r w:rsidR="00273609" w:rsidRPr="00BE3AC8">
        <w:rPr>
          <w:lang w:val="en-US"/>
        </w:rPr>
        <w:br/>
        <w:t xml:space="preserve"> </w:t>
      </w:r>
      <w:r w:rsidRPr="00BE3AC8">
        <w:rPr>
          <w:lang w:val="en-US"/>
        </w:rPr>
        <w:t>6 access localhost:8087</w:t>
      </w:r>
      <w:r w:rsidRPr="00BE3AC8">
        <w:rPr>
          <w:lang w:val="en-US"/>
        </w:rPr>
        <w:br/>
        <w:t xml:space="preserve"> 7 outlook localhost:8087</w:t>
      </w:r>
    </w:p>
    <w:p w14:paraId="16B565D1" w14:textId="77777777" w:rsidR="00273609" w:rsidRPr="00BE3AC8" w:rsidRDefault="00273609" w:rsidP="00273609">
      <w:r w:rsidRPr="00BE3AC8">
        <w:t>In the sample</w:t>
      </w:r>
      <w:r w:rsidR="003B1038" w:rsidRPr="00BE3AC8">
        <w:t xml:space="preserve"> above</w:t>
      </w:r>
      <w:r w:rsidRPr="00BE3AC8">
        <w:t>, several repositories have appeared</w:t>
      </w:r>
      <w:r w:rsidR="009F097A" w:rsidRPr="00BE3AC8">
        <w:t>/created</w:t>
      </w:r>
      <w:r w:rsidRPr="00BE3AC8">
        <w:t xml:space="preserve"> since we archived myproject, which had number 3. Choose a free repository number not used in the list (next one is 8, but you can choose any other). Rename your </w:t>
      </w:r>
      <w:r w:rsidR="006F3DC8" w:rsidRPr="00BE3AC8">
        <w:t xml:space="preserve">database </w:t>
      </w:r>
      <w:r w:rsidRPr="00BE3AC8">
        <w:t>rep_3.plastic to rep_8.plastic</w:t>
      </w:r>
      <w:r w:rsidR="006F3DC8" w:rsidRPr="00BE3AC8">
        <w:t>. For instance, for an embedded Firebird database</w:t>
      </w:r>
      <w:r w:rsidRPr="00BE3AC8">
        <w:t xml:space="preserve"> </w:t>
      </w:r>
      <w:r w:rsidR="006F3DC8" w:rsidRPr="00BE3AC8">
        <w:t>this means just renaming the database file on disk:</w:t>
      </w:r>
    </w:p>
    <w:p w14:paraId="480FBE32" w14:textId="77777777" w:rsidR="00273609" w:rsidRPr="00BE3AC8" w:rsidRDefault="00273609" w:rsidP="00273609">
      <w:pPr>
        <w:pStyle w:val="code"/>
        <w:rPr>
          <w:lang w:val="en-US"/>
        </w:rPr>
      </w:pPr>
      <w:r w:rsidRPr="00BE3AC8">
        <w:rPr>
          <w:lang w:val="en-US"/>
        </w:rPr>
        <w:t>move rep_3.plastic.fdb rep_8.plastic.fdb</w:t>
      </w:r>
    </w:p>
    <w:p w14:paraId="1F0051A4" w14:textId="77777777" w:rsidR="00273609" w:rsidRPr="00BE3AC8" w:rsidRDefault="00273609" w:rsidP="00273609">
      <w:r w:rsidRPr="00BE3AC8">
        <w:t>And now for reconnect</w:t>
      </w:r>
      <w:r w:rsidR="00E15999" w:rsidRPr="00BE3AC8">
        <w:t>ing</w:t>
      </w:r>
      <w:r w:rsidR="006F3DC8" w:rsidRPr="00BE3AC8">
        <w:t xml:space="preserve">, </w:t>
      </w:r>
      <w:r w:rsidRPr="00BE3AC8">
        <w:t>add the repository to the</w:t>
      </w:r>
      <w:r w:rsidR="006F3DC8" w:rsidRPr="00BE3AC8">
        <w:t xml:space="preserve"> list of available repositories using the </w:t>
      </w:r>
      <w:r w:rsidR="006F3DC8" w:rsidRPr="00BE3AC8">
        <w:rPr>
          <w:i/>
        </w:rPr>
        <w:t>cm addrepository</w:t>
      </w:r>
      <w:r w:rsidR="006F3DC8" w:rsidRPr="00BE3AC8">
        <w:t xml:space="preserve"> command:</w:t>
      </w:r>
      <w:r w:rsidRPr="00BE3AC8">
        <w:t xml:space="preserve"> </w:t>
      </w:r>
    </w:p>
    <w:p w14:paraId="6A48D35F" w14:textId="77777777" w:rsidR="00273609" w:rsidRPr="00BE3AC8" w:rsidRDefault="00273609" w:rsidP="00273609">
      <w:pPr>
        <w:pStyle w:val="code"/>
        <w:rPr>
          <w:lang w:val="en-US"/>
        </w:rPr>
      </w:pPr>
      <w:r w:rsidRPr="00BE3AC8">
        <w:rPr>
          <w:lang w:val="en-US"/>
        </w:rPr>
        <w:t>cm addrepository rep_8 myproject localhost:8084</w:t>
      </w:r>
    </w:p>
    <w:p w14:paraId="06E1D8B4" w14:textId="77777777" w:rsidR="00273609" w:rsidRPr="00BE3AC8" w:rsidRDefault="00273609" w:rsidP="00273609">
      <w:r w:rsidRPr="00BE3AC8">
        <w:t xml:space="preserve">The first argument is the database name, without the .plastic.fdb extension. </w:t>
      </w:r>
    </w:p>
    <w:p w14:paraId="2143282A" w14:textId="77777777" w:rsidR="00273609" w:rsidRPr="00BE3AC8" w:rsidRDefault="00273609" w:rsidP="00273609">
      <w:r w:rsidRPr="00BE3AC8">
        <w:t xml:space="preserve">The second argument is the name </w:t>
      </w:r>
      <w:r w:rsidR="00C10CA9" w:rsidRPr="00BE3AC8">
        <w:t>of</w:t>
      </w:r>
      <w:r w:rsidRPr="00BE3AC8">
        <w:t xml:space="preserve"> the repository. This must be unique in the </w:t>
      </w:r>
      <w:r w:rsidR="006F3DC8" w:rsidRPr="00BE3AC8">
        <w:t xml:space="preserve">list of available repositories and is the name that Plastic SCM users will see. </w:t>
      </w:r>
    </w:p>
    <w:p w14:paraId="2868A4A2" w14:textId="77777777" w:rsidR="006F3DC8" w:rsidRPr="00BE3AC8" w:rsidRDefault="00273609" w:rsidP="00273609">
      <w:r w:rsidRPr="00BE3AC8">
        <w:lastRenderedPageBreak/>
        <w:t>The last argument is the repository server</w:t>
      </w:r>
      <w:r w:rsidR="009F097A" w:rsidRPr="00BE3AC8">
        <w:t xml:space="preserve"> IP:TCP PORT</w:t>
      </w:r>
      <w:r w:rsidRPr="00BE3AC8">
        <w:t xml:space="preserve"> where the repository will be connected. </w:t>
      </w:r>
    </w:p>
    <w:p w14:paraId="5180985E" w14:textId="77777777" w:rsidR="00273609" w:rsidRPr="00BE3AC8" w:rsidRDefault="006B26B0" w:rsidP="00273609">
      <w:pPr>
        <w:pStyle w:val="Heading1"/>
        <w:rPr>
          <w:lang w:val="en-US"/>
        </w:rPr>
      </w:pPr>
      <w:bookmarkStart w:id="257" w:name="_Toc187919414"/>
      <w:r w:rsidRPr="00BE3AC8">
        <w:rPr>
          <w:lang w:val="en-US"/>
        </w:rPr>
        <w:lastRenderedPageBreak/>
        <w:t>Database setup</w:t>
      </w:r>
      <w:bookmarkEnd w:id="257"/>
    </w:p>
    <w:p w14:paraId="4D622CDB" w14:textId="77777777" w:rsidR="006B26B0" w:rsidRPr="00BE3AC8" w:rsidRDefault="006B26B0" w:rsidP="00273609">
      <w:r w:rsidRPr="00BE3AC8">
        <w:t>Plastic SCM 4 support several databas</w:t>
      </w:r>
      <w:r w:rsidR="00B01AD1" w:rsidRPr="00BE3AC8">
        <w:t xml:space="preserve">e backends to store repository data. This is the list of supported backends: </w:t>
      </w:r>
    </w:p>
    <w:p w14:paraId="4A5FBE2D" w14:textId="77777777" w:rsidR="00B01AD1" w:rsidRPr="00BE3AC8" w:rsidRDefault="00B01AD1" w:rsidP="00B01AD1">
      <w:pPr>
        <w:pStyle w:val="ListParagraph"/>
        <w:numPr>
          <w:ilvl w:val="0"/>
          <w:numId w:val="32"/>
        </w:numPr>
      </w:pPr>
      <w:r w:rsidRPr="00BE3AC8">
        <w:t>MySQL</w:t>
      </w:r>
    </w:p>
    <w:p w14:paraId="560F9E69" w14:textId="77777777" w:rsidR="00B01AD1" w:rsidRPr="00BE3AC8" w:rsidRDefault="00B01AD1" w:rsidP="00B01AD1">
      <w:pPr>
        <w:pStyle w:val="ListParagraph"/>
        <w:numPr>
          <w:ilvl w:val="0"/>
          <w:numId w:val="32"/>
        </w:numPr>
      </w:pPr>
      <w:r w:rsidRPr="00BE3AC8">
        <w:t xml:space="preserve">SQL Server &amp; SQL Server Express </w:t>
      </w:r>
    </w:p>
    <w:p w14:paraId="303D08B9" w14:textId="77777777" w:rsidR="00B01AD1" w:rsidRPr="00BE3AC8" w:rsidRDefault="00B01AD1" w:rsidP="00B01AD1">
      <w:pPr>
        <w:pStyle w:val="ListParagraph"/>
        <w:numPr>
          <w:ilvl w:val="0"/>
          <w:numId w:val="32"/>
        </w:numPr>
      </w:pPr>
      <w:r w:rsidRPr="00BE3AC8">
        <w:t>SQL Server Compact Edition</w:t>
      </w:r>
    </w:p>
    <w:p w14:paraId="30846E3C" w14:textId="77777777" w:rsidR="00B01AD1" w:rsidRPr="00BE3AC8" w:rsidRDefault="00B01AD1" w:rsidP="00B01AD1">
      <w:pPr>
        <w:pStyle w:val="ListParagraph"/>
        <w:numPr>
          <w:ilvl w:val="0"/>
          <w:numId w:val="32"/>
        </w:numPr>
      </w:pPr>
      <w:r w:rsidRPr="00BE3AC8">
        <w:t>Oracle</w:t>
      </w:r>
    </w:p>
    <w:p w14:paraId="6385C325" w14:textId="77777777" w:rsidR="00B01AD1" w:rsidRPr="00BE3AC8" w:rsidRDefault="00B01AD1" w:rsidP="00B01AD1">
      <w:pPr>
        <w:pStyle w:val="ListParagraph"/>
        <w:numPr>
          <w:ilvl w:val="0"/>
          <w:numId w:val="32"/>
        </w:numPr>
      </w:pPr>
      <w:r w:rsidRPr="00BE3AC8">
        <w:t>Firebird Server</w:t>
      </w:r>
    </w:p>
    <w:p w14:paraId="1D9C49FF" w14:textId="77777777" w:rsidR="00B01AD1" w:rsidRPr="00BE3AC8" w:rsidRDefault="00B01AD1" w:rsidP="00B01AD1">
      <w:pPr>
        <w:pStyle w:val="ListParagraph"/>
        <w:numPr>
          <w:ilvl w:val="0"/>
          <w:numId w:val="32"/>
        </w:numPr>
      </w:pPr>
      <w:r w:rsidRPr="00BE3AC8">
        <w:t>Firebird Embedded</w:t>
      </w:r>
    </w:p>
    <w:p w14:paraId="0FCF702A" w14:textId="77777777" w:rsidR="00B01AD1" w:rsidRPr="00BE3AC8" w:rsidRDefault="00B01AD1" w:rsidP="00B01AD1">
      <w:pPr>
        <w:pStyle w:val="ListParagraph"/>
        <w:numPr>
          <w:ilvl w:val="0"/>
          <w:numId w:val="32"/>
        </w:numPr>
      </w:pPr>
      <w:r w:rsidRPr="00BE3AC8">
        <w:t>SQLite</w:t>
      </w:r>
    </w:p>
    <w:p w14:paraId="240EBB66" w14:textId="77777777" w:rsidR="00B01AD1" w:rsidRPr="00BE3AC8" w:rsidRDefault="00B01AD1" w:rsidP="00B01AD1">
      <w:pPr>
        <w:pStyle w:val="ListParagraph"/>
        <w:numPr>
          <w:ilvl w:val="0"/>
          <w:numId w:val="32"/>
        </w:numPr>
      </w:pPr>
      <w:r w:rsidRPr="00BE3AC8">
        <w:t>PostgreSQL</w:t>
      </w:r>
    </w:p>
    <w:p w14:paraId="6437FE1C" w14:textId="77777777" w:rsidR="00B01AD1" w:rsidRPr="00BE3AC8" w:rsidRDefault="00AF0405" w:rsidP="00273609">
      <w:r w:rsidRPr="00BE3AC8">
        <w:t xml:space="preserve">After the first installation, the Plastic SCM server will use an embedded database backend: SQL Server Compact Edition if the server is running on Windows, or SQLite is running on Linux. </w:t>
      </w:r>
    </w:p>
    <w:p w14:paraId="531C7201" w14:textId="77777777" w:rsidR="00FD7C6D" w:rsidRPr="00BE3AC8" w:rsidRDefault="008A4CCB" w:rsidP="00273609">
      <w:r w:rsidRPr="00BE3AC8">
        <w:t>The</w:t>
      </w:r>
      <w:r w:rsidR="00AF0405" w:rsidRPr="00BE3AC8">
        <w:t xml:space="preserve"> database backend can be changed </w:t>
      </w:r>
      <w:r w:rsidR="002C4D29" w:rsidRPr="00BE3AC8">
        <w:t xml:space="preserve">using the </w:t>
      </w:r>
      <w:r w:rsidRPr="00BE3AC8">
        <w:t>Administration T</w:t>
      </w:r>
      <w:r w:rsidR="008D29DA" w:rsidRPr="00BE3AC8">
        <w:t>ool, accessible from the startup menu in windows</w:t>
      </w:r>
      <w:r w:rsidR="00FD7C6D" w:rsidRPr="00BE3AC8">
        <w:t xml:space="preserve">, under the Plastic SCM 4 menu / Server. </w:t>
      </w:r>
    </w:p>
    <w:p w14:paraId="054E778B" w14:textId="77777777" w:rsidR="00AF0405" w:rsidRPr="00BE3AC8" w:rsidRDefault="00FD7C6D" w:rsidP="00273609">
      <w:r w:rsidRPr="00BE3AC8">
        <w:t xml:space="preserve">To change the database backend, click on </w:t>
      </w:r>
      <w:r w:rsidRPr="00BE3AC8">
        <w:rPr>
          <w:i/>
        </w:rPr>
        <w:t>Database</w:t>
      </w:r>
      <w:r w:rsidRPr="00BE3AC8">
        <w:t xml:space="preserve"> on the left panel and then click the “</w:t>
      </w:r>
      <w:r w:rsidRPr="00BE3AC8">
        <w:rPr>
          <w:i/>
        </w:rPr>
        <w:t>Migrate database backend</w:t>
      </w:r>
      <w:r w:rsidRPr="00BE3AC8">
        <w:t xml:space="preserve">” button on the right panel. This operation will change migrate your existing repository data from the current database backend to the new one of your choice. </w:t>
      </w:r>
    </w:p>
    <w:p w14:paraId="2E4CC78B" w14:textId="77777777" w:rsidR="00337705" w:rsidRPr="00BE3AC8" w:rsidRDefault="00337705" w:rsidP="00273609">
      <w:r w:rsidRPr="00BE3AC8">
        <w:rPr>
          <w:b/>
        </w:rPr>
        <w:t>Note</w:t>
      </w:r>
      <w:r w:rsidRPr="00BE3AC8">
        <w:t xml:space="preserve">: please note that migrating your data requires stopping the Plastic SCM server and it can take some time if your repositories have lots of data. While the migration is running, your users will not be able to access the Plastic SCM server. </w:t>
      </w:r>
    </w:p>
    <w:p w14:paraId="528FF43D" w14:textId="77777777" w:rsidR="00337705" w:rsidRPr="00BE3AC8" w:rsidRDefault="00337705" w:rsidP="00273609">
      <w:r w:rsidRPr="00BE3AC8">
        <w:t xml:space="preserve">If you have just installed Plastic SCM and have no data in your repositories yet, the migration is very fast. </w:t>
      </w:r>
    </w:p>
    <w:p w14:paraId="7799B2B5" w14:textId="77777777" w:rsidR="00337705" w:rsidRPr="00BE3AC8" w:rsidRDefault="00337705" w:rsidP="00273609"/>
    <w:p w14:paraId="5E69AED5" w14:textId="77777777" w:rsidR="00337705" w:rsidRPr="00BE3AC8" w:rsidRDefault="00E524FD" w:rsidP="00273609">
      <w:r w:rsidRPr="00BE3AC8">
        <w:lastRenderedPageBreak/>
        <w:fldChar w:fldCharType="begin"/>
      </w:r>
      <w:r w:rsidR="006A589D" w:rsidRPr="00BE3AC8">
        <w:instrText xml:space="preserve"> REF _Ref187914479 \h </w:instrText>
      </w:r>
      <w:r w:rsidRPr="00BE3AC8">
        <w:fldChar w:fldCharType="separate"/>
      </w:r>
      <w:r w:rsidR="00BE3AC8" w:rsidRPr="00BE3AC8">
        <w:t xml:space="preserve">Figure </w:t>
      </w:r>
      <w:r w:rsidR="00BE3AC8" w:rsidRPr="00BE3AC8">
        <w:rPr>
          <w:noProof/>
        </w:rPr>
        <w:t>34</w:t>
      </w:r>
      <w:r w:rsidRPr="00BE3AC8">
        <w:fldChar w:fldCharType="end"/>
      </w:r>
      <w:r w:rsidR="006A589D" w:rsidRPr="00BE3AC8">
        <w:t xml:space="preserve"> </w:t>
      </w:r>
      <w:r w:rsidR="00337705" w:rsidRPr="00BE3AC8">
        <w:t>shows the migration wizard initial screen, with a Plastic SCM server currently configured to use the default SQL Server CE backend (on the top) and prompting the user to choose the new database backend.</w:t>
      </w:r>
    </w:p>
    <w:p w14:paraId="1764FC92" w14:textId="77777777" w:rsidR="006A589D" w:rsidRPr="00BE3AC8" w:rsidRDefault="006A589D" w:rsidP="006A589D">
      <w:pPr>
        <w:keepNext/>
        <w:jc w:val="center"/>
      </w:pPr>
      <w:r w:rsidRPr="00BE3AC8">
        <w:rPr>
          <w:noProof/>
          <w:color w:val="FF0000"/>
          <w:lang w:eastAsia="en-US"/>
        </w:rPr>
        <w:drawing>
          <wp:inline distT="0" distB="0" distL="0" distR="0" wp14:anchorId="1C277AEF" wp14:editId="31A3E596">
            <wp:extent cx="4129543" cy="35722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9898" cy="3572518"/>
                    </a:xfrm>
                    <a:prstGeom prst="rect">
                      <a:avLst/>
                    </a:prstGeom>
                    <a:noFill/>
                    <a:ln>
                      <a:noFill/>
                    </a:ln>
                  </pic:spPr>
                </pic:pic>
              </a:graphicData>
            </a:graphic>
          </wp:inline>
        </w:drawing>
      </w:r>
    </w:p>
    <w:p w14:paraId="183A22B1" w14:textId="77777777" w:rsidR="006A589D" w:rsidRPr="00BE3AC8" w:rsidRDefault="006A589D" w:rsidP="00120216">
      <w:pPr>
        <w:pStyle w:val="Caption"/>
        <w:rPr>
          <w:color w:val="FF0000"/>
        </w:rPr>
      </w:pPr>
      <w:bookmarkStart w:id="258" w:name="_Ref187914479"/>
      <w:bookmarkStart w:id="259" w:name="_Toc187919457"/>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60" w:author="Erin Richardson" w:date="2012-10-25T13:58:00Z">
        <w:r w:rsidR="00E84D92">
          <w:rPr>
            <w:noProof/>
          </w:rPr>
          <w:t>39</w:t>
        </w:r>
      </w:ins>
      <w:del w:id="261" w:author="Erin Richardson" w:date="2012-10-25T13:52:00Z">
        <w:r w:rsidR="00BE3AC8" w:rsidRPr="00BE3AC8" w:rsidDel="00120216">
          <w:rPr>
            <w:noProof/>
          </w:rPr>
          <w:delText>34</w:delText>
        </w:r>
      </w:del>
      <w:r w:rsidR="00E524FD" w:rsidRPr="00BE3AC8">
        <w:rPr>
          <w:noProof/>
        </w:rPr>
        <w:fldChar w:fldCharType="end"/>
      </w:r>
      <w:bookmarkEnd w:id="258"/>
      <w:r w:rsidRPr="00BE3AC8">
        <w:t>: Database migration wizard</w:t>
      </w:r>
      <w:bookmarkEnd w:id="259"/>
    </w:p>
    <w:p w14:paraId="095195E1" w14:textId="77777777" w:rsidR="00337705" w:rsidRPr="00BE3AC8" w:rsidRDefault="006A589D" w:rsidP="00273609">
      <w:r w:rsidRPr="00BE3AC8">
        <w:t xml:space="preserve">Selecting a database backend and clicking next will move the wizard to the second step, where the options for the database are filled. </w:t>
      </w:r>
    </w:p>
    <w:p w14:paraId="19EF8759" w14:textId="77777777" w:rsidR="009C1ED6" w:rsidRPr="00BE3AC8" w:rsidRDefault="009C1ED6" w:rsidP="009C1ED6">
      <w:pPr>
        <w:keepNext/>
        <w:jc w:val="center"/>
      </w:pPr>
      <w:r w:rsidRPr="00BE3AC8">
        <w:rPr>
          <w:noProof/>
          <w:lang w:eastAsia="en-US"/>
        </w:rPr>
        <w:drawing>
          <wp:inline distT="0" distB="0" distL="0" distR="0" wp14:anchorId="77AB7F42" wp14:editId="093E0A08">
            <wp:extent cx="3986712" cy="3432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7383" cy="3433080"/>
                    </a:xfrm>
                    <a:prstGeom prst="rect">
                      <a:avLst/>
                    </a:prstGeom>
                    <a:noFill/>
                    <a:ln>
                      <a:noFill/>
                    </a:ln>
                  </pic:spPr>
                </pic:pic>
              </a:graphicData>
            </a:graphic>
          </wp:inline>
        </w:drawing>
      </w:r>
    </w:p>
    <w:p w14:paraId="15281410" w14:textId="77777777" w:rsidR="00337705" w:rsidRPr="00BE3AC8" w:rsidRDefault="009C1ED6" w:rsidP="00120216">
      <w:pPr>
        <w:pStyle w:val="Caption"/>
      </w:pPr>
      <w:bookmarkStart w:id="262" w:name="_Toc187919458"/>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63" w:author="Erin Richardson" w:date="2012-10-25T13:58:00Z">
        <w:r w:rsidR="00E84D92">
          <w:rPr>
            <w:noProof/>
          </w:rPr>
          <w:t>40</w:t>
        </w:r>
      </w:ins>
      <w:del w:id="264" w:author="Erin Richardson" w:date="2012-10-25T13:52:00Z">
        <w:r w:rsidR="00BE3AC8" w:rsidRPr="00BE3AC8" w:rsidDel="00120216">
          <w:rPr>
            <w:noProof/>
          </w:rPr>
          <w:delText>35</w:delText>
        </w:r>
      </w:del>
      <w:r w:rsidR="00E524FD" w:rsidRPr="00BE3AC8">
        <w:rPr>
          <w:noProof/>
        </w:rPr>
        <w:fldChar w:fldCharType="end"/>
      </w:r>
      <w:r w:rsidRPr="00BE3AC8">
        <w:t>: database migration: target database options</w:t>
      </w:r>
      <w:bookmarkEnd w:id="262"/>
    </w:p>
    <w:p w14:paraId="3D965C2A" w14:textId="77777777" w:rsidR="00337705" w:rsidRPr="00BE3AC8" w:rsidRDefault="009C1ED6" w:rsidP="00273609">
      <w:r w:rsidRPr="00BE3AC8">
        <w:t xml:space="preserve">This is a list of the options common for all backends: </w:t>
      </w:r>
    </w:p>
    <w:p w14:paraId="4C5A937E" w14:textId="77777777" w:rsidR="009C1ED6" w:rsidRPr="00BE3AC8" w:rsidRDefault="009C1ED6" w:rsidP="009C1ED6">
      <w:r w:rsidRPr="00BE3AC8">
        <w:rPr>
          <w:b/>
        </w:rPr>
        <w:lastRenderedPageBreak/>
        <w:t>Connection string</w:t>
      </w:r>
      <w:r w:rsidRPr="00BE3AC8">
        <w:t xml:space="preserve">: the most important option and the only mandatory one: specifies the server, credentials and other flags associated to the connection. The wizard provides a default connection string for all the backends it supports, with the needed flags. In general, you only need to fill in the database server name, the user and the password to connect to the database backend. </w:t>
      </w:r>
    </w:p>
    <w:p w14:paraId="49D9399D" w14:textId="77777777" w:rsidR="009C1ED6" w:rsidRPr="00BE3AC8" w:rsidRDefault="009C1ED6" w:rsidP="009C1ED6">
      <w:r w:rsidRPr="00BE3AC8">
        <w:t xml:space="preserve">Note that Plastic SCM will need to create several databases on the database backend, so the credentials supplied need to be granted database creation </w:t>
      </w:r>
      <w:r w:rsidR="00BE3AC8" w:rsidRPr="00BE3AC8">
        <w:t>permissions</w:t>
      </w:r>
      <w:r w:rsidRPr="00BE3AC8">
        <w:t xml:space="preserve">. </w:t>
      </w:r>
    </w:p>
    <w:p w14:paraId="2D842B01" w14:textId="77777777" w:rsidR="009C1ED6" w:rsidRPr="00BE3AC8" w:rsidRDefault="009C1ED6" w:rsidP="009C1ED6">
      <w:r w:rsidRPr="00BE3AC8">
        <w:t>The following table covers the supported backends with their default connection strings and the argu</w:t>
      </w:r>
      <w:r w:rsidR="00B16F2F" w:rsidRPr="00BE3AC8">
        <w:t>ments that you need to replace in the connection string with your own values:</w:t>
      </w:r>
    </w:p>
    <w:tbl>
      <w:tblPr>
        <w:tblStyle w:val="plasticstyle"/>
        <w:tblW w:w="8335" w:type="dxa"/>
        <w:tblLook w:val="04A0" w:firstRow="1" w:lastRow="0" w:firstColumn="1" w:lastColumn="0" w:noHBand="0" w:noVBand="1"/>
      </w:tblPr>
      <w:tblGrid>
        <w:gridCol w:w="2240"/>
        <w:gridCol w:w="6095"/>
      </w:tblGrid>
      <w:tr w:rsidR="00B16F2F" w:rsidRPr="00BE3AC8" w14:paraId="14890229" w14:textId="77777777" w:rsidTr="00B16F2F">
        <w:tc>
          <w:tcPr>
            <w:tcW w:w="2240" w:type="dxa"/>
          </w:tcPr>
          <w:p w14:paraId="42729F94" w14:textId="77777777" w:rsidR="00B16F2F" w:rsidRPr="00BE3AC8" w:rsidRDefault="00B16F2F" w:rsidP="009C1ED6">
            <w:pPr>
              <w:rPr>
                <w:b/>
              </w:rPr>
            </w:pPr>
            <w:r w:rsidRPr="00BE3AC8">
              <w:rPr>
                <w:b/>
              </w:rPr>
              <w:t>Backend</w:t>
            </w:r>
          </w:p>
        </w:tc>
        <w:tc>
          <w:tcPr>
            <w:tcW w:w="6095" w:type="dxa"/>
          </w:tcPr>
          <w:p w14:paraId="4260BEEA" w14:textId="77777777" w:rsidR="00B16F2F" w:rsidRPr="00BE3AC8" w:rsidRDefault="00B16F2F" w:rsidP="009C1ED6">
            <w:pPr>
              <w:rPr>
                <w:b/>
              </w:rPr>
            </w:pPr>
            <w:r w:rsidRPr="00BE3AC8">
              <w:rPr>
                <w:b/>
              </w:rPr>
              <w:t>Arguments</w:t>
            </w:r>
          </w:p>
        </w:tc>
      </w:tr>
      <w:tr w:rsidR="00B16F2F" w:rsidRPr="00BE3AC8" w14:paraId="61BAD6AD" w14:textId="77777777" w:rsidTr="00B16F2F">
        <w:tc>
          <w:tcPr>
            <w:tcW w:w="2240" w:type="dxa"/>
          </w:tcPr>
          <w:p w14:paraId="672488A1" w14:textId="77777777" w:rsidR="00B16F2F" w:rsidRPr="00BE3AC8" w:rsidRDefault="00B16F2F" w:rsidP="009C1ED6">
            <w:pPr>
              <w:rPr>
                <w:sz w:val="18"/>
              </w:rPr>
            </w:pPr>
            <w:r w:rsidRPr="00BE3AC8">
              <w:rPr>
                <w:sz w:val="18"/>
              </w:rPr>
              <w:t>Firebird</w:t>
            </w:r>
          </w:p>
        </w:tc>
        <w:tc>
          <w:tcPr>
            <w:tcW w:w="6095" w:type="dxa"/>
          </w:tcPr>
          <w:p w14:paraId="7F9A68FE" w14:textId="77777777" w:rsidR="00B16F2F" w:rsidRPr="00BE3AC8" w:rsidRDefault="00B16F2F" w:rsidP="009C1ED6">
            <w:pPr>
              <w:rPr>
                <w:sz w:val="18"/>
                <w:szCs w:val="16"/>
              </w:rPr>
            </w:pPr>
            <w:r w:rsidRPr="00BE3AC8">
              <w:rPr>
                <w:sz w:val="18"/>
                <w:szCs w:val="16"/>
              </w:rPr>
              <w:t xml:space="preserve">By default, Firebird uses the embedded backend, which doesn’t require any specific arguments. The default user and password are used to connect to the embedded server. </w:t>
            </w:r>
          </w:p>
        </w:tc>
      </w:tr>
      <w:tr w:rsidR="00B16F2F" w:rsidRPr="00BE3AC8" w14:paraId="7B9FAB01" w14:textId="77777777" w:rsidTr="00B16F2F">
        <w:tc>
          <w:tcPr>
            <w:tcW w:w="2240" w:type="dxa"/>
          </w:tcPr>
          <w:p w14:paraId="57CA952B" w14:textId="77777777" w:rsidR="00B16F2F" w:rsidRPr="00BE3AC8" w:rsidRDefault="00B16F2F" w:rsidP="009C1ED6">
            <w:pPr>
              <w:rPr>
                <w:sz w:val="18"/>
              </w:rPr>
            </w:pPr>
            <w:r w:rsidRPr="00BE3AC8">
              <w:rPr>
                <w:sz w:val="18"/>
              </w:rPr>
              <w:t>SQLite</w:t>
            </w:r>
          </w:p>
        </w:tc>
        <w:tc>
          <w:tcPr>
            <w:tcW w:w="6095" w:type="dxa"/>
          </w:tcPr>
          <w:p w14:paraId="11C98929" w14:textId="77777777" w:rsidR="00B16F2F" w:rsidRPr="00BE3AC8" w:rsidRDefault="00B16F2F" w:rsidP="00B16F2F">
            <w:pPr>
              <w:rPr>
                <w:sz w:val="18"/>
                <w:szCs w:val="16"/>
              </w:rPr>
            </w:pPr>
            <w:r w:rsidRPr="00BE3AC8">
              <w:rPr>
                <w:sz w:val="18"/>
                <w:szCs w:val="16"/>
              </w:rPr>
              <w:t xml:space="preserve">By default, SQLite uses the embedded backend, which doesn’t require any specific arguments. </w:t>
            </w:r>
          </w:p>
        </w:tc>
      </w:tr>
      <w:tr w:rsidR="00B16F2F" w:rsidRPr="00BE3AC8" w14:paraId="15F7FB01" w14:textId="77777777" w:rsidTr="00B16F2F">
        <w:tc>
          <w:tcPr>
            <w:tcW w:w="2240" w:type="dxa"/>
          </w:tcPr>
          <w:p w14:paraId="37703FA6" w14:textId="77777777" w:rsidR="00B16F2F" w:rsidRPr="00BE3AC8" w:rsidRDefault="00B16F2F" w:rsidP="009C1ED6">
            <w:pPr>
              <w:rPr>
                <w:sz w:val="18"/>
              </w:rPr>
            </w:pPr>
            <w:r w:rsidRPr="00BE3AC8">
              <w:rPr>
                <w:sz w:val="18"/>
              </w:rPr>
              <w:t>PostgreSQL</w:t>
            </w:r>
          </w:p>
        </w:tc>
        <w:tc>
          <w:tcPr>
            <w:tcW w:w="6095" w:type="dxa"/>
          </w:tcPr>
          <w:p w14:paraId="68468790" w14:textId="77777777" w:rsidR="002C2638" w:rsidRPr="00BE3AC8" w:rsidRDefault="002C2638" w:rsidP="002C2638">
            <w:pPr>
              <w:rPr>
                <w:sz w:val="18"/>
                <w:szCs w:val="16"/>
              </w:rPr>
            </w:pPr>
            <w:r w:rsidRPr="00BE3AC8">
              <w:rPr>
                <w:sz w:val="18"/>
                <w:szCs w:val="16"/>
              </w:rPr>
              <w:t>_SERVER_: the database server machine.</w:t>
            </w:r>
          </w:p>
          <w:p w14:paraId="74CB8B5B" w14:textId="77777777" w:rsidR="002C2638" w:rsidRPr="00BE3AC8" w:rsidRDefault="002C2638" w:rsidP="002C2638">
            <w:pPr>
              <w:rPr>
                <w:sz w:val="18"/>
                <w:szCs w:val="16"/>
              </w:rPr>
            </w:pPr>
            <w:r w:rsidRPr="00BE3AC8">
              <w:rPr>
                <w:sz w:val="18"/>
                <w:szCs w:val="16"/>
              </w:rPr>
              <w:t>_USER_: user account to connect to the backend</w:t>
            </w:r>
          </w:p>
          <w:p w14:paraId="3FAE1F6A" w14:textId="77777777" w:rsidR="00B16F2F" w:rsidRPr="00BE3AC8" w:rsidRDefault="002C2638" w:rsidP="002C2638">
            <w:pPr>
              <w:rPr>
                <w:sz w:val="18"/>
                <w:szCs w:val="16"/>
              </w:rPr>
            </w:pPr>
            <w:r w:rsidRPr="00BE3AC8">
              <w:rPr>
                <w:sz w:val="18"/>
                <w:szCs w:val="16"/>
              </w:rPr>
              <w:t>_PASSWORD_: password for the account.</w:t>
            </w:r>
          </w:p>
        </w:tc>
      </w:tr>
      <w:tr w:rsidR="00B16F2F" w:rsidRPr="00BE3AC8" w14:paraId="13D14D92" w14:textId="77777777" w:rsidTr="00B16F2F">
        <w:tc>
          <w:tcPr>
            <w:tcW w:w="2240" w:type="dxa"/>
          </w:tcPr>
          <w:p w14:paraId="65651281" w14:textId="77777777" w:rsidR="00B16F2F" w:rsidRPr="00BE3AC8" w:rsidRDefault="00B16F2F" w:rsidP="009C1ED6">
            <w:pPr>
              <w:rPr>
                <w:sz w:val="18"/>
              </w:rPr>
            </w:pPr>
            <w:r w:rsidRPr="00BE3AC8">
              <w:rPr>
                <w:sz w:val="18"/>
              </w:rPr>
              <w:t>MS SQL Server</w:t>
            </w:r>
          </w:p>
        </w:tc>
        <w:tc>
          <w:tcPr>
            <w:tcW w:w="6095" w:type="dxa"/>
          </w:tcPr>
          <w:p w14:paraId="7183C117"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that database server machine and instance.</w:t>
            </w:r>
          </w:p>
          <w:p w14:paraId="66939493" w14:textId="77777777" w:rsidR="00B16F2F" w:rsidRPr="00BE3AC8" w:rsidRDefault="00B16F2F" w:rsidP="009C1ED6">
            <w:pPr>
              <w:rPr>
                <w:sz w:val="18"/>
                <w:szCs w:val="16"/>
              </w:rPr>
            </w:pPr>
            <w:r w:rsidRPr="00BE3AC8">
              <w:rPr>
                <w:sz w:val="18"/>
                <w:szCs w:val="16"/>
              </w:rPr>
              <w:t>_USER_:</w:t>
            </w:r>
            <w:r w:rsidR="002C2638" w:rsidRPr="00BE3AC8">
              <w:rPr>
                <w:sz w:val="18"/>
                <w:szCs w:val="16"/>
              </w:rPr>
              <w:t xml:space="preserve"> user account to connect to the backend, if using SQL Server authentication.</w:t>
            </w:r>
          </w:p>
          <w:p w14:paraId="46B7CA1B" w14:textId="77777777" w:rsidR="00B16F2F" w:rsidRPr="00BE3AC8" w:rsidRDefault="00B16F2F" w:rsidP="009C1ED6">
            <w:pPr>
              <w:rPr>
                <w:sz w:val="18"/>
                <w:szCs w:val="16"/>
              </w:rPr>
            </w:pPr>
            <w:r w:rsidRPr="00BE3AC8">
              <w:rPr>
                <w:sz w:val="18"/>
                <w:szCs w:val="16"/>
              </w:rPr>
              <w:t>_PASSWORD_:</w:t>
            </w:r>
            <w:r w:rsidR="002C2638" w:rsidRPr="00BE3AC8">
              <w:rPr>
                <w:sz w:val="18"/>
                <w:szCs w:val="16"/>
              </w:rPr>
              <w:t xml:space="preserve"> password for the account</w:t>
            </w:r>
          </w:p>
        </w:tc>
      </w:tr>
      <w:tr w:rsidR="00B16F2F" w:rsidRPr="00BE3AC8" w14:paraId="171BD74C" w14:textId="77777777" w:rsidTr="00B16F2F">
        <w:tc>
          <w:tcPr>
            <w:tcW w:w="2240" w:type="dxa"/>
          </w:tcPr>
          <w:p w14:paraId="5F9992C2" w14:textId="77777777" w:rsidR="00B16F2F" w:rsidRPr="00BE3AC8" w:rsidRDefault="00B16F2F" w:rsidP="009C1ED6">
            <w:pPr>
              <w:rPr>
                <w:sz w:val="18"/>
              </w:rPr>
            </w:pPr>
            <w:r w:rsidRPr="00BE3AC8">
              <w:rPr>
                <w:sz w:val="18"/>
              </w:rPr>
              <w:t>MySQL</w:t>
            </w:r>
          </w:p>
        </w:tc>
        <w:tc>
          <w:tcPr>
            <w:tcW w:w="6095" w:type="dxa"/>
          </w:tcPr>
          <w:p w14:paraId="21A00993" w14:textId="77777777" w:rsidR="00B16F2F" w:rsidRPr="00BE3AC8" w:rsidRDefault="00B16F2F" w:rsidP="00B16F2F">
            <w:pPr>
              <w:rPr>
                <w:sz w:val="18"/>
                <w:szCs w:val="16"/>
              </w:rPr>
            </w:pPr>
            <w:r w:rsidRPr="00BE3AC8">
              <w:rPr>
                <w:sz w:val="18"/>
                <w:szCs w:val="16"/>
              </w:rPr>
              <w:t xml:space="preserve">_SERVER_: </w:t>
            </w:r>
            <w:r w:rsidR="002C2638" w:rsidRPr="00BE3AC8">
              <w:rPr>
                <w:sz w:val="18"/>
                <w:szCs w:val="16"/>
              </w:rPr>
              <w:t>the database server machine.</w:t>
            </w:r>
          </w:p>
          <w:p w14:paraId="139C11DD" w14:textId="77777777" w:rsidR="00B16F2F" w:rsidRPr="00BE3AC8" w:rsidRDefault="00B16F2F" w:rsidP="00B16F2F">
            <w:pPr>
              <w:rPr>
                <w:sz w:val="18"/>
                <w:szCs w:val="16"/>
              </w:rPr>
            </w:pPr>
            <w:r w:rsidRPr="00BE3AC8">
              <w:rPr>
                <w:sz w:val="18"/>
                <w:szCs w:val="16"/>
              </w:rPr>
              <w:t>_USER_:</w:t>
            </w:r>
            <w:r w:rsidR="002C2638" w:rsidRPr="00BE3AC8">
              <w:rPr>
                <w:sz w:val="18"/>
                <w:szCs w:val="16"/>
              </w:rPr>
              <w:t xml:space="preserve"> user account to connect to the backend</w:t>
            </w:r>
          </w:p>
          <w:p w14:paraId="65660D5F" w14:textId="77777777" w:rsidR="00B16F2F" w:rsidRPr="00BE3AC8" w:rsidRDefault="00B16F2F" w:rsidP="00B16F2F">
            <w:pPr>
              <w:rPr>
                <w:sz w:val="18"/>
                <w:szCs w:val="16"/>
              </w:rPr>
            </w:pPr>
            <w:r w:rsidRPr="00BE3AC8">
              <w:rPr>
                <w:sz w:val="18"/>
                <w:szCs w:val="16"/>
              </w:rPr>
              <w:t>_PASSWORD_:</w:t>
            </w:r>
            <w:r w:rsidR="002C2638" w:rsidRPr="00BE3AC8">
              <w:rPr>
                <w:sz w:val="18"/>
                <w:szCs w:val="16"/>
              </w:rPr>
              <w:t xml:space="preserve"> password for the account. </w:t>
            </w:r>
          </w:p>
        </w:tc>
      </w:tr>
      <w:tr w:rsidR="00B16F2F" w:rsidRPr="00BE3AC8" w14:paraId="71E4B768" w14:textId="77777777" w:rsidTr="00B16F2F">
        <w:tc>
          <w:tcPr>
            <w:tcW w:w="2240" w:type="dxa"/>
          </w:tcPr>
          <w:p w14:paraId="221F33A9" w14:textId="77777777" w:rsidR="00B16F2F" w:rsidRPr="00BE3AC8" w:rsidRDefault="00B16F2F" w:rsidP="009C1ED6">
            <w:pPr>
              <w:rPr>
                <w:sz w:val="18"/>
              </w:rPr>
            </w:pPr>
            <w:r w:rsidRPr="00BE3AC8">
              <w:rPr>
                <w:sz w:val="18"/>
              </w:rPr>
              <w:t>Oracle</w:t>
            </w:r>
          </w:p>
        </w:tc>
        <w:tc>
          <w:tcPr>
            <w:tcW w:w="6095" w:type="dxa"/>
          </w:tcPr>
          <w:p w14:paraId="220DA4F3" w14:textId="77777777" w:rsidR="00B16F2F" w:rsidRPr="00BE3AC8" w:rsidRDefault="00B16F2F" w:rsidP="009C1ED6">
            <w:pPr>
              <w:rPr>
                <w:sz w:val="18"/>
                <w:szCs w:val="16"/>
              </w:rPr>
            </w:pPr>
            <w:r w:rsidRPr="00BE3AC8">
              <w:rPr>
                <w:sz w:val="18"/>
                <w:szCs w:val="16"/>
              </w:rPr>
              <w:t xml:space="preserve">_SERVER_: </w:t>
            </w:r>
            <w:r w:rsidR="002C2638" w:rsidRPr="00BE3AC8">
              <w:rPr>
                <w:sz w:val="18"/>
                <w:szCs w:val="16"/>
              </w:rPr>
              <w:t>the database server machine</w:t>
            </w:r>
          </w:p>
          <w:p w14:paraId="007DCDDB" w14:textId="77777777" w:rsidR="00B16F2F" w:rsidRPr="00BE3AC8" w:rsidRDefault="00B16F2F" w:rsidP="009C1ED6">
            <w:pPr>
              <w:rPr>
                <w:sz w:val="18"/>
                <w:szCs w:val="16"/>
              </w:rPr>
            </w:pPr>
            <w:r w:rsidRPr="00BE3AC8">
              <w:rPr>
                <w:sz w:val="18"/>
                <w:szCs w:val="16"/>
              </w:rPr>
              <w:t>_ORACLED_SID_:</w:t>
            </w:r>
            <w:r w:rsidR="002C2638" w:rsidRPr="00BE3AC8">
              <w:rPr>
                <w:sz w:val="18"/>
                <w:szCs w:val="16"/>
              </w:rPr>
              <w:t xml:space="preserve"> the oracle_sid of the database to connect to. </w:t>
            </w:r>
          </w:p>
          <w:p w14:paraId="754EFA49" w14:textId="77777777" w:rsidR="00B16F2F" w:rsidRPr="00BE3AC8" w:rsidRDefault="00B16F2F" w:rsidP="009C1ED6">
            <w:pPr>
              <w:rPr>
                <w:sz w:val="18"/>
                <w:szCs w:val="16"/>
              </w:rPr>
            </w:pPr>
            <w:r w:rsidRPr="00BE3AC8">
              <w:rPr>
                <w:sz w:val="18"/>
                <w:szCs w:val="16"/>
              </w:rPr>
              <w:t xml:space="preserve">Oracle has more specific options in this dialog that are described below. </w:t>
            </w:r>
          </w:p>
        </w:tc>
      </w:tr>
      <w:tr w:rsidR="00B16F2F" w:rsidRPr="00BE3AC8" w14:paraId="569BD5B4" w14:textId="77777777" w:rsidTr="00B16F2F">
        <w:tc>
          <w:tcPr>
            <w:tcW w:w="2240" w:type="dxa"/>
          </w:tcPr>
          <w:p w14:paraId="6E5D03F2" w14:textId="77777777" w:rsidR="00B16F2F" w:rsidRPr="00BE3AC8" w:rsidRDefault="00B16F2F" w:rsidP="009C1ED6">
            <w:pPr>
              <w:rPr>
                <w:sz w:val="18"/>
              </w:rPr>
            </w:pPr>
            <w:r w:rsidRPr="00BE3AC8">
              <w:rPr>
                <w:sz w:val="18"/>
              </w:rPr>
              <w:t>MS SQL Server CE</w:t>
            </w:r>
          </w:p>
        </w:tc>
        <w:tc>
          <w:tcPr>
            <w:tcW w:w="6095" w:type="dxa"/>
          </w:tcPr>
          <w:p w14:paraId="016D3BCD" w14:textId="77777777" w:rsidR="00B16F2F" w:rsidRPr="00BE3AC8" w:rsidRDefault="00B23205" w:rsidP="00B23205">
            <w:pPr>
              <w:rPr>
                <w:sz w:val="18"/>
                <w:szCs w:val="16"/>
              </w:rPr>
            </w:pPr>
            <w:r w:rsidRPr="00BE3AC8">
              <w:rPr>
                <w:sz w:val="18"/>
                <w:szCs w:val="16"/>
              </w:rPr>
              <w:t>By default, SQL Server CE uses the embedded backend, which doesn’t require any specific arguments.</w:t>
            </w:r>
          </w:p>
        </w:tc>
      </w:tr>
    </w:tbl>
    <w:p w14:paraId="33623701" w14:textId="77777777" w:rsidR="009C1ED6" w:rsidRPr="00BE3AC8" w:rsidRDefault="009C1ED6" w:rsidP="009C1ED6"/>
    <w:p w14:paraId="59E4F3C8" w14:textId="77777777" w:rsidR="009C1ED6" w:rsidRPr="00BE3AC8" w:rsidRDefault="00B50A9D" w:rsidP="009C1ED6">
      <w:r w:rsidRPr="00BE3AC8">
        <w:rPr>
          <w:b/>
        </w:rPr>
        <w:t>Database path on the server</w:t>
      </w:r>
      <w:r w:rsidRPr="00BE3AC8">
        <w:t>:</w:t>
      </w:r>
      <w:r w:rsidR="003E606E" w:rsidRPr="00BE3AC8">
        <w:t xml:space="preserve"> optionally, you can set the directory where the Plastic SCM will ask the database backend to store the database physical files. </w:t>
      </w:r>
    </w:p>
    <w:p w14:paraId="3F69385E" w14:textId="77777777" w:rsidR="003E606E" w:rsidRPr="00BE3AC8" w:rsidRDefault="003E606E" w:rsidP="009C1ED6">
      <w:r w:rsidRPr="00BE3AC8">
        <w:t xml:space="preserve">It is common to have a database server with a faster or bigger secondary disk (different than the one used for the system). Normally you can specify where to create databases when you create them in a backend, but since Plastic SCM creates the databases itself, it’s easier to specify the location here, in case you don’t want to use the default. </w:t>
      </w:r>
    </w:p>
    <w:p w14:paraId="42A43987" w14:textId="77777777" w:rsidR="003E606E" w:rsidRPr="00BE3AC8" w:rsidRDefault="003E606E" w:rsidP="009C1ED6">
      <w:r w:rsidRPr="00BE3AC8">
        <w:rPr>
          <w:b/>
        </w:rPr>
        <w:lastRenderedPageBreak/>
        <w:t>Database suffix</w:t>
      </w:r>
      <w:r w:rsidRPr="00BE3AC8">
        <w:t xml:space="preserve">: the database suffix is a string appended to the name of every database created by Plastic SCM on the backend. This is useful if you plan to have several Plastic SCM servers using the same database backend, so they don’t interfere with each other. </w:t>
      </w:r>
    </w:p>
    <w:p w14:paraId="313FBF8B" w14:textId="77777777" w:rsidR="003E606E" w:rsidRPr="00BE3AC8" w:rsidRDefault="003E606E" w:rsidP="009C1ED6">
      <w:r w:rsidRPr="00BE3AC8">
        <w:t xml:space="preserve">Before proceeding to the next step, test that everything is fine by click the “Test connection” button. If the test is completed successfully, the “Next” button is enabled and you can start with the migration. </w:t>
      </w:r>
    </w:p>
    <w:p w14:paraId="75A4069E" w14:textId="77777777" w:rsidR="00CC4189" w:rsidRPr="00BE3AC8" w:rsidRDefault="00CC4189" w:rsidP="009C1ED6">
      <w:r w:rsidRPr="00BE3AC8">
        <w:t xml:space="preserve">Before starting, the wizard displays a reminder about stopping the server before doing the actual migration. </w:t>
      </w:r>
    </w:p>
    <w:p w14:paraId="309ED469" w14:textId="77777777" w:rsidR="00CC4189" w:rsidRPr="00BE3AC8" w:rsidRDefault="00CC4189" w:rsidP="00CC4189">
      <w:pPr>
        <w:keepNext/>
        <w:jc w:val="center"/>
      </w:pPr>
      <w:r w:rsidRPr="00BE3AC8">
        <w:rPr>
          <w:noProof/>
          <w:lang w:eastAsia="en-US"/>
        </w:rPr>
        <w:drawing>
          <wp:inline distT="0" distB="0" distL="0" distR="0" wp14:anchorId="2C137C8B" wp14:editId="029DBDB6">
            <wp:extent cx="3494543" cy="1218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317" cy="1218954"/>
                    </a:xfrm>
                    <a:prstGeom prst="rect">
                      <a:avLst/>
                    </a:prstGeom>
                    <a:noFill/>
                    <a:ln>
                      <a:noFill/>
                    </a:ln>
                  </pic:spPr>
                </pic:pic>
              </a:graphicData>
            </a:graphic>
          </wp:inline>
        </w:drawing>
      </w:r>
    </w:p>
    <w:p w14:paraId="5847811B" w14:textId="77777777" w:rsidR="00CC4189" w:rsidRPr="00BE3AC8" w:rsidRDefault="00CC4189" w:rsidP="00120216">
      <w:pPr>
        <w:pStyle w:val="Caption"/>
      </w:pPr>
      <w:bookmarkStart w:id="265" w:name="_Toc187919459"/>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66" w:author="Erin Richardson" w:date="2012-10-25T13:58:00Z">
        <w:r w:rsidR="00E84D92">
          <w:rPr>
            <w:noProof/>
          </w:rPr>
          <w:t>41</w:t>
        </w:r>
      </w:ins>
      <w:del w:id="267" w:author="Erin Richardson" w:date="2012-10-25T13:52:00Z">
        <w:r w:rsidR="00BE3AC8" w:rsidRPr="00BE3AC8" w:rsidDel="00120216">
          <w:rPr>
            <w:noProof/>
          </w:rPr>
          <w:delText>36</w:delText>
        </w:r>
      </w:del>
      <w:r w:rsidR="00E524FD" w:rsidRPr="00BE3AC8">
        <w:rPr>
          <w:noProof/>
        </w:rPr>
        <w:fldChar w:fldCharType="end"/>
      </w:r>
      <w:r w:rsidRPr="00BE3AC8">
        <w:t>: remember to stop the Plastic SCM server before migrating the database.</w:t>
      </w:r>
      <w:bookmarkEnd w:id="265"/>
    </w:p>
    <w:p w14:paraId="4A30D528" w14:textId="77777777" w:rsidR="003D2D39" w:rsidRPr="00BE3AC8" w:rsidRDefault="00A72431" w:rsidP="009C1ED6">
      <w:r w:rsidRPr="00BE3AC8">
        <w:t xml:space="preserve">After clicking Ok, the wizard will move to the migration status page, indicating the overall progress of the operation and the progress of each individual repository. If everything </w:t>
      </w:r>
      <w:r w:rsidR="003D2D39" w:rsidRPr="00BE3AC8">
        <w:t xml:space="preserve">is completed correctly, you will see the </w:t>
      </w:r>
      <w:r w:rsidR="00A0660E" w:rsidRPr="00BE3AC8">
        <w:t>“</w:t>
      </w:r>
      <w:r w:rsidR="003D2D39" w:rsidRPr="00BE3AC8">
        <w:rPr>
          <w:i/>
        </w:rPr>
        <w:t>migration succeeded</w:t>
      </w:r>
      <w:r w:rsidR="00A0660E" w:rsidRPr="00BE3AC8">
        <w:t>”</w:t>
      </w:r>
      <w:r w:rsidR="003D2D39" w:rsidRPr="00BE3AC8">
        <w:t xml:space="preserve"> message at the end:</w:t>
      </w:r>
    </w:p>
    <w:p w14:paraId="4E6E2C08" w14:textId="77777777" w:rsidR="003D2D39" w:rsidRPr="00BE3AC8" w:rsidRDefault="003D2D39" w:rsidP="003D2D39">
      <w:pPr>
        <w:keepNext/>
        <w:jc w:val="center"/>
      </w:pPr>
      <w:r w:rsidRPr="00BE3AC8">
        <w:rPr>
          <w:noProof/>
          <w:lang w:eastAsia="en-US"/>
        </w:rPr>
        <w:drawing>
          <wp:inline distT="0" distB="0" distL="0" distR="0" wp14:anchorId="7883A117" wp14:editId="6CC7F57A">
            <wp:extent cx="3875543" cy="3362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5599" cy="3362672"/>
                    </a:xfrm>
                    <a:prstGeom prst="rect">
                      <a:avLst/>
                    </a:prstGeom>
                    <a:noFill/>
                    <a:ln>
                      <a:noFill/>
                    </a:ln>
                  </pic:spPr>
                </pic:pic>
              </a:graphicData>
            </a:graphic>
          </wp:inline>
        </w:drawing>
      </w:r>
    </w:p>
    <w:p w14:paraId="739C1A33" w14:textId="77777777" w:rsidR="003D2D39" w:rsidRPr="00BE3AC8" w:rsidRDefault="003D2D39" w:rsidP="00120216">
      <w:pPr>
        <w:pStyle w:val="Caption"/>
      </w:pPr>
      <w:bookmarkStart w:id="268" w:name="_Toc187919460"/>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69" w:author="Erin Richardson" w:date="2012-10-25T13:58:00Z">
        <w:r w:rsidR="00E84D92">
          <w:rPr>
            <w:noProof/>
          </w:rPr>
          <w:t>42</w:t>
        </w:r>
      </w:ins>
      <w:del w:id="270" w:author="Erin Richardson" w:date="2012-10-25T13:52:00Z">
        <w:r w:rsidR="00BE3AC8" w:rsidRPr="00BE3AC8" w:rsidDel="00120216">
          <w:rPr>
            <w:noProof/>
          </w:rPr>
          <w:delText>37</w:delText>
        </w:r>
      </w:del>
      <w:r w:rsidR="00E524FD" w:rsidRPr="00BE3AC8">
        <w:rPr>
          <w:noProof/>
        </w:rPr>
        <w:fldChar w:fldCharType="end"/>
      </w:r>
      <w:r w:rsidRPr="00BE3AC8">
        <w:t>: migration finished</w:t>
      </w:r>
      <w:bookmarkEnd w:id="268"/>
    </w:p>
    <w:p w14:paraId="46A61AED" w14:textId="77777777" w:rsidR="003E606E" w:rsidRPr="00BE3AC8" w:rsidRDefault="003D2D39" w:rsidP="009C1ED6">
      <w:r w:rsidRPr="00BE3AC8">
        <w:t xml:space="preserve">When the database migration is completed, the wizard creates a new db.conf file with the database backend options specified in step 2 and renames the old one to db.conf.old. The next time the Plastic SCM service is started, it will connect to the migrated databases. </w:t>
      </w:r>
    </w:p>
    <w:p w14:paraId="6D63CE70" w14:textId="77777777" w:rsidR="009C1ED6" w:rsidRPr="00BE3AC8" w:rsidRDefault="009C1ED6" w:rsidP="00273609"/>
    <w:p w14:paraId="28F37E73" w14:textId="77777777" w:rsidR="009C1ED6" w:rsidRPr="00BE3AC8" w:rsidRDefault="002C2638" w:rsidP="002C2638">
      <w:pPr>
        <w:pStyle w:val="Heading3"/>
        <w:rPr>
          <w:lang w:val="en-US"/>
        </w:rPr>
      </w:pPr>
      <w:bookmarkStart w:id="271" w:name="_Toc187919415"/>
      <w:r w:rsidRPr="00BE3AC8">
        <w:rPr>
          <w:lang w:val="en-US"/>
        </w:rPr>
        <w:t>Oracle specific options</w:t>
      </w:r>
      <w:bookmarkEnd w:id="271"/>
    </w:p>
    <w:p w14:paraId="2046BAA6" w14:textId="77777777" w:rsidR="002C2638" w:rsidRPr="00BE3AC8" w:rsidRDefault="002C2638" w:rsidP="00273609">
      <w:r w:rsidRPr="00BE3AC8">
        <w:lastRenderedPageBreak/>
        <w:t xml:space="preserve">The Oracle </w:t>
      </w:r>
      <w:r w:rsidR="00A0660E" w:rsidRPr="00BE3AC8">
        <w:t>database provider in Plastic SCM works in a different way compared to the others, due to its</w:t>
      </w:r>
      <w:r w:rsidRPr="00BE3AC8">
        <w:t xml:space="preserve"> special way of </w:t>
      </w:r>
      <w:r w:rsidR="00A0660E" w:rsidRPr="00BE3AC8">
        <w:t>managing</w:t>
      </w:r>
      <w:r w:rsidRPr="00BE3AC8">
        <w:t xml:space="preserve"> databases. In the Oracle backend, Plastic SCM doesn’t create a database for each repository. Instead, each repository is a </w:t>
      </w:r>
      <w:r w:rsidRPr="00BE3AC8">
        <w:rPr>
          <w:i/>
        </w:rPr>
        <w:t>tablespace</w:t>
      </w:r>
      <w:r w:rsidRPr="00BE3AC8">
        <w:t xml:space="preserve"> inside the database specified by oracle_sid in the connection string. </w:t>
      </w:r>
      <w:r w:rsidR="00A0660E" w:rsidRPr="00BE3AC8">
        <w:t>There are, indeed, two connection strings: the normal “</w:t>
      </w:r>
      <w:r w:rsidR="00A0660E" w:rsidRPr="00BE3AC8">
        <w:rPr>
          <w:i/>
        </w:rPr>
        <w:t>connection string</w:t>
      </w:r>
      <w:r w:rsidR="00A0660E" w:rsidRPr="00BE3AC8">
        <w:t>”, used for connecting to each repository, and the “</w:t>
      </w:r>
      <w:r w:rsidR="00A0660E" w:rsidRPr="00BE3AC8">
        <w:rPr>
          <w:i/>
        </w:rPr>
        <w:t>admin connection string”</w:t>
      </w:r>
      <w:r w:rsidR="00A0660E" w:rsidRPr="00BE3AC8">
        <w:t xml:space="preserve">, used to create the tablespaces. </w:t>
      </w:r>
      <w:r w:rsidRPr="00BE3AC8">
        <w:t xml:space="preserve">In this admin connection string, you have to fill in the following values: </w:t>
      </w:r>
    </w:p>
    <w:p w14:paraId="547346F9" w14:textId="77777777" w:rsidR="002C2638" w:rsidRPr="00BE3AC8" w:rsidRDefault="00CC4189" w:rsidP="00CC4189">
      <w:pPr>
        <w:pStyle w:val="ListParagraph"/>
        <w:numPr>
          <w:ilvl w:val="0"/>
          <w:numId w:val="34"/>
        </w:numPr>
      </w:pPr>
      <w:r w:rsidRPr="00BE3AC8">
        <w:t xml:space="preserve">_USER_: user account to connect to the backend, with tablespace creation privilege. </w:t>
      </w:r>
    </w:p>
    <w:p w14:paraId="6576A209" w14:textId="77777777" w:rsidR="00CC4189" w:rsidRPr="00BE3AC8" w:rsidRDefault="00CC4189" w:rsidP="00CC4189">
      <w:pPr>
        <w:pStyle w:val="ListParagraph"/>
        <w:numPr>
          <w:ilvl w:val="0"/>
          <w:numId w:val="34"/>
        </w:numPr>
      </w:pPr>
      <w:r w:rsidRPr="00BE3AC8">
        <w:t>_PASSWORD_: password for the account.</w:t>
      </w:r>
    </w:p>
    <w:p w14:paraId="13331C79" w14:textId="77777777" w:rsidR="00CC4189" w:rsidRPr="00BE3AC8" w:rsidRDefault="00CC4189" w:rsidP="00CC4189">
      <w:pPr>
        <w:pStyle w:val="ListParagraph"/>
        <w:numPr>
          <w:ilvl w:val="0"/>
          <w:numId w:val="34"/>
        </w:numPr>
      </w:pPr>
      <w:r w:rsidRPr="00BE3AC8">
        <w:t xml:space="preserve">_SERVER_: the server machine with the Oracle backend. </w:t>
      </w:r>
    </w:p>
    <w:p w14:paraId="2AD80255" w14:textId="77777777" w:rsidR="00CC4189" w:rsidRPr="00BE3AC8" w:rsidRDefault="00CC4189" w:rsidP="00CC4189">
      <w:pPr>
        <w:pStyle w:val="ListParagraph"/>
        <w:numPr>
          <w:ilvl w:val="0"/>
          <w:numId w:val="34"/>
        </w:numPr>
      </w:pPr>
      <w:r w:rsidRPr="00BE3AC8">
        <w:t>_ORACLE_SID_: the SID of the oracle database to connect to.</w:t>
      </w:r>
    </w:p>
    <w:p w14:paraId="3BDE4F72" w14:textId="77777777" w:rsidR="00CC4189" w:rsidRPr="00BE3AC8" w:rsidRDefault="00CC4189" w:rsidP="00CC4189">
      <w:pPr>
        <w:pStyle w:val="ListParagraph"/>
        <w:numPr>
          <w:ilvl w:val="0"/>
          <w:numId w:val="34"/>
        </w:numPr>
      </w:pPr>
      <w:r w:rsidRPr="00BE3AC8">
        <w:t xml:space="preserve">_MODE_: </w:t>
      </w:r>
      <w:r w:rsidR="00B3218A" w:rsidRPr="00BE3AC8">
        <w:t>normally “sysdba”.</w:t>
      </w:r>
    </w:p>
    <w:p w14:paraId="5A9A96B6" w14:textId="77777777" w:rsidR="00CC4189" w:rsidRPr="00BE3AC8" w:rsidRDefault="00CC4189" w:rsidP="00CC4189">
      <w:r w:rsidRPr="00BE3AC8">
        <w:t xml:space="preserve">There is a textbox with the default tablespace creation commands. A working default is provided, but you may want to check with Oracle administrator on the right values for the different arguments since they define the grow rate and maximum sizes of the tablespaces. </w:t>
      </w:r>
    </w:p>
    <w:p w14:paraId="7794BD33" w14:textId="77777777" w:rsidR="00337705" w:rsidRPr="00BE3AC8" w:rsidRDefault="00337705" w:rsidP="00273609"/>
    <w:p w14:paraId="202B3BC0" w14:textId="77777777" w:rsidR="00337705" w:rsidRPr="00BE3AC8" w:rsidRDefault="00337705" w:rsidP="00273609"/>
    <w:p w14:paraId="359FEFB8" w14:textId="77777777" w:rsidR="00FD7C6D" w:rsidRPr="00BE3AC8" w:rsidRDefault="00FD7C6D" w:rsidP="00273609"/>
    <w:p w14:paraId="53BC3DCF" w14:textId="77777777" w:rsidR="00FD7C6D" w:rsidRPr="00BE3AC8" w:rsidRDefault="00FD7C6D" w:rsidP="00273609"/>
    <w:p w14:paraId="779C117A" w14:textId="77777777" w:rsidR="006B26B0" w:rsidRPr="00BE3AC8" w:rsidRDefault="006B26B0" w:rsidP="00273609"/>
    <w:p w14:paraId="39576903" w14:textId="77777777" w:rsidR="00273609" w:rsidRPr="00BE3AC8" w:rsidRDefault="00273609" w:rsidP="00273609">
      <w:pPr>
        <w:pStyle w:val="Heading1"/>
        <w:rPr>
          <w:lang w:val="en-US"/>
        </w:rPr>
      </w:pPr>
      <w:bookmarkStart w:id="272" w:name="_Toc187919416"/>
      <w:r w:rsidRPr="00BE3AC8">
        <w:rPr>
          <w:lang w:val="en-US"/>
        </w:rPr>
        <w:lastRenderedPageBreak/>
        <w:t>Backup and restore</w:t>
      </w:r>
      <w:bookmarkEnd w:id="272"/>
    </w:p>
    <w:p w14:paraId="69645CF2" w14:textId="77777777" w:rsidR="006F3DC8" w:rsidRPr="00BE3AC8" w:rsidRDefault="00273609" w:rsidP="00273609">
      <w:r w:rsidRPr="00BE3AC8">
        <w:t>The backup and restore procedure</w:t>
      </w:r>
      <w:r w:rsidR="00D7583E" w:rsidRPr="00BE3AC8">
        <w:t>s are</w:t>
      </w:r>
      <w:r w:rsidRPr="00BE3AC8">
        <w:t xml:space="preserve"> closely related to the database backend used in Plastic SCM.</w:t>
      </w:r>
      <w:r w:rsidR="00B4137B" w:rsidRPr="00BE3AC8">
        <w:t xml:space="preserve"> Out of the box, the Plastic SCM server</w:t>
      </w:r>
      <w:r w:rsidRPr="00BE3AC8">
        <w:t xml:space="preserve"> uses an em</w:t>
      </w:r>
      <w:r w:rsidR="006C5A49" w:rsidRPr="00BE3AC8">
        <w:t xml:space="preserve">bedded </w:t>
      </w:r>
      <w:r w:rsidR="00B4137B" w:rsidRPr="00BE3AC8">
        <w:t>SQL Server CE or embedded</w:t>
      </w:r>
      <w:r w:rsidR="006F3DC8" w:rsidRPr="00BE3AC8">
        <w:t xml:space="preserve"> SQLite</w:t>
      </w:r>
      <w:r w:rsidR="00B4137B" w:rsidRPr="00BE3AC8">
        <w:t xml:space="preserve"> when running under Windows and Linux/MacOSX respectively.</w:t>
      </w:r>
    </w:p>
    <w:p w14:paraId="4A4EAD58" w14:textId="77777777" w:rsidR="00273609" w:rsidRPr="00BE3AC8" w:rsidRDefault="006F3DC8" w:rsidP="00B4137B">
      <w:pPr>
        <w:pStyle w:val="Informacion"/>
        <w:rPr>
          <w:lang w:val="en-US"/>
        </w:rPr>
      </w:pPr>
      <w:r w:rsidRPr="00BE3AC8">
        <w:rPr>
          <w:lang w:val="en-US"/>
        </w:rPr>
        <w:t xml:space="preserve">The instructions in this chapter are meant only for </w:t>
      </w:r>
      <w:r w:rsidR="00B4137B" w:rsidRPr="00BE3AC8">
        <w:rPr>
          <w:lang w:val="en-US"/>
        </w:rPr>
        <w:t>the embedded</w:t>
      </w:r>
      <w:r w:rsidRPr="00BE3AC8">
        <w:rPr>
          <w:lang w:val="en-US"/>
        </w:rPr>
        <w:t xml:space="preserve"> backends</w:t>
      </w:r>
      <w:r w:rsidR="00273609" w:rsidRPr="00BE3AC8">
        <w:rPr>
          <w:lang w:val="en-US"/>
        </w:rPr>
        <w:t xml:space="preserve">. If you configured a different database backend, </w:t>
      </w:r>
      <w:r w:rsidRPr="00BE3AC8">
        <w:rPr>
          <w:lang w:val="en-US"/>
        </w:rPr>
        <w:t xml:space="preserve">please check with your database administrator what </w:t>
      </w:r>
      <w:r w:rsidR="006F7131" w:rsidRPr="00BE3AC8">
        <w:rPr>
          <w:lang w:val="en-US"/>
        </w:rPr>
        <w:t>are the best backup procedures for it.</w:t>
      </w:r>
    </w:p>
    <w:p w14:paraId="475CE55B" w14:textId="77777777" w:rsidR="00273609" w:rsidRPr="00BE3AC8" w:rsidRDefault="00B4137B" w:rsidP="00273609">
      <w:pPr>
        <w:pStyle w:val="Heading2"/>
        <w:rPr>
          <w:color w:val="auto"/>
          <w:lang w:val="en-US"/>
        </w:rPr>
      </w:pPr>
      <w:bookmarkStart w:id="273" w:name="_Toc187919417"/>
      <w:r w:rsidRPr="00BE3AC8">
        <w:rPr>
          <w:color w:val="auto"/>
          <w:lang w:val="en-US"/>
        </w:rPr>
        <w:t>How to b</w:t>
      </w:r>
      <w:r w:rsidR="00273609" w:rsidRPr="00BE3AC8">
        <w:rPr>
          <w:color w:val="auto"/>
          <w:lang w:val="en-US"/>
        </w:rPr>
        <w:t>ackup</w:t>
      </w:r>
      <w:r w:rsidRPr="00BE3AC8">
        <w:rPr>
          <w:color w:val="auto"/>
          <w:lang w:val="en-US"/>
        </w:rPr>
        <w:t xml:space="preserve"> the embedded databases</w:t>
      </w:r>
      <w:bookmarkEnd w:id="273"/>
    </w:p>
    <w:p w14:paraId="51D7AC79" w14:textId="77777777" w:rsidR="00B4137B" w:rsidRPr="00BE3AC8" w:rsidRDefault="00B4137B" w:rsidP="00273609">
      <w:r w:rsidRPr="00BE3AC8">
        <w:t xml:space="preserve">Backing up the embedded databases (SQL Server CE or SQLite) is just about copying the database files from disk. Each database will be a single file, so the operation is pretty simple. However, backing such a database file requires that the Plastic SCM server be stopped. </w:t>
      </w:r>
    </w:p>
    <w:p w14:paraId="5A0084AF" w14:textId="77777777" w:rsidR="00B4137B" w:rsidRPr="00BE3AC8" w:rsidRDefault="00B4137B" w:rsidP="00273609">
      <w:r w:rsidRPr="00BE3AC8">
        <w:rPr>
          <w:b/>
        </w:rPr>
        <w:t>Note</w:t>
      </w:r>
      <w:r w:rsidRPr="00BE3AC8">
        <w:t xml:space="preserve">: This is one of the drawbacks of the embedded backends that is normally better handled by the other supported backends such as MySQL, MS SQL Server, Oracle or PostgreSQL. This is one of the reasons why we recommend using the embedded backends for evaluation purposes only. </w:t>
      </w:r>
    </w:p>
    <w:p w14:paraId="60EF0889" w14:textId="77777777" w:rsidR="00B4137B" w:rsidRPr="00BE3AC8" w:rsidRDefault="00B4137B" w:rsidP="00273609">
      <w:r w:rsidRPr="00BE3AC8">
        <w:t xml:space="preserve">Starting and stopping the Plastic SCM server on the command line has been described in the previous sections, so the following procedure can be easily automated with scripts. </w:t>
      </w:r>
    </w:p>
    <w:p w14:paraId="4D275D3D" w14:textId="77777777" w:rsidR="00B4137B" w:rsidRPr="00BE3AC8" w:rsidRDefault="00B4137B" w:rsidP="00273609">
      <w:r w:rsidRPr="00BE3AC8">
        <w:t xml:space="preserve">Steps to backup: </w:t>
      </w:r>
    </w:p>
    <w:p w14:paraId="7A30D575" w14:textId="77777777" w:rsidR="00273609" w:rsidRPr="00BE3AC8" w:rsidRDefault="00273609" w:rsidP="00273609">
      <w:pPr>
        <w:numPr>
          <w:ilvl w:val="0"/>
          <w:numId w:val="8"/>
        </w:numPr>
        <w:jc w:val="left"/>
      </w:pPr>
      <w:r w:rsidRPr="00BE3AC8">
        <w:t>Stop Plastic server</w:t>
      </w:r>
      <w:r w:rsidR="00B4137B" w:rsidRPr="00BE3AC8">
        <w:t xml:space="preserve">  (plasticd --stopservice)</w:t>
      </w:r>
    </w:p>
    <w:p w14:paraId="3E79E3B6" w14:textId="77777777" w:rsidR="00B4137B" w:rsidRPr="00BE3AC8" w:rsidRDefault="00B4137B" w:rsidP="00273609">
      <w:pPr>
        <w:numPr>
          <w:ilvl w:val="0"/>
          <w:numId w:val="8"/>
        </w:numPr>
        <w:jc w:val="left"/>
      </w:pPr>
      <w:r w:rsidRPr="00BE3AC8">
        <w:t>Backup the database files from the server installation directory:</w:t>
      </w:r>
    </w:p>
    <w:p w14:paraId="6521A0D8" w14:textId="77777777" w:rsidR="00855E0C" w:rsidRPr="00BE3AC8" w:rsidRDefault="00855E0C" w:rsidP="00B4137B">
      <w:pPr>
        <w:numPr>
          <w:ilvl w:val="1"/>
          <w:numId w:val="8"/>
        </w:numPr>
        <w:jc w:val="left"/>
      </w:pPr>
      <w:r w:rsidRPr="00BE3AC8">
        <w:lastRenderedPageBreak/>
        <w:t>The database files are repositories.plastic.* and rep_**.plastic.*.</w:t>
      </w:r>
    </w:p>
    <w:p w14:paraId="5624759B" w14:textId="77777777" w:rsidR="00B4137B" w:rsidRPr="00BE3AC8" w:rsidRDefault="00B4137B" w:rsidP="00B4137B">
      <w:pPr>
        <w:numPr>
          <w:ilvl w:val="1"/>
          <w:numId w:val="8"/>
        </w:numPr>
        <w:jc w:val="left"/>
      </w:pPr>
      <w:r w:rsidRPr="00BE3AC8">
        <w:t xml:space="preserve">If running on Windows and using SQL Server CE (the default): backup </w:t>
      </w:r>
      <w:r w:rsidR="00855E0C" w:rsidRPr="00BE3AC8">
        <w:t xml:space="preserve">all the files with “.sdf” extension. </w:t>
      </w:r>
    </w:p>
    <w:p w14:paraId="4FC08DCE" w14:textId="77777777" w:rsidR="00855E0C" w:rsidRPr="00BE3AC8" w:rsidRDefault="00855E0C" w:rsidP="00B4137B">
      <w:pPr>
        <w:numPr>
          <w:ilvl w:val="1"/>
          <w:numId w:val="8"/>
        </w:numPr>
        <w:jc w:val="left"/>
      </w:pPr>
      <w:r w:rsidRPr="00BE3AC8">
        <w:t xml:space="preserve">If running on Linux or Mac OS X and using SQLite, backup all the files with the “.sqlite” extension. </w:t>
      </w:r>
    </w:p>
    <w:p w14:paraId="290CF127" w14:textId="77777777" w:rsidR="00273609" w:rsidRPr="00BE3AC8" w:rsidRDefault="00855E0C" w:rsidP="00273609">
      <w:pPr>
        <w:numPr>
          <w:ilvl w:val="0"/>
          <w:numId w:val="8"/>
        </w:numPr>
        <w:jc w:val="left"/>
      </w:pPr>
      <w:r w:rsidRPr="00BE3AC8">
        <w:t>Start Plastic server again (plasticd --startservice)</w:t>
      </w:r>
    </w:p>
    <w:p w14:paraId="708C2C6C" w14:textId="77777777" w:rsidR="00273609" w:rsidRPr="00BE3AC8" w:rsidRDefault="001C660A" w:rsidP="00273609">
      <w:r w:rsidRPr="00BE3AC8">
        <w:br w:type="page"/>
      </w:r>
    </w:p>
    <w:p w14:paraId="4C912179" w14:textId="77777777" w:rsidR="00273609" w:rsidRPr="00BE3AC8" w:rsidRDefault="00273609" w:rsidP="00273609">
      <w:pPr>
        <w:pStyle w:val="Heading2"/>
        <w:rPr>
          <w:color w:val="auto"/>
          <w:lang w:val="en-US"/>
        </w:rPr>
      </w:pPr>
      <w:bookmarkStart w:id="274" w:name="_Toc187919418"/>
      <w:r w:rsidRPr="00BE3AC8">
        <w:rPr>
          <w:color w:val="auto"/>
          <w:lang w:val="en-US"/>
        </w:rPr>
        <w:lastRenderedPageBreak/>
        <w:t>Restore</w:t>
      </w:r>
      <w:r w:rsidR="00B759B0" w:rsidRPr="00BE3AC8">
        <w:rPr>
          <w:color w:val="auto"/>
          <w:lang w:val="en-US"/>
        </w:rPr>
        <w:t xml:space="preserve"> embedded databases</w:t>
      </w:r>
      <w:bookmarkEnd w:id="274"/>
    </w:p>
    <w:p w14:paraId="76BDEAB5" w14:textId="77777777" w:rsidR="00273609" w:rsidRPr="00BE3AC8" w:rsidRDefault="00B759B0" w:rsidP="00273609">
      <w:r w:rsidRPr="00BE3AC8">
        <w:t>The r</w:t>
      </w:r>
      <w:r w:rsidR="00273609" w:rsidRPr="00BE3AC8">
        <w:t>estore proce</w:t>
      </w:r>
      <w:r w:rsidRPr="00BE3AC8">
        <w:t>dure is very similar to backup in reverse order:</w:t>
      </w:r>
    </w:p>
    <w:p w14:paraId="6EE21418" w14:textId="77777777" w:rsidR="00273609" w:rsidRPr="00BE3AC8" w:rsidRDefault="00273609" w:rsidP="00273609">
      <w:pPr>
        <w:numPr>
          <w:ilvl w:val="0"/>
          <w:numId w:val="9"/>
        </w:numPr>
        <w:jc w:val="left"/>
      </w:pPr>
      <w:r w:rsidRPr="00BE3AC8">
        <w:t>Stop Plastic server</w:t>
      </w:r>
    </w:p>
    <w:p w14:paraId="7229BDC0" w14:textId="77777777" w:rsidR="00273609" w:rsidRPr="00BE3AC8" w:rsidRDefault="00B759B0" w:rsidP="00273609">
      <w:pPr>
        <w:numPr>
          <w:ilvl w:val="0"/>
          <w:numId w:val="9"/>
        </w:numPr>
        <w:jc w:val="left"/>
      </w:pPr>
      <w:r w:rsidRPr="00BE3AC8">
        <w:t xml:space="preserve">Copy all the files </w:t>
      </w:r>
      <w:r w:rsidR="00273609" w:rsidRPr="00BE3AC8">
        <w:t>the backup</w:t>
      </w:r>
      <w:r w:rsidRPr="00BE3AC8">
        <w:t xml:space="preserve"> to the server installation directory. If you want to restore only one repository, restore only the rep_xx.plastic.* file for that repository. The “repositories.plastic.*” file contains the list of repositories that are registered on the system, while the rep_xx.plastic.* files contain the data for each repository. </w:t>
      </w:r>
    </w:p>
    <w:p w14:paraId="46615148" w14:textId="77777777" w:rsidR="008E313B" w:rsidRPr="00BE3AC8" w:rsidRDefault="00273609" w:rsidP="00D7583E">
      <w:pPr>
        <w:numPr>
          <w:ilvl w:val="0"/>
          <w:numId w:val="9"/>
        </w:numPr>
        <w:jc w:val="left"/>
      </w:pPr>
      <w:r w:rsidRPr="00BE3AC8">
        <w:t xml:space="preserve">Start Plastic server again. </w:t>
      </w:r>
    </w:p>
    <w:p w14:paraId="1E780B9A" w14:textId="77777777" w:rsidR="008E313B" w:rsidRPr="00BE3AC8" w:rsidRDefault="008E313B">
      <w:pPr>
        <w:spacing w:after="0"/>
        <w:jc w:val="left"/>
      </w:pPr>
      <w:r w:rsidRPr="00BE3AC8">
        <w:br w:type="page"/>
      </w:r>
    </w:p>
    <w:p w14:paraId="7E61E19E" w14:textId="77777777" w:rsidR="008E313B" w:rsidRPr="00BE3AC8" w:rsidRDefault="008E313B" w:rsidP="008E313B">
      <w:pPr>
        <w:pStyle w:val="Heading1"/>
        <w:rPr>
          <w:lang w:val="en-US"/>
        </w:rPr>
      </w:pPr>
      <w:bookmarkStart w:id="275" w:name="_Toc187919419"/>
      <w:r w:rsidRPr="00BE3AC8">
        <w:rPr>
          <w:lang w:val="en-US"/>
        </w:rPr>
        <w:lastRenderedPageBreak/>
        <w:t>Archiving revisions</w:t>
      </w:r>
      <w:bookmarkEnd w:id="275"/>
    </w:p>
    <w:p w14:paraId="0C195FF7" w14:textId="77777777" w:rsidR="00160EBF" w:rsidRPr="00BE3AC8" w:rsidRDefault="008E313B" w:rsidP="008E313B">
      <w:pPr>
        <w:pStyle w:val="Heading2"/>
        <w:rPr>
          <w:lang w:val="en-US"/>
        </w:rPr>
      </w:pPr>
      <w:bookmarkStart w:id="276" w:name="_Toc187919420"/>
      <w:r w:rsidRPr="00BE3AC8">
        <w:rPr>
          <w:lang w:val="en-US"/>
        </w:rPr>
        <w:t>Why archiving revisions</w:t>
      </w:r>
      <w:bookmarkEnd w:id="276"/>
    </w:p>
    <w:p w14:paraId="44833A0E" w14:textId="77777777" w:rsidR="00663353" w:rsidRPr="00BE3AC8" w:rsidRDefault="00B93718" w:rsidP="00663353">
      <w:r w:rsidRPr="00BE3AC8">
        <w:t>In a production</w:t>
      </w:r>
      <w:r w:rsidR="008E313B" w:rsidRPr="00BE3AC8">
        <w:t xml:space="preserve"> environment where there are third party compiled tools or programs, binaries, big documents and other kind of big files that rarely change</w:t>
      </w:r>
      <w:r w:rsidR="00DD62B0" w:rsidRPr="00BE3AC8">
        <w:t xml:space="preserve"> and / or are</w:t>
      </w:r>
      <w:r w:rsidRPr="00BE3AC8">
        <w:t xml:space="preserve"> rarely</w:t>
      </w:r>
      <w:r w:rsidR="00DD62B0" w:rsidRPr="00BE3AC8">
        <w:t xml:space="preserve"> accessed</w:t>
      </w:r>
      <w:r w:rsidR="008E313B" w:rsidRPr="00BE3AC8">
        <w:t xml:space="preserve">, </w:t>
      </w:r>
      <w:r w:rsidR="00663353" w:rsidRPr="00BE3AC8">
        <w:t xml:space="preserve">it can consume disk space and time when storing those revisions in the database and afterwards retrieving them from the database. </w:t>
      </w:r>
    </w:p>
    <w:p w14:paraId="7957152E" w14:textId="77777777" w:rsidR="00663353" w:rsidRPr="00BE3AC8" w:rsidRDefault="00663353" w:rsidP="00663353">
      <w:r w:rsidRPr="00BE3AC8">
        <w:t xml:space="preserve">To help minimize the impact </w:t>
      </w:r>
      <w:r w:rsidR="00BE3AC8" w:rsidRPr="00BE3AC8">
        <w:t>mentioned</w:t>
      </w:r>
      <w:r w:rsidRPr="00BE3AC8">
        <w:t xml:space="preserve"> above, you can use the archive command, which allows the administrator to set up a separate disk device, such as a tape, a USB pen drive, an external disk, a CD-ROM, DVD, or a specific disk space area, and store those big revisions there, so that they do not take space in the database. Thus, </w:t>
      </w:r>
      <w:r w:rsidR="00BE3AC8" w:rsidRPr="00BE3AC8">
        <w:t>every time</w:t>
      </w:r>
      <w:r w:rsidRPr="00BE3AC8">
        <w:t xml:space="preserve"> that a user needs to access those revisions, Plastic SCM will search for them in the external storage area, and retrieve that information to the user.</w:t>
      </w:r>
    </w:p>
    <w:p w14:paraId="1CD48DB5" w14:textId="77777777" w:rsidR="008E313B" w:rsidRPr="00BE3AC8" w:rsidRDefault="008E313B" w:rsidP="008E313B">
      <w:pPr>
        <w:pStyle w:val="Heading2"/>
        <w:rPr>
          <w:lang w:val="en-US"/>
        </w:rPr>
      </w:pPr>
      <w:bookmarkStart w:id="277" w:name="_Toc187919421"/>
      <w:r w:rsidRPr="00BE3AC8">
        <w:rPr>
          <w:lang w:val="en-US"/>
        </w:rPr>
        <w:t>How to archive my revisions</w:t>
      </w:r>
      <w:bookmarkEnd w:id="277"/>
    </w:p>
    <w:p w14:paraId="214D264F" w14:textId="77777777" w:rsidR="008E313B" w:rsidRPr="00BE3AC8" w:rsidRDefault="00DD62B0" w:rsidP="008E313B">
      <w:r w:rsidRPr="00BE3AC8">
        <w:t>To archive revisions, use the archive command:</w:t>
      </w:r>
    </w:p>
    <w:p w14:paraId="27C3581A" w14:textId="77777777" w:rsidR="00DD62B0" w:rsidRPr="00BE3AC8" w:rsidRDefault="00DD62B0" w:rsidP="00DD62B0">
      <w:pPr>
        <w:pStyle w:val="code"/>
        <w:rPr>
          <w:lang w:val="en-US"/>
        </w:rPr>
      </w:pPr>
      <w:r w:rsidRPr="00BE3AC8">
        <w:rPr>
          <w:lang w:val="en-US"/>
        </w:rPr>
        <w:t>cm archive  C:\mybigfile.tar#br:/main#0 -c=”big file of libraries” -f=”</w:t>
      </w:r>
      <w:r w:rsidR="00B93718" w:rsidRPr="00BE3AC8">
        <w:rPr>
          <w:lang w:val="en-US"/>
        </w:rPr>
        <w:t>/home/plastic/</w:t>
      </w:r>
      <w:r w:rsidRPr="00BE3AC8">
        <w:rPr>
          <w:lang w:val="en-US"/>
        </w:rPr>
        <w:t>bigfileTARrev0”</w:t>
      </w:r>
    </w:p>
    <w:p w14:paraId="0C17A827" w14:textId="77777777" w:rsidR="00663353" w:rsidRPr="00BE3AC8" w:rsidRDefault="00DD62B0" w:rsidP="00663353">
      <w:pPr>
        <w:pStyle w:val="CommentText"/>
      </w:pPr>
      <w:r w:rsidRPr="00BE3AC8">
        <w:t>This command will archive the revision 0 of the branch main of the item mybigfile.</w:t>
      </w:r>
      <w:r w:rsidR="00B93718" w:rsidRPr="00BE3AC8">
        <w:t>tar, creating several chunks of the revision; each one contains a part of the revision content</w:t>
      </w:r>
      <w:r w:rsidRPr="00BE3AC8">
        <w:t>. The comment of the archive is “big file of libraries” and the archive files will start with the prefix “</w:t>
      </w:r>
      <w:r w:rsidR="00B93718" w:rsidRPr="00BE3AC8">
        <w:t>/home/plastic/</w:t>
      </w:r>
      <w:r w:rsidRPr="00BE3AC8">
        <w:t>bigfileTARrev0”.</w:t>
      </w:r>
      <w:r w:rsidR="00B93718" w:rsidRPr="00BE3AC8">
        <w:t xml:space="preserve"> This means that the archive will be created in that path. </w:t>
      </w:r>
      <w:r w:rsidR="00663353" w:rsidRPr="00BE3AC8">
        <w:t xml:space="preserve">The –f parameter is a prefix for the </w:t>
      </w:r>
      <w:r w:rsidR="00663353" w:rsidRPr="00BE3AC8">
        <w:lastRenderedPageBreak/>
        <w:t xml:space="preserve">archive files that can be used as a destination path for the archives. If the –f switch is omitted the archive files will be created in the directory of execution of the command. </w:t>
      </w:r>
    </w:p>
    <w:p w14:paraId="029A9752" w14:textId="77777777" w:rsidR="00DD62B0" w:rsidRPr="00BE3AC8" w:rsidRDefault="00DD62B0" w:rsidP="008E313B">
      <w:r w:rsidRPr="00BE3AC8">
        <w:t>It is possible to archive several revisions specifying them one after the other in the same command. To get further information about this command, type on a command line:</w:t>
      </w:r>
    </w:p>
    <w:p w14:paraId="7FABCC46" w14:textId="77777777" w:rsidR="00DD62B0" w:rsidRPr="00BE3AC8" w:rsidRDefault="00DD62B0" w:rsidP="00F920BD">
      <w:pPr>
        <w:pStyle w:val="code"/>
        <w:pBdr>
          <w:right w:val="single" w:sz="4" w:space="1" w:color="auto"/>
        </w:pBdr>
        <w:rPr>
          <w:lang w:val="en-US"/>
        </w:rPr>
      </w:pPr>
      <w:r w:rsidRPr="00BE3AC8">
        <w:rPr>
          <w:lang w:val="en-US"/>
        </w:rPr>
        <w:t xml:space="preserve">cm help archive </w:t>
      </w:r>
    </w:p>
    <w:p w14:paraId="7CC88F11" w14:textId="77777777" w:rsidR="00DD62B0" w:rsidRPr="00BE3AC8" w:rsidRDefault="00DD62B0" w:rsidP="00DD62B0">
      <w:r w:rsidRPr="00BE3AC8">
        <w:t>Once the archive files have been created the administrator can move them to the external data location. The next time that a user tries to access that data, Plastic SCM will try to get it from the external storage area.</w:t>
      </w:r>
    </w:p>
    <w:p w14:paraId="352576D6" w14:textId="77777777" w:rsidR="00F93E02" w:rsidRPr="00BE3AC8" w:rsidRDefault="00F93E02" w:rsidP="00F93E02">
      <w:pPr>
        <w:pStyle w:val="Informacion"/>
        <w:rPr>
          <w:lang w:val="en-US"/>
        </w:rPr>
      </w:pPr>
      <w:r w:rsidRPr="00BE3AC8">
        <w:rPr>
          <w:b/>
          <w:lang w:val="en-US"/>
        </w:rPr>
        <w:t>Note</w:t>
      </w:r>
      <w:r w:rsidRPr="00BE3AC8">
        <w:rPr>
          <w:lang w:val="en-US"/>
        </w:rPr>
        <w:t>: To create archived revisions it is mandatory that the user that executes the archive command is the repository owner. Otherwise the revision will not be archived correctly and Plastic SCM will continue using the database to access the data.</w:t>
      </w:r>
    </w:p>
    <w:p w14:paraId="794CCCBA" w14:textId="77777777" w:rsidR="000F38D2" w:rsidRPr="00BE3AC8" w:rsidRDefault="000F38D2" w:rsidP="000F38D2"/>
    <w:p w14:paraId="1256E55F" w14:textId="77777777" w:rsidR="000F38D2" w:rsidRPr="00BE3AC8" w:rsidRDefault="000F38D2" w:rsidP="000F38D2">
      <w:pPr>
        <w:pStyle w:val="Informacion"/>
        <w:rPr>
          <w:lang w:val="en-US"/>
        </w:rPr>
      </w:pPr>
      <w:r w:rsidRPr="00BE3AC8">
        <w:rPr>
          <w:b/>
          <w:lang w:val="en-US"/>
        </w:rPr>
        <w:t>Warning</w:t>
      </w:r>
      <w:r w:rsidRPr="00BE3AC8">
        <w:rPr>
          <w:lang w:val="en-US"/>
        </w:rPr>
        <w:t xml:space="preserve">: An archived revision cannot be archived again. Once a revision has been archived it is taken out the database. Be </w:t>
      </w:r>
      <w:r w:rsidR="00C61248" w:rsidRPr="00BE3AC8">
        <w:rPr>
          <w:lang w:val="en-US"/>
        </w:rPr>
        <w:t>especially</w:t>
      </w:r>
      <w:r w:rsidRPr="00BE3AC8">
        <w:rPr>
          <w:lang w:val="en-US"/>
        </w:rPr>
        <w:t xml:space="preserve"> careful with the archived revisions or you will </w:t>
      </w:r>
      <w:r w:rsidR="00FA450F" w:rsidRPr="00BE3AC8">
        <w:rPr>
          <w:lang w:val="en-US"/>
        </w:rPr>
        <w:t>lose them</w:t>
      </w:r>
      <w:r w:rsidRPr="00BE3AC8">
        <w:rPr>
          <w:lang w:val="en-US"/>
        </w:rPr>
        <w:t xml:space="preserve"> definitely.</w:t>
      </w:r>
    </w:p>
    <w:p w14:paraId="2AAA3346" w14:textId="77777777" w:rsidR="008E313B" w:rsidRPr="00BE3AC8" w:rsidRDefault="008E313B" w:rsidP="008E313B">
      <w:pPr>
        <w:pStyle w:val="Heading2"/>
        <w:rPr>
          <w:lang w:val="en-US"/>
        </w:rPr>
      </w:pPr>
      <w:bookmarkStart w:id="278" w:name="_Toc187919422"/>
      <w:r w:rsidRPr="00BE3AC8">
        <w:rPr>
          <w:lang w:val="en-US"/>
        </w:rPr>
        <w:t>How are the archived revisions accessed</w:t>
      </w:r>
      <w:bookmarkEnd w:id="278"/>
    </w:p>
    <w:p w14:paraId="5E7DBC06" w14:textId="77777777" w:rsidR="00663353" w:rsidRPr="00BE3AC8" w:rsidRDefault="00663353" w:rsidP="00663353">
      <w:r w:rsidRPr="00BE3AC8">
        <w:t xml:space="preserve">To access the data stored on an external location, a configuration file </w:t>
      </w:r>
      <w:r w:rsidRPr="00BE3AC8">
        <w:rPr>
          <w:b/>
        </w:rPr>
        <w:t xml:space="preserve">externaldata.conf </w:t>
      </w:r>
      <w:r w:rsidRPr="00BE3AC8">
        <w:t>file must be manually created. This file contains a path per line; those paths are the locations of the stored revisions. The following is a sample of an externaldata.conf file:</w:t>
      </w:r>
    </w:p>
    <w:p w14:paraId="18A329D8" w14:textId="77777777" w:rsidR="00F93E02" w:rsidRPr="00BE3AC8" w:rsidRDefault="00F93E02" w:rsidP="00F93E02">
      <w:pPr>
        <w:pStyle w:val="code"/>
        <w:rPr>
          <w:lang w:val="en-US"/>
        </w:rPr>
      </w:pPr>
      <w:r w:rsidRPr="00BE3AC8">
        <w:rPr>
          <w:lang w:val="en-US"/>
        </w:rPr>
        <w:t>E:\archivesOfRepository1</w:t>
      </w:r>
      <w:r w:rsidRPr="00BE3AC8">
        <w:rPr>
          <w:lang w:val="en-US"/>
        </w:rPr>
        <w:br/>
        <w:t>D:\mybigfiles\revisionsOfBigFileTAR</w:t>
      </w:r>
      <w:r w:rsidRPr="00BE3AC8">
        <w:rPr>
          <w:lang w:val="en-US"/>
        </w:rPr>
        <w:br/>
        <w:t>F:\revisionsOfThe2_9Release</w:t>
      </w:r>
    </w:p>
    <w:p w14:paraId="4688FA04" w14:textId="77777777" w:rsidR="00F93E02" w:rsidRPr="00BE3AC8" w:rsidRDefault="00F93E02" w:rsidP="00F93E02">
      <w:r w:rsidRPr="00BE3AC8">
        <w:t>This file can be placed in two locations:</w:t>
      </w:r>
    </w:p>
    <w:p w14:paraId="0FEC4E49" w14:textId="77777777" w:rsidR="00F920BD" w:rsidRPr="00BE3AC8" w:rsidRDefault="00F93E02" w:rsidP="00F920BD">
      <w:pPr>
        <w:pStyle w:val="ListParagraph"/>
        <w:numPr>
          <w:ilvl w:val="0"/>
          <w:numId w:val="9"/>
        </w:numPr>
      </w:pPr>
      <w:r w:rsidRPr="00BE3AC8">
        <w:rPr>
          <w:u w:val="single"/>
        </w:rPr>
        <w:t>On the server side</w:t>
      </w:r>
      <w:r w:rsidRPr="00BE3AC8">
        <w:t xml:space="preserve">: placing the </w:t>
      </w:r>
      <w:r w:rsidRPr="00BE3AC8">
        <w:rPr>
          <w:b/>
        </w:rPr>
        <w:t>externaldata.conf</w:t>
      </w:r>
      <w:r w:rsidRPr="00BE3AC8">
        <w:t xml:space="preserve"> file on the Plastic SCM server location will allow</w:t>
      </w:r>
      <w:r w:rsidR="00F920BD" w:rsidRPr="00BE3AC8">
        <w:t xml:space="preserve"> </w:t>
      </w:r>
      <w:r w:rsidRPr="00BE3AC8">
        <w:t xml:space="preserve">every </w:t>
      </w:r>
      <w:r w:rsidR="00B521C2" w:rsidRPr="00BE3AC8">
        <w:t>user of that server to access</w:t>
      </w:r>
      <w:r w:rsidRPr="00BE3AC8">
        <w:t xml:space="preserve"> </w:t>
      </w:r>
      <w:r w:rsidR="00B521C2" w:rsidRPr="00BE3AC8">
        <w:t>those revisions</w:t>
      </w:r>
      <w:r w:rsidRPr="00BE3AC8">
        <w:t xml:space="preserve"> automatically, as long as the external storage area is available. This is the</w:t>
      </w:r>
      <w:r w:rsidR="00B521C2" w:rsidRPr="00BE3AC8">
        <w:t xml:space="preserve"> most useful</w:t>
      </w:r>
      <w:r w:rsidRPr="00BE3AC8">
        <w:t xml:space="preserve"> option for system administrators.</w:t>
      </w:r>
    </w:p>
    <w:p w14:paraId="77841065" w14:textId="77777777" w:rsidR="00F93E02" w:rsidRPr="00BE3AC8" w:rsidRDefault="00F93E02" w:rsidP="00F93E02">
      <w:pPr>
        <w:pStyle w:val="ListParagraph"/>
        <w:numPr>
          <w:ilvl w:val="0"/>
          <w:numId w:val="9"/>
        </w:numPr>
      </w:pPr>
      <w:r w:rsidRPr="00BE3AC8">
        <w:rPr>
          <w:u w:val="single"/>
        </w:rPr>
        <w:t>On the client side</w:t>
      </w:r>
      <w:r w:rsidRPr="00BE3AC8">
        <w:t xml:space="preserve">: placing the </w:t>
      </w:r>
      <w:r w:rsidRPr="00BE3AC8">
        <w:rPr>
          <w:b/>
        </w:rPr>
        <w:t>externaldata.conf</w:t>
      </w:r>
      <w:r w:rsidRPr="00BE3AC8">
        <w:t xml:space="preserve"> file on the Plastic SCM client folder or on the user local directory (</w:t>
      </w:r>
      <w:r w:rsidR="00B521C2" w:rsidRPr="00BE3AC8">
        <w:t>within</w:t>
      </w:r>
      <w:r w:rsidRPr="00BE3AC8">
        <w:t xml:space="preserve"> Documents and Settings in Windows XP, Users in Vista</w:t>
      </w:r>
      <w:r w:rsidR="00663353" w:rsidRPr="00BE3AC8">
        <w:t>/Seven</w:t>
      </w:r>
      <w:r w:rsidRPr="00BE3AC8">
        <w:t xml:space="preserve">, or home in UNIX </w:t>
      </w:r>
      <w:r w:rsidR="00663353" w:rsidRPr="00BE3AC8">
        <w:t>based</w:t>
      </w:r>
      <w:r w:rsidRPr="00BE3AC8">
        <w:t xml:space="preserve"> systems).</w:t>
      </w:r>
    </w:p>
    <w:p w14:paraId="2075F6A4" w14:textId="77777777" w:rsidR="00663353" w:rsidRPr="00BE3AC8" w:rsidRDefault="00F93E02" w:rsidP="00663353">
      <w:r w:rsidRPr="00BE3AC8">
        <w:t xml:space="preserve">If a user tries to access to </w:t>
      </w:r>
      <w:r w:rsidR="00B521C2" w:rsidRPr="00BE3AC8">
        <w:t>any</w:t>
      </w:r>
      <w:r w:rsidRPr="00BE3AC8">
        <w:t xml:space="preserve"> stored revision</w:t>
      </w:r>
      <w:r w:rsidR="00B521C2" w:rsidRPr="00BE3AC8">
        <w:t xml:space="preserve"> from the GUI</w:t>
      </w:r>
      <w:r w:rsidRPr="00BE3AC8">
        <w:t xml:space="preserve"> </w:t>
      </w:r>
      <w:r w:rsidR="00B521C2" w:rsidRPr="00BE3AC8">
        <w:t xml:space="preserve">by executing an update, for example, and there is no </w:t>
      </w:r>
      <w:r w:rsidR="00B521C2" w:rsidRPr="00BE3AC8">
        <w:rPr>
          <w:b/>
        </w:rPr>
        <w:t>externaldata.conf</w:t>
      </w:r>
      <w:r w:rsidR="00B521C2" w:rsidRPr="00BE3AC8">
        <w:t xml:space="preserve">, a dialog will appear, </w:t>
      </w:r>
      <w:r w:rsidR="00663353" w:rsidRPr="00BE3AC8">
        <w:t xml:space="preserve">asking for the location of the data as illustrated in </w:t>
      </w:r>
      <w:r w:rsidR="00272BFA" w:rsidRPr="00BE3AC8">
        <w:t>the following picture</w:t>
      </w:r>
      <w:r w:rsidR="00663353" w:rsidRPr="00BE3AC8">
        <w:t>:</w:t>
      </w:r>
    </w:p>
    <w:p w14:paraId="6883C678" w14:textId="77777777" w:rsidR="00B93718" w:rsidRPr="00BE3AC8" w:rsidRDefault="00B93718" w:rsidP="00B93718">
      <w:pPr>
        <w:jc w:val="center"/>
      </w:pPr>
      <w:r w:rsidRPr="00BE3AC8">
        <w:rPr>
          <w:noProof/>
          <w:lang w:eastAsia="en-US"/>
        </w:rPr>
        <w:lastRenderedPageBreak/>
        <w:drawing>
          <wp:inline distT="0" distB="0" distL="0" distR="0" wp14:anchorId="4E213F7B" wp14:editId="6C8D3CC1">
            <wp:extent cx="3666227" cy="1924992"/>
            <wp:effectExtent l="19050" t="0" r="0" b="0"/>
            <wp:docPr id="5" name="4 Imagen" descr="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pic:nvPicPr>
                  <pic:blipFill>
                    <a:blip r:embed="rId59"/>
                    <a:stretch>
                      <a:fillRect/>
                    </a:stretch>
                  </pic:blipFill>
                  <pic:spPr>
                    <a:xfrm>
                      <a:off x="0" y="0"/>
                      <a:ext cx="3667995" cy="1925920"/>
                    </a:xfrm>
                    <a:prstGeom prst="rect">
                      <a:avLst/>
                    </a:prstGeom>
                  </pic:spPr>
                </pic:pic>
              </a:graphicData>
            </a:graphic>
          </wp:inline>
        </w:drawing>
      </w:r>
    </w:p>
    <w:p w14:paraId="2261E215" w14:textId="77777777" w:rsidR="00B93718" w:rsidRPr="00BE3AC8" w:rsidRDefault="00B93718" w:rsidP="00120216">
      <w:pPr>
        <w:pStyle w:val="Caption"/>
      </w:pPr>
      <w:bookmarkStart w:id="279" w:name="_Toc187919461"/>
      <w:r w:rsidRPr="00BE3AC8">
        <w:t xml:space="preserve">Figure </w:t>
      </w:r>
      <w:r w:rsidR="00E524FD" w:rsidRPr="00BE3AC8">
        <w:fldChar w:fldCharType="begin"/>
      </w:r>
      <w:r w:rsidR="006D1AB2" w:rsidRPr="00BE3AC8">
        <w:instrText xml:space="preserve"> SEQ Figure \* ARABIC </w:instrText>
      </w:r>
      <w:r w:rsidR="00E524FD" w:rsidRPr="00BE3AC8">
        <w:fldChar w:fldCharType="separate"/>
      </w:r>
      <w:ins w:id="280" w:author="Erin Richardson" w:date="2012-10-25T13:58:00Z">
        <w:r w:rsidR="00E84D92">
          <w:rPr>
            <w:noProof/>
          </w:rPr>
          <w:t>43</w:t>
        </w:r>
      </w:ins>
      <w:del w:id="281" w:author="Erin Richardson" w:date="2012-10-25T13:52:00Z">
        <w:r w:rsidR="00BE3AC8" w:rsidRPr="00BE3AC8" w:rsidDel="00120216">
          <w:rPr>
            <w:noProof/>
          </w:rPr>
          <w:delText>38</w:delText>
        </w:r>
      </w:del>
      <w:r w:rsidR="00E524FD" w:rsidRPr="00BE3AC8">
        <w:rPr>
          <w:noProof/>
        </w:rPr>
        <w:fldChar w:fldCharType="end"/>
      </w:r>
      <w:r w:rsidRPr="00BE3AC8">
        <w:t>. Introduce the external data location path</w:t>
      </w:r>
      <w:bookmarkEnd w:id="279"/>
    </w:p>
    <w:p w14:paraId="202AF61B" w14:textId="77777777" w:rsidR="00B521C2" w:rsidRPr="00BE3AC8" w:rsidRDefault="00B521C2" w:rsidP="00F93E02">
      <w:r w:rsidRPr="00BE3AC8">
        <w:t xml:space="preserve">Once the first chunk of the revision is introduced, Plastic SCM will be able to find the other chunks of the revision, it will create an </w:t>
      </w:r>
      <w:r w:rsidRPr="00BE3AC8">
        <w:rPr>
          <w:b/>
        </w:rPr>
        <w:t>externaldata.conf</w:t>
      </w:r>
      <w:r w:rsidRPr="00BE3AC8">
        <w:t xml:space="preserve"> file in the local user directory and from that moment on it will try to access to the</w:t>
      </w:r>
      <w:r w:rsidR="00F920BD" w:rsidRPr="00BE3AC8">
        <w:t xml:space="preserve"> archived</w:t>
      </w:r>
      <w:r w:rsidRPr="00BE3AC8">
        <w:t xml:space="preserve"> revisions from that location. If Plastic SCM cannot access the data at a certain point of time, it will show the same dialog again, and if a new location is introduced, this location will be added to the existing </w:t>
      </w:r>
      <w:r w:rsidRPr="00BE3AC8">
        <w:rPr>
          <w:b/>
        </w:rPr>
        <w:t>externaldata.conf</w:t>
      </w:r>
      <w:r w:rsidRPr="00BE3AC8">
        <w:t xml:space="preserve"> file.</w:t>
      </w:r>
    </w:p>
    <w:p w14:paraId="2B301F4F" w14:textId="77777777" w:rsidR="00B521C2" w:rsidRPr="00BE3AC8" w:rsidRDefault="00B521C2" w:rsidP="00F93E02">
      <w:r w:rsidRPr="00BE3AC8">
        <w:t xml:space="preserve">From the CLI (command line interface) an </w:t>
      </w:r>
      <w:r w:rsidRPr="00BE3AC8">
        <w:rPr>
          <w:b/>
        </w:rPr>
        <w:t>externaldata.conf</w:t>
      </w:r>
      <w:r w:rsidRPr="00BE3AC8">
        <w:t xml:space="preserve"> must be</w:t>
      </w:r>
      <w:r w:rsidR="00F920BD" w:rsidRPr="00BE3AC8">
        <w:t xml:space="preserve"> always</w:t>
      </w:r>
      <w:r w:rsidRPr="00BE3AC8">
        <w:t xml:space="preserve"> available. Otherwise, the command will ask the user for an externaldata.conf to look for the revisions.</w:t>
      </w:r>
    </w:p>
    <w:p w14:paraId="702DE7B2" w14:textId="77777777" w:rsidR="008E313B" w:rsidRPr="00BE3AC8" w:rsidRDefault="008E313B" w:rsidP="008E313B">
      <w:pPr>
        <w:pStyle w:val="Heading2"/>
        <w:rPr>
          <w:lang w:val="en-US"/>
        </w:rPr>
      </w:pPr>
      <w:bookmarkStart w:id="282" w:name="_Toc187919423"/>
      <w:r w:rsidRPr="00BE3AC8">
        <w:rPr>
          <w:lang w:val="en-US"/>
        </w:rPr>
        <w:t>How to restore archived revisions</w:t>
      </w:r>
      <w:bookmarkEnd w:id="282"/>
    </w:p>
    <w:p w14:paraId="2C1E9B3D" w14:textId="77777777" w:rsidR="008E313B" w:rsidRPr="00BE3AC8" w:rsidRDefault="00B521C2" w:rsidP="008E313B">
      <w:r w:rsidRPr="00BE3AC8">
        <w:t>It is possible to save archived revisions back into the database, so that the archives can be safely deleted</w:t>
      </w:r>
      <w:r w:rsidR="00F920BD" w:rsidRPr="00BE3AC8">
        <w:t>. F</w:t>
      </w:r>
      <w:r w:rsidRPr="00BE3AC8">
        <w:t>rom that moment on the database</w:t>
      </w:r>
      <w:r w:rsidR="00663353" w:rsidRPr="00BE3AC8">
        <w:t xml:space="preserve"> will be used to get the data. E</w:t>
      </w:r>
      <w:r w:rsidRPr="00BE3AC8">
        <w:t>xample:</w:t>
      </w:r>
    </w:p>
    <w:p w14:paraId="2D364B81" w14:textId="77777777" w:rsidR="00B521C2" w:rsidRPr="00BE3AC8" w:rsidRDefault="00B521C2" w:rsidP="00B521C2">
      <w:pPr>
        <w:pStyle w:val="code"/>
        <w:rPr>
          <w:lang w:val="en-US"/>
        </w:rPr>
      </w:pPr>
      <w:r w:rsidRPr="00BE3AC8">
        <w:rPr>
          <w:lang w:val="en-US"/>
        </w:rPr>
        <w:t>cm archive  C:\mybigfile.tar#br:/main#0 –-restore</w:t>
      </w:r>
    </w:p>
    <w:p w14:paraId="16FB4D43" w14:textId="77777777" w:rsidR="00E61597" w:rsidRPr="00BE3AC8" w:rsidRDefault="00F920BD" w:rsidP="00B521C2">
      <w:r w:rsidRPr="00BE3AC8">
        <w:t xml:space="preserve">This command will </w:t>
      </w:r>
      <w:r w:rsidR="00E61597" w:rsidRPr="00BE3AC8">
        <w:t>restore the revision 0 of the main branch of the file mybigfile.tar into the database, and the archive</w:t>
      </w:r>
      <w:r w:rsidRPr="00BE3AC8">
        <w:t>s of that revision</w:t>
      </w:r>
      <w:r w:rsidR="00E61597" w:rsidRPr="00BE3AC8">
        <w:t xml:space="preserve"> w</w:t>
      </w:r>
      <w:r w:rsidRPr="00BE3AC8">
        <w:t>ill</w:t>
      </w:r>
      <w:r w:rsidR="00E61597" w:rsidRPr="00BE3AC8">
        <w:t xml:space="preserve"> not be used</w:t>
      </w:r>
      <w:r w:rsidRPr="00BE3AC8">
        <w:t xml:space="preserve"> longer</w:t>
      </w:r>
      <w:r w:rsidR="00E61597" w:rsidRPr="00BE3AC8">
        <w:t>.</w:t>
      </w:r>
    </w:p>
    <w:p w14:paraId="41CFBC10" w14:textId="77777777" w:rsidR="00B521C2" w:rsidRPr="00BE3AC8" w:rsidRDefault="00B521C2" w:rsidP="00B521C2">
      <w:r w:rsidRPr="00BE3AC8">
        <w:t xml:space="preserve">The external storage location must be available at the moment of the revision restoration, and an </w:t>
      </w:r>
      <w:r w:rsidRPr="00BE3AC8">
        <w:rPr>
          <w:b/>
        </w:rPr>
        <w:t>externaldata.conf</w:t>
      </w:r>
      <w:r w:rsidRPr="00BE3AC8">
        <w:t xml:space="preserve"> must be available.</w:t>
      </w:r>
    </w:p>
    <w:p w14:paraId="596E788B" w14:textId="77777777" w:rsidR="00B521C2" w:rsidRPr="00BE3AC8" w:rsidRDefault="00E61597" w:rsidP="008E313B">
      <w:r w:rsidRPr="00BE3AC8">
        <w:t>To get more information of this command, type on a command line:</w:t>
      </w:r>
    </w:p>
    <w:p w14:paraId="7E135850" w14:textId="77777777" w:rsidR="00E61597" w:rsidRPr="00BE3AC8" w:rsidRDefault="00E61597" w:rsidP="00E61597">
      <w:pPr>
        <w:pStyle w:val="code"/>
        <w:rPr>
          <w:lang w:val="en-US"/>
        </w:rPr>
      </w:pPr>
      <w:r w:rsidRPr="00BE3AC8">
        <w:rPr>
          <w:lang w:val="en-US"/>
        </w:rPr>
        <w:t>cm help archive</w:t>
      </w:r>
    </w:p>
    <w:sectPr w:rsidR="00E61597" w:rsidRPr="00BE3AC8" w:rsidSect="00120216">
      <w:footerReference w:type="default" r:id="rId60"/>
      <w:pgSz w:w="11906" w:h="16838" w:code="9"/>
      <w:pgMar w:top="1417" w:right="1701" w:bottom="1417" w:left="1701" w:header="180" w:footer="709"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5D6047" w14:textId="77777777" w:rsidR="009A3C63" w:rsidRDefault="009A3C63" w:rsidP="00160EBF">
      <w:pPr>
        <w:spacing w:after="0"/>
      </w:pPr>
      <w:r>
        <w:separator/>
      </w:r>
    </w:p>
  </w:endnote>
  <w:endnote w:type="continuationSeparator" w:id="0">
    <w:p w14:paraId="3DEB60E5" w14:textId="77777777" w:rsidR="009A3C63" w:rsidRDefault="009A3C63" w:rsidP="00160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2F04" w14:textId="77777777" w:rsidR="00934CB2" w:rsidRDefault="00934CB2" w:rsidP="00873A4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69AAB" w14:textId="77777777" w:rsidR="00934CB2" w:rsidRDefault="00934CB2" w:rsidP="00850AE1">
    <w:pPr>
      <w:pStyle w:val="Footer"/>
    </w:pPr>
    <w:r>
      <w:tab/>
    </w:r>
    <w:r>
      <w:fldChar w:fldCharType="begin"/>
    </w:r>
    <w:r>
      <w:instrText xml:space="preserve"> PAGE </w:instrText>
    </w:r>
    <w:r>
      <w:fldChar w:fldCharType="separate"/>
    </w:r>
    <w:r w:rsidR="00E84D92">
      <w:rPr>
        <w:noProof/>
      </w:rPr>
      <w:t>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8A29FF" w14:textId="77777777" w:rsidR="009A3C63" w:rsidRDefault="009A3C63" w:rsidP="00160EBF">
      <w:pPr>
        <w:spacing w:after="0"/>
      </w:pPr>
      <w:r>
        <w:separator/>
      </w:r>
    </w:p>
  </w:footnote>
  <w:footnote w:type="continuationSeparator" w:id="0">
    <w:p w14:paraId="67BEC1F5" w14:textId="77777777" w:rsidR="009A3C63" w:rsidRDefault="009A3C63" w:rsidP="00160EB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41A1E" w14:textId="406930B5" w:rsidR="00934CB2" w:rsidRDefault="00934CB2" w:rsidP="00850AE1">
    <w:pPr>
      <w:pStyle w:val="Header"/>
    </w:pPr>
    <w:r>
      <w:rPr>
        <w:noProof/>
        <w:lang w:eastAsia="en-US"/>
      </w:rPr>
      <w:drawing>
        <wp:anchor distT="0" distB="0" distL="114300" distR="114300" simplePos="0" relativeHeight="251658240" behindDoc="1" locked="0" layoutInCell="0" allowOverlap="1" wp14:anchorId="04D3A010" wp14:editId="0B9DD10A">
          <wp:simplePos x="0" y="0"/>
          <wp:positionH relativeFrom="margin">
            <wp:align>center</wp:align>
          </wp:positionH>
          <wp:positionV relativeFrom="margin">
            <wp:align>center</wp:align>
          </wp:positionV>
          <wp:extent cx="5667375" cy="485775"/>
          <wp:effectExtent l="0" t="0" r="9525" b="9525"/>
          <wp:wrapNone/>
          <wp:docPr id="3" name="Picture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7375" cy="485775"/>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45B03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left:0;text-align:left;margin-left:0;margin-top:0;width:1724.25pt;height:148.5pt;z-index:-251659264;mso-position-horizontal:center;mso-position-horizontal-relative:margin;mso-position-vertical:center;mso-position-vertical-relative:margin" o:allowincell="f">
          <v:imagedata r:id="rId2" o:title="header"/>
          <w10:wrap anchorx="margin" anchory="margin"/>
        </v:shape>
      </w:pict>
    </w:r>
  </w:p>
  <w:p w14:paraId="470AC5DE" w14:textId="77777777" w:rsidR="00934CB2" w:rsidRDefault="00934CB2" w:rsidP="00850AE1"/>
  <w:p w14:paraId="0355AEBE" w14:textId="77777777" w:rsidR="00934CB2" w:rsidRDefault="00934CB2" w:rsidP="00850AE1"/>
  <w:p w14:paraId="091D6161" w14:textId="77777777" w:rsidR="00934CB2" w:rsidRDefault="00934CB2" w:rsidP="00850A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F78DD96"/>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685321"/>
    <w:multiLevelType w:val="hybridMultilevel"/>
    <w:tmpl w:val="E06A016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1525EB3"/>
    <w:multiLevelType w:val="hybridMultilevel"/>
    <w:tmpl w:val="693CAEDA"/>
    <w:lvl w:ilvl="0" w:tplc="C22211F8">
      <w:start w:val="1"/>
      <w:numFmt w:val="bullet"/>
      <w:pStyle w:val="puntosdelalista"/>
      <w:lvlText w:val=""/>
      <w:lvlJc w:val="left"/>
      <w:pPr>
        <w:tabs>
          <w:tab w:val="num" w:pos="256"/>
        </w:tabs>
        <w:ind w:left="245" w:hanging="170"/>
      </w:pPr>
      <w:rPr>
        <w:rFonts w:ascii="Symbol" w:hAnsi="Symbol" w:hint="default"/>
      </w:rPr>
    </w:lvl>
    <w:lvl w:ilvl="1" w:tplc="0C0A0003" w:tentative="1">
      <w:start w:val="1"/>
      <w:numFmt w:val="bullet"/>
      <w:lvlText w:val="o"/>
      <w:lvlJc w:val="left"/>
      <w:pPr>
        <w:tabs>
          <w:tab w:val="num" w:pos="1515"/>
        </w:tabs>
        <w:ind w:left="1515" w:hanging="360"/>
      </w:pPr>
      <w:rPr>
        <w:rFonts w:ascii="Courier New" w:hAnsi="Courier New" w:cs="Courier New" w:hint="default"/>
      </w:rPr>
    </w:lvl>
    <w:lvl w:ilvl="2" w:tplc="0C0A0005" w:tentative="1">
      <w:start w:val="1"/>
      <w:numFmt w:val="bullet"/>
      <w:lvlText w:val=""/>
      <w:lvlJc w:val="left"/>
      <w:pPr>
        <w:tabs>
          <w:tab w:val="num" w:pos="2235"/>
        </w:tabs>
        <w:ind w:left="2235" w:hanging="360"/>
      </w:pPr>
      <w:rPr>
        <w:rFonts w:ascii="Wingdings" w:hAnsi="Wingdings" w:hint="default"/>
      </w:rPr>
    </w:lvl>
    <w:lvl w:ilvl="3" w:tplc="0C0A0001" w:tentative="1">
      <w:start w:val="1"/>
      <w:numFmt w:val="bullet"/>
      <w:lvlText w:val=""/>
      <w:lvlJc w:val="left"/>
      <w:pPr>
        <w:tabs>
          <w:tab w:val="num" w:pos="2955"/>
        </w:tabs>
        <w:ind w:left="2955" w:hanging="360"/>
      </w:pPr>
      <w:rPr>
        <w:rFonts w:ascii="Symbol" w:hAnsi="Symbol" w:hint="default"/>
      </w:rPr>
    </w:lvl>
    <w:lvl w:ilvl="4" w:tplc="0C0A0003" w:tentative="1">
      <w:start w:val="1"/>
      <w:numFmt w:val="bullet"/>
      <w:lvlText w:val="o"/>
      <w:lvlJc w:val="left"/>
      <w:pPr>
        <w:tabs>
          <w:tab w:val="num" w:pos="3675"/>
        </w:tabs>
        <w:ind w:left="3675" w:hanging="360"/>
      </w:pPr>
      <w:rPr>
        <w:rFonts w:ascii="Courier New" w:hAnsi="Courier New" w:cs="Courier New" w:hint="default"/>
      </w:rPr>
    </w:lvl>
    <w:lvl w:ilvl="5" w:tplc="0C0A0005" w:tentative="1">
      <w:start w:val="1"/>
      <w:numFmt w:val="bullet"/>
      <w:lvlText w:val=""/>
      <w:lvlJc w:val="left"/>
      <w:pPr>
        <w:tabs>
          <w:tab w:val="num" w:pos="4395"/>
        </w:tabs>
        <w:ind w:left="4395" w:hanging="360"/>
      </w:pPr>
      <w:rPr>
        <w:rFonts w:ascii="Wingdings" w:hAnsi="Wingdings" w:hint="default"/>
      </w:rPr>
    </w:lvl>
    <w:lvl w:ilvl="6" w:tplc="0C0A0001" w:tentative="1">
      <w:start w:val="1"/>
      <w:numFmt w:val="bullet"/>
      <w:lvlText w:val=""/>
      <w:lvlJc w:val="left"/>
      <w:pPr>
        <w:tabs>
          <w:tab w:val="num" w:pos="5115"/>
        </w:tabs>
        <w:ind w:left="5115" w:hanging="360"/>
      </w:pPr>
      <w:rPr>
        <w:rFonts w:ascii="Symbol" w:hAnsi="Symbol" w:hint="default"/>
      </w:rPr>
    </w:lvl>
    <w:lvl w:ilvl="7" w:tplc="0C0A0003" w:tentative="1">
      <w:start w:val="1"/>
      <w:numFmt w:val="bullet"/>
      <w:lvlText w:val="o"/>
      <w:lvlJc w:val="left"/>
      <w:pPr>
        <w:tabs>
          <w:tab w:val="num" w:pos="5835"/>
        </w:tabs>
        <w:ind w:left="5835" w:hanging="360"/>
      </w:pPr>
      <w:rPr>
        <w:rFonts w:ascii="Courier New" w:hAnsi="Courier New" w:cs="Courier New" w:hint="default"/>
      </w:rPr>
    </w:lvl>
    <w:lvl w:ilvl="8" w:tplc="0C0A0005" w:tentative="1">
      <w:start w:val="1"/>
      <w:numFmt w:val="bullet"/>
      <w:lvlText w:val=""/>
      <w:lvlJc w:val="left"/>
      <w:pPr>
        <w:tabs>
          <w:tab w:val="num" w:pos="6555"/>
        </w:tabs>
        <w:ind w:left="6555" w:hanging="360"/>
      </w:pPr>
      <w:rPr>
        <w:rFonts w:ascii="Wingdings" w:hAnsi="Wingdings" w:hint="default"/>
      </w:rPr>
    </w:lvl>
  </w:abstractNum>
  <w:abstractNum w:abstractNumId="5">
    <w:nsid w:val="034F1FAC"/>
    <w:multiLevelType w:val="hybridMultilevel"/>
    <w:tmpl w:val="9222A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662040C"/>
    <w:multiLevelType w:val="multilevel"/>
    <w:tmpl w:val="D016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2C355F"/>
    <w:multiLevelType w:val="hybridMultilevel"/>
    <w:tmpl w:val="64A2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F490B12"/>
    <w:multiLevelType w:val="hybridMultilevel"/>
    <w:tmpl w:val="B2CE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A3566"/>
    <w:multiLevelType w:val="hybridMultilevel"/>
    <w:tmpl w:val="8C007CF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C2D2102"/>
    <w:multiLevelType w:val="hybridMultilevel"/>
    <w:tmpl w:val="056EAD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297D608C"/>
    <w:multiLevelType w:val="hybridMultilevel"/>
    <w:tmpl w:val="64686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DF0756"/>
    <w:multiLevelType w:val="hybridMultilevel"/>
    <w:tmpl w:val="2F2C043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75C04EE"/>
    <w:multiLevelType w:val="hybridMultilevel"/>
    <w:tmpl w:val="96466B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3926262F"/>
    <w:multiLevelType w:val="hybridMultilevel"/>
    <w:tmpl w:val="1382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FD62DB"/>
    <w:multiLevelType w:val="hybridMultilevel"/>
    <w:tmpl w:val="7C3449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8667F9"/>
    <w:multiLevelType w:val="hybridMultilevel"/>
    <w:tmpl w:val="356A8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384647C"/>
    <w:multiLevelType w:val="hybridMultilevel"/>
    <w:tmpl w:val="4802F5D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4DF6C2E"/>
    <w:multiLevelType w:val="hybridMultilevel"/>
    <w:tmpl w:val="CDC0F3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87A3489"/>
    <w:multiLevelType w:val="hybridMultilevel"/>
    <w:tmpl w:val="72E64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094D39"/>
    <w:multiLevelType w:val="hybridMultilevel"/>
    <w:tmpl w:val="8B56F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62D01E28"/>
    <w:multiLevelType w:val="hybridMultilevel"/>
    <w:tmpl w:val="565CA20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4">
    <w:nsid w:val="63C26805"/>
    <w:multiLevelType w:val="hybridMultilevel"/>
    <w:tmpl w:val="A66C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3433D"/>
    <w:multiLevelType w:val="hybridMultilevel"/>
    <w:tmpl w:val="8C4CCF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71AA5762"/>
    <w:multiLevelType w:val="hybridMultilevel"/>
    <w:tmpl w:val="256021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2725045"/>
    <w:multiLevelType w:val="hybridMultilevel"/>
    <w:tmpl w:val="6232AF52"/>
    <w:lvl w:ilvl="0" w:tplc="0C0A0001">
      <w:start w:val="1"/>
      <w:numFmt w:val="bullet"/>
      <w:lvlText w:val=""/>
      <w:lvlJc w:val="left"/>
      <w:pPr>
        <w:ind w:left="6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EA152C"/>
    <w:multiLevelType w:val="hybridMultilevel"/>
    <w:tmpl w:val="E06C203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78A82204"/>
    <w:multiLevelType w:val="hybridMultilevel"/>
    <w:tmpl w:val="74A8E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E06706A"/>
    <w:multiLevelType w:val="multilevel"/>
    <w:tmpl w:val="0C0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0"/>
  </w:num>
  <w:num w:numId="2">
    <w:abstractNumId w:val="2"/>
  </w:num>
  <w:num w:numId="3">
    <w:abstractNumId w:val="1"/>
  </w:num>
  <w:num w:numId="4">
    <w:abstractNumId w:val="0"/>
  </w:num>
  <w:num w:numId="5">
    <w:abstractNumId w:val="12"/>
  </w:num>
  <w:num w:numId="6">
    <w:abstractNumId w:val="29"/>
  </w:num>
  <w:num w:numId="7">
    <w:abstractNumId w:val="7"/>
  </w:num>
  <w:num w:numId="8">
    <w:abstractNumId w:val="26"/>
  </w:num>
  <w:num w:numId="9">
    <w:abstractNumId w:val="5"/>
  </w:num>
  <w:num w:numId="10">
    <w:abstractNumId w:val="21"/>
  </w:num>
  <w:num w:numId="11">
    <w:abstractNumId w:val="13"/>
  </w:num>
  <w:num w:numId="12">
    <w:abstractNumId w:val="27"/>
  </w:num>
  <w:num w:numId="13">
    <w:abstractNumId w:val="18"/>
  </w:num>
  <w:num w:numId="14">
    <w:abstractNumId w:val="17"/>
  </w:num>
  <w:num w:numId="15">
    <w:abstractNumId w:val="3"/>
  </w:num>
  <w:num w:numId="16">
    <w:abstractNumId w:val="25"/>
  </w:num>
  <w:num w:numId="17">
    <w:abstractNumId w:val="28"/>
  </w:num>
  <w:num w:numId="18">
    <w:abstractNumId w:val="9"/>
  </w:num>
  <w:num w:numId="19">
    <w:abstractNumId w:val="15"/>
  </w:num>
  <w:num w:numId="20">
    <w:abstractNumId w:val="4"/>
  </w:num>
  <w:num w:numId="21">
    <w:abstractNumId w:val="11"/>
  </w:num>
  <w:num w:numId="2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4"/>
  </w:num>
  <w:num w:numId="25">
    <w:abstractNumId w:val="20"/>
  </w:num>
  <w:num w:numId="26">
    <w:abstractNumId w:val="22"/>
  </w:num>
  <w:num w:numId="27">
    <w:abstractNumId w:val="30"/>
  </w:num>
  <w:num w:numId="28">
    <w:abstractNumId w:val="19"/>
  </w:num>
  <w:num w:numId="29">
    <w:abstractNumId w:val="30"/>
  </w:num>
  <w:num w:numId="30">
    <w:abstractNumId w:val="30"/>
  </w:num>
  <w:num w:numId="31">
    <w:abstractNumId w:val="6"/>
  </w:num>
  <w:num w:numId="32">
    <w:abstractNumId w:val="16"/>
  </w:num>
  <w:num w:numId="33">
    <w:abstractNumId w:val="24"/>
  </w:num>
  <w:num w:numId="34">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0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755"/>
    <w:rsid w:val="00000261"/>
    <w:rsid w:val="00001095"/>
    <w:rsid w:val="00001D07"/>
    <w:rsid w:val="00002717"/>
    <w:rsid w:val="000051C4"/>
    <w:rsid w:val="0000528D"/>
    <w:rsid w:val="00007519"/>
    <w:rsid w:val="000163A4"/>
    <w:rsid w:val="00016913"/>
    <w:rsid w:val="00020E61"/>
    <w:rsid w:val="00021FAD"/>
    <w:rsid w:val="00022079"/>
    <w:rsid w:val="00023BA0"/>
    <w:rsid w:val="0003006D"/>
    <w:rsid w:val="00030924"/>
    <w:rsid w:val="00030EC0"/>
    <w:rsid w:val="000349C1"/>
    <w:rsid w:val="00034E06"/>
    <w:rsid w:val="00036803"/>
    <w:rsid w:val="0003798F"/>
    <w:rsid w:val="00037A04"/>
    <w:rsid w:val="00045CD2"/>
    <w:rsid w:val="000460FD"/>
    <w:rsid w:val="00046F51"/>
    <w:rsid w:val="00053D3B"/>
    <w:rsid w:val="000551B5"/>
    <w:rsid w:val="00056677"/>
    <w:rsid w:val="00057F48"/>
    <w:rsid w:val="000631B8"/>
    <w:rsid w:val="000631D6"/>
    <w:rsid w:val="00063549"/>
    <w:rsid w:val="000639CD"/>
    <w:rsid w:val="00064401"/>
    <w:rsid w:val="000662A9"/>
    <w:rsid w:val="00070D6D"/>
    <w:rsid w:val="00072A6F"/>
    <w:rsid w:val="0007469E"/>
    <w:rsid w:val="00077201"/>
    <w:rsid w:val="000807D2"/>
    <w:rsid w:val="00080D87"/>
    <w:rsid w:val="0008294E"/>
    <w:rsid w:val="000847DC"/>
    <w:rsid w:val="0008692A"/>
    <w:rsid w:val="00086FA6"/>
    <w:rsid w:val="00090A4C"/>
    <w:rsid w:val="000970D6"/>
    <w:rsid w:val="0009773C"/>
    <w:rsid w:val="000A0BD5"/>
    <w:rsid w:val="000A6502"/>
    <w:rsid w:val="000B0464"/>
    <w:rsid w:val="000B5A58"/>
    <w:rsid w:val="000C0C4B"/>
    <w:rsid w:val="000C0DD7"/>
    <w:rsid w:val="000C477F"/>
    <w:rsid w:val="000C5838"/>
    <w:rsid w:val="000D0FE6"/>
    <w:rsid w:val="000D2483"/>
    <w:rsid w:val="000D2AAC"/>
    <w:rsid w:val="000D4AF7"/>
    <w:rsid w:val="000D4B72"/>
    <w:rsid w:val="000D508B"/>
    <w:rsid w:val="000D5EAD"/>
    <w:rsid w:val="000E066D"/>
    <w:rsid w:val="000E08DF"/>
    <w:rsid w:val="000E19E2"/>
    <w:rsid w:val="000E26B6"/>
    <w:rsid w:val="000E3777"/>
    <w:rsid w:val="000E3A95"/>
    <w:rsid w:val="000E69FA"/>
    <w:rsid w:val="000F1339"/>
    <w:rsid w:val="000F38D2"/>
    <w:rsid w:val="000F586F"/>
    <w:rsid w:val="001020A3"/>
    <w:rsid w:val="00102C8A"/>
    <w:rsid w:val="001121F0"/>
    <w:rsid w:val="0011529D"/>
    <w:rsid w:val="00115E58"/>
    <w:rsid w:val="00117169"/>
    <w:rsid w:val="00117304"/>
    <w:rsid w:val="00120216"/>
    <w:rsid w:val="001207A0"/>
    <w:rsid w:val="00120AF8"/>
    <w:rsid w:val="0012127E"/>
    <w:rsid w:val="0012188A"/>
    <w:rsid w:val="00121917"/>
    <w:rsid w:val="001246C9"/>
    <w:rsid w:val="001252DA"/>
    <w:rsid w:val="0012794F"/>
    <w:rsid w:val="00127A5E"/>
    <w:rsid w:val="001308D2"/>
    <w:rsid w:val="0013201A"/>
    <w:rsid w:val="001346B3"/>
    <w:rsid w:val="00134A84"/>
    <w:rsid w:val="0013675D"/>
    <w:rsid w:val="001416ED"/>
    <w:rsid w:val="00146E0C"/>
    <w:rsid w:val="00147729"/>
    <w:rsid w:val="0015102B"/>
    <w:rsid w:val="00154A85"/>
    <w:rsid w:val="0015664A"/>
    <w:rsid w:val="00160EBF"/>
    <w:rsid w:val="001649EE"/>
    <w:rsid w:val="001661D2"/>
    <w:rsid w:val="0016631D"/>
    <w:rsid w:val="001665B2"/>
    <w:rsid w:val="00167E4E"/>
    <w:rsid w:val="001714DA"/>
    <w:rsid w:val="00171723"/>
    <w:rsid w:val="00172458"/>
    <w:rsid w:val="00173E5A"/>
    <w:rsid w:val="00174E6F"/>
    <w:rsid w:val="001828F5"/>
    <w:rsid w:val="00182968"/>
    <w:rsid w:val="00182E80"/>
    <w:rsid w:val="0018382C"/>
    <w:rsid w:val="001904DB"/>
    <w:rsid w:val="00192904"/>
    <w:rsid w:val="00195D07"/>
    <w:rsid w:val="001966AA"/>
    <w:rsid w:val="001A110A"/>
    <w:rsid w:val="001A2460"/>
    <w:rsid w:val="001B05CA"/>
    <w:rsid w:val="001B10D9"/>
    <w:rsid w:val="001B11CE"/>
    <w:rsid w:val="001C0E34"/>
    <w:rsid w:val="001C21C3"/>
    <w:rsid w:val="001C4471"/>
    <w:rsid w:val="001C660A"/>
    <w:rsid w:val="001C6918"/>
    <w:rsid w:val="001C6C95"/>
    <w:rsid w:val="001C6E4D"/>
    <w:rsid w:val="001C6F43"/>
    <w:rsid w:val="001D00D5"/>
    <w:rsid w:val="001D02AE"/>
    <w:rsid w:val="001D09F8"/>
    <w:rsid w:val="001D0CB7"/>
    <w:rsid w:val="001D21E6"/>
    <w:rsid w:val="001D5880"/>
    <w:rsid w:val="001D5F06"/>
    <w:rsid w:val="001E04C1"/>
    <w:rsid w:val="001E3815"/>
    <w:rsid w:val="001E56D0"/>
    <w:rsid w:val="001E690F"/>
    <w:rsid w:val="001F01B7"/>
    <w:rsid w:val="001F0794"/>
    <w:rsid w:val="001F243F"/>
    <w:rsid w:val="001F3A5E"/>
    <w:rsid w:val="001F480E"/>
    <w:rsid w:val="001F7AB7"/>
    <w:rsid w:val="002001D1"/>
    <w:rsid w:val="0020284C"/>
    <w:rsid w:val="002101E1"/>
    <w:rsid w:val="002115AB"/>
    <w:rsid w:val="0021491D"/>
    <w:rsid w:val="002176BD"/>
    <w:rsid w:val="00217A15"/>
    <w:rsid w:val="00220358"/>
    <w:rsid w:val="00221A56"/>
    <w:rsid w:val="00224017"/>
    <w:rsid w:val="00224F6D"/>
    <w:rsid w:val="0023378A"/>
    <w:rsid w:val="00235164"/>
    <w:rsid w:val="002407F6"/>
    <w:rsid w:val="002463F6"/>
    <w:rsid w:val="00247517"/>
    <w:rsid w:val="00250466"/>
    <w:rsid w:val="00250E9A"/>
    <w:rsid w:val="002517F7"/>
    <w:rsid w:val="00253319"/>
    <w:rsid w:val="00253613"/>
    <w:rsid w:val="00254C03"/>
    <w:rsid w:val="00257511"/>
    <w:rsid w:val="0026286A"/>
    <w:rsid w:val="00262B64"/>
    <w:rsid w:val="002635BE"/>
    <w:rsid w:val="002636CA"/>
    <w:rsid w:val="00266884"/>
    <w:rsid w:val="0027155B"/>
    <w:rsid w:val="002729A8"/>
    <w:rsid w:val="00272BFA"/>
    <w:rsid w:val="0027345E"/>
    <w:rsid w:val="00273609"/>
    <w:rsid w:val="00274AEF"/>
    <w:rsid w:val="00275AAE"/>
    <w:rsid w:val="002812F3"/>
    <w:rsid w:val="002831A4"/>
    <w:rsid w:val="0028327D"/>
    <w:rsid w:val="00284F28"/>
    <w:rsid w:val="00285B69"/>
    <w:rsid w:val="00285F5F"/>
    <w:rsid w:val="00287035"/>
    <w:rsid w:val="00291603"/>
    <w:rsid w:val="0029314A"/>
    <w:rsid w:val="00293EAD"/>
    <w:rsid w:val="002953E9"/>
    <w:rsid w:val="00295A44"/>
    <w:rsid w:val="00296BD1"/>
    <w:rsid w:val="00297BBA"/>
    <w:rsid w:val="002A47B7"/>
    <w:rsid w:val="002A4904"/>
    <w:rsid w:val="002A4C29"/>
    <w:rsid w:val="002B2023"/>
    <w:rsid w:val="002B24CB"/>
    <w:rsid w:val="002B3806"/>
    <w:rsid w:val="002B506F"/>
    <w:rsid w:val="002B5ABF"/>
    <w:rsid w:val="002B6A28"/>
    <w:rsid w:val="002B7998"/>
    <w:rsid w:val="002C1ABE"/>
    <w:rsid w:val="002C1FEA"/>
    <w:rsid w:val="002C2638"/>
    <w:rsid w:val="002C45B0"/>
    <w:rsid w:val="002C4CE6"/>
    <w:rsid w:val="002C4D29"/>
    <w:rsid w:val="002C7E6E"/>
    <w:rsid w:val="002D5363"/>
    <w:rsid w:val="002D5500"/>
    <w:rsid w:val="002E031D"/>
    <w:rsid w:val="002E272F"/>
    <w:rsid w:val="002E3A17"/>
    <w:rsid w:val="002E45C4"/>
    <w:rsid w:val="002E4F3C"/>
    <w:rsid w:val="002F0A6F"/>
    <w:rsid w:val="002F13AB"/>
    <w:rsid w:val="002F2639"/>
    <w:rsid w:val="002F338E"/>
    <w:rsid w:val="002F373D"/>
    <w:rsid w:val="002F39C2"/>
    <w:rsid w:val="002F410E"/>
    <w:rsid w:val="002F4B5F"/>
    <w:rsid w:val="00300CBA"/>
    <w:rsid w:val="0030178C"/>
    <w:rsid w:val="00302952"/>
    <w:rsid w:val="00303065"/>
    <w:rsid w:val="00304F7E"/>
    <w:rsid w:val="00306308"/>
    <w:rsid w:val="0030733A"/>
    <w:rsid w:val="00307592"/>
    <w:rsid w:val="003075D5"/>
    <w:rsid w:val="0031104B"/>
    <w:rsid w:val="00312382"/>
    <w:rsid w:val="003125D7"/>
    <w:rsid w:val="003125E2"/>
    <w:rsid w:val="00314877"/>
    <w:rsid w:val="003153EF"/>
    <w:rsid w:val="00316D6D"/>
    <w:rsid w:val="00316FE1"/>
    <w:rsid w:val="00320745"/>
    <w:rsid w:val="00324555"/>
    <w:rsid w:val="003309FA"/>
    <w:rsid w:val="00331793"/>
    <w:rsid w:val="00334CA5"/>
    <w:rsid w:val="0033764B"/>
    <w:rsid w:val="00337705"/>
    <w:rsid w:val="00340F2B"/>
    <w:rsid w:val="00342293"/>
    <w:rsid w:val="0034591F"/>
    <w:rsid w:val="00345B03"/>
    <w:rsid w:val="00347D39"/>
    <w:rsid w:val="00352550"/>
    <w:rsid w:val="00357D72"/>
    <w:rsid w:val="0036124D"/>
    <w:rsid w:val="00361B5C"/>
    <w:rsid w:val="00364486"/>
    <w:rsid w:val="00370EA9"/>
    <w:rsid w:val="00380334"/>
    <w:rsid w:val="003826C9"/>
    <w:rsid w:val="003826E8"/>
    <w:rsid w:val="003840B2"/>
    <w:rsid w:val="003852F7"/>
    <w:rsid w:val="003860C1"/>
    <w:rsid w:val="00387378"/>
    <w:rsid w:val="0038771C"/>
    <w:rsid w:val="00387A52"/>
    <w:rsid w:val="003909A2"/>
    <w:rsid w:val="00391CDC"/>
    <w:rsid w:val="00392573"/>
    <w:rsid w:val="003967B7"/>
    <w:rsid w:val="003A015C"/>
    <w:rsid w:val="003A1366"/>
    <w:rsid w:val="003A28F5"/>
    <w:rsid w:val="003A2CCC"/>
    <w:rsid w:val="003A3471"/>
    <w:rsid w:val="003A46A2"/>
    <w:rsid w:val="003B1038"/>
    <w:rsid w:val="003B174C"/>
    <w:rsid w:val="003B51F4"/>
    <w:rsid w:val="003B5AF0"/>
    <w:rsid w:val="003C08EB"/>
    <w:rsid w:val="003C1452"/>
    <w:rsid w:val="003C1715"/>
    <w:rsid w:val="003C1BB5"/>
    <w:rsid w:val="003C1BC5"/>
    <w:rsid w:val="003C1CA0"/>
    <w:rsid w:val="003C7B2B"/>
    <w:rsid w:val="003D0124"/>
    <w:rsid w:val="003D175B"/>
    <w:rsid w:val="003D192B"/>
    <w:rsid w:val="003D2D39"/>
    <w:rsid w:val="003D3C96"/>
    <w:rsid w:val="003D450A"/>
    <w:rsid w:val="003D544B"/>
    <w:rsid w:val="003E0048"/>
    <w:rsid w:val="003E02B9"/>
    <w:rsid w:val="003E2519"/>
    <w:rsid w:val="003E2AF8"/>
    <w:rsid w:val="003E2E1D"/>
    <w:rsid w:val="003E37A6"/>
    <w:rsid w:val="003E3C74"/>
    <w:rsid w:val="003E4BE9"/>
    <w:rsid w:val="003E5BA3"/>
    <w:rsid w:val="003E606E"/>
    <w:rsid w:val="003F1FBE"/>
    <w:rsid w:val="003F3970"/>
    <w:rsid w:val="003F50FE"/>
    <w:rsid w:val="003F5F60"/>
    <w:rsid w:val="003F6CB0"/>
    <w:rsid w:val="003F7DF2"/>
    <w:rsid w:val="00400CB6"/>
    <w:rsid w:val="0040131A"/>
    <w:rsid w:val="004022D0"/>
    <w:rsid w:val="00403865"/>
    <w:rsid w:val="00405AEB"/>
    <w:rsid w:val="00406AF3"/>
    <w:rsid w:val="004100AD"/>
    <w:rsid w:val="00414023"/>
    <w:rsid w:val="00414CEE"/>
    <w:rsid w:val="00420CC0"/>
    <w:rsid w:val="00421165"/>
    <w:rsid w:val="0042381E"/>
    <w:rsid w:val="00424493"/>
    <w:rsid w:val="00430C5F"/>
    <w:rsid w:val="004350AB"/>
    <w:rsid w:val="004351CD"/>
    <w:rsid w:val="00436831"/>
    <w:rsid w:val="00443ED0"/>
    <w:rsid w:val="00446411"/>
    <w:rsid w:val="00452CC5"/>
    <w:rsid w:val="00453DEC"/>
    <w:rsid w:val="0045602A"/>
    <w:rsid w:val="0045657C"/>
    <w:rsid w:val="004568B5"/>
    <w:rsid w:val="00456A82"/>
    <w:rsid w:val="00456D45"/>
    <w:rsid w:val="00456DC2"/>
    <w:rsid w:val="004605E8"/>
    <w:rsid w:val="004640F2"/>
    <w:rsid w:val="00464CFC"/>
    <w:rsid w:val="00466D28"/>
    <w:rsid w:val="0046759D"/>
    <w:rsid w:val="00471B45"/>
    <w:rsid w:val="004737BF"/>
    <w:rsid w:val="0047459A"/>
    <w:rsid w:val="00475CA2"/>
    <w:rsid w:val="004772DC"/>
    <w:rsid w:val="00481F2D"/>
    <w:rsid w:val="00482085"/>
    <w:rsid w:val="00486F13"/>
    <w:rsid w:val="0049039F"/>
    <w:rsid w:val="0049231C"/>
    <w:rsid w:val="00492833"/>
    <w:rsid w:val="0049438F"/>
    <w:rsid w:val="00496C79"/>
    <w:rsid w:val="00496F50"/>
    <w:rsid w:val="004A45F3"/>
    <w:rsid w:val="004A5F38"/>
    <w:rsid w:val="004B1323"/>
    <w:rsid w:val="004B2A1B"/>
    <w:rsid w:val="004B2DE0"/>
    <w:rsid w:val="004B3BE6"/>
    <w:rsid w:val="004B4375"/>
    <w:rsid w:val="004B4A11"/>
    <w:rsid w:val="004B65EA"/>
    <w:rsid w:val="004B7CC5"/>
    <w:rsid w:val="004C04C0"/>
    <w:rsid w:val="004C0582"/>
    <w:rsid w:val="004C27A2"/>
    <w:rsid w:val="004C4864"/>
    <w:rsid w:val="004C741B"/>
    <w:rsid w:val="004D2976"/>
    <w:rsid w:val="004D32C9"/>
    <w:rsid w:val="004D6583"/>
    <w:rsid w:val="004D78C2"/>
    <w:rsid w:val="004E104E"/>
    <w:rsid w:val="004E5302"/>
    <w:rsid w:val="004E67CC"/>
    <w:rsid w:val="004E6F88"/>
    <w:rsid w:val="004E73B2"/>
    <w:rsid w:val="004F1527"/>
    <w:rsid w:val="004F1874"/>
    <w:rsid w:val="004F20BE"/>
    <w:rsid w:val="004F3529"/>
    <w:rsid w:val="004F703B"/>
    <w:rsid w:val="0050643D"/>
    <w:rsid w:val="00513980"/>
    <w:rsid w:val="0052202D"/>
    <w:rsid w:val="005309CC"/>
    <w:rsid w:val="00532FD1"/>
    <w:rsid w:val="00552B14"/>
    <w:rsid w:val="00554E49"/>
    <w:rsid w:val="00555235"/>
    <w:rsid w:val="0055560F"/>
    <w:rsid w:val="005556A7"/>
    <w:rsid w:val="00555A1C"/>
    <w:rsid w:val="00556D11"/>
    <w:rsid w:val="005576D3"/>
    <w:rsid w:val="005602A9"/>
    <w:rsid w:val="00573256"/>
    <w:rsid w:val="00574E89"/>
    <w:rsid w:val="00574FD2"/>
    <w:rsid w:val="00580B4E"/>
    <w:rsid w:val="00580E7D"/>
    <w:rsid w:val="00581B68"/>
    <w:rsid w:val="00584401"/>
    <w:rsid w:val="00586C82"/>
    <w:rsid w:val="00592587"/>
    <w:rsid w:val="005925DB"/>
    <w:rsid w:val="00594633"/>
    <w:rsid w:val="0059580D"/>
    <w:rsid w:val="00596872"/>
    <w:rsid w:val="005975B7"/>
    <w:rsid w:val="005A05D9"/>
    <w:rsid w:val="005A09EE"/>
    <w:rsid w:val="005A1698"/>
    <w:rsid w:val="005A4A56"/>
    <w:rsid w:val="005A5C5C"/>
    <w:rsid w:val="005A6AD8"/>
    <w:rsid w:val="005A6E2F"/>
    <w:rsid w:val="005B02D4"/>
    <w:rsid w:val="005B06BE"/>
    <w:rsid w:val="005B130F"/>
    <w:rsid w:val="005B195E"/>
    <w:rsid w:val="005B2113"/>
    <w:rsid w:val="005B365A"/>
    <w:rsid w:val="005B3F6F"/>
    <w:rsid w:val="005B3FD3"/>
    <w:rsid w:val="005B5C76"/>
    <w:rsid w:val="005B5D0B"/>
    <w:rsid w:val="005B5EA6"/>
    <w:rsid w:val="005C06CD"/>
    <w:rsid w:val="005C07A1"/>
    <w:rsid w:val="005C0F1E"/>
    <w:rsid w:val="005C38E5"/>
    <w:rsid w:val="005C586B"/>
    <w:rsid w:val="005C5B8B"/>
    <w:rsid w:val="005C6D06"/>
    <w:rsid w:val="005C7572"/>
    <w:rsid w:val="005C7CC5"/>
    <w:rsid w:val="005D13D2"/>
    <w:rsid w:val="005D13E2"/>
    <w:rsid w:val="005D2CA1"/>
    <w:rsid w:val="005D48F8"/>
    <w:rsid w:val="005D5A82"/>
    <w:rsid w:val="005D7A86"/>
    <w:rsid w:val="005D7C91"/>
    <w:rsid w:val="005E073E"/>
    <w:rsid w:val="005E102C"/>
    <w:rsid w:val="005E1B86"/>
    <w:rsid w:val="005E1E3C"/>
    <w:rsid w:val="005E2C84"/>
    <w:rsid w:val="005E66CB"/>
    <w:rsid w:val="005E6808"/>
    <w:rsid w:val="005E6D52"/>
    <w:rsid w:val="005F0D79"/>
    <w:rsid w:val="005F120D"/>
    <w:rsid w:val="005F3FAC"/>
    <w:rsid w:val="005F43D2"/>
    <w:rsid w:val="005F4B74"/>
    <w:rsid w:val="005F59ED"/>
    <w:rsid w:val="006021CD"/>
    <w:rsid w:val="00602AAA"/>
    <w:rsid w:val="00603076"/>
    <w:rsid w:val="00603F23"/>
    <w:rsid w:val="00604235"/>
    <w:rsid w:val="006079EC"/>
    <w:rsid w:val="006118EA"/>
    <w:rsid w:val="006123FA"/>
    <w:rsid w:val="006138C2"/>
    <w:rsid w:val="00616723"/>
    <w:rsid w:val="006171AA"/>
    <w:rsid w:val="00617C87"/>
    <w:rsid w:val="00620A4D"/>
    <w:rsid w:val="00621A30"/>
    <w:rsid w:val="006239D8"/>
    <w:rsid w:val="0062426C"/>
    <w:rsid w:val="00624E53"/>
    <w:rsid w:val="006252A9"/>
    <w:rsid w:val="00625AF0"/>
    <w:rsid w:val="006263CB"/>
    <w:rsid w:val="006307F6"/>
    <w:rsid w:val="00631096"/>
    <w:rsid w:val="006314D8"/>
    <w:rsid w:val="006329B4"/>
    <w:rsid w:val="0063336B"/>
    <w:rsid w:val="00633BEB"/>
    <w:rsid w:val="00636527"/>
    <w:rsid w:val="00637ECF"/>
    <w:rsid w:val="00640395"/>
    <w:rsid w:val="0064315D"/>
    <w:rsid w:val="00643CE4"/>
    <w:rsid w:val="00645E6F"/>
    <w:rsid w:val="00647D87"/>
    <w:rsid w:val="00651AD4"/>
    <w:rsid w:val="00651BEB"/>
    <w:rsid w:val="00655F40"/>
    <w:rsid w:val="00656DC4"/>
    <w:rsid w:val="0066065B"/>
    <w:rsid w:val="00660FF7"/>
    <w:rsid w:val="00661132"/>
    <w:rsid w:val="00663353"/>
    <w:rsid w:val="00663378"/>
    <w:rsid w:val="00663F94"/>
    <w:rsid w:val="0066580A"/>
    <w:rsid w:val="00667741"/>
    <w:rsid w:val="00673E28"/>
    <w:rsid w:val="00674B7E"/>
    <w:rsid w:val="006779FE"/>
    <w:rsid w:val="006828FA"/>
    <w:rsid w:val="00683666"/>
    <w:rsid w:val="00685391"/>
    <w:rsid w:val="00691470"/>
    <w:rsid w:val="00692410"/>
    <w:rsid w:val="006929EF"/>
    <w:rsid w:val="00695AB2"/>
    <w:rsid w:val="006963D4"/>
    <w:rsid w:val="006966EF"/>
    <w:rsid w:val="00697E0F"/>
    <w:rsid w:val="006A0422"/>
    <w:rsid w:val="006A2B75"/>
    <w:rsid w:val="006A589D"/>
    <w:rsid w:val="006A6D99"/>
    <w:rsid w:val="006A7C08"/>
    <w:rsid w:val="006A7F21"/>
    <w:rsid w:val="006B26B0"/>
    <w:rsid w:val="006B360C"/>
    <w:rsid w:val="006C0124"/>
    <w:rsid w:val="006C15EB"/>
    <w:rsid w:val="006C162E"/>
    <w:rsid w:val="006C211F"/>
    <w:rsid w:val="006C237A"/>
    <w:rsid w:val="006C37B2"/>
    <w:rsid w:val="006C3931"/>
    <w:rsid w:val="006C5A49"/>
    <w:rsid w:val="006D1AB2"/>
    <w:rsid w:val="006D30C7"/>
    <w:rsid w:val="006D3E72"/>
    <w:rsid w:val="006D4718"/>
    <w:rsid w:val="006D4912"/>
    <w:rsid w:val="006D4FB3"/>
    <w:rsid w:val="006D7E58"/>
    <w:rsid w:val="006E0171"/>
    <w:rsid w:val="006E1666"/>
    <w:rsid w:val="006E2350"/>
    <w:rsid w:val="006E3232"/>
    <w:rsid w:val="006E3480"/>
    <w:rsid w:val="006F29D9"/>
    <w:rsid w:val="006F3DC8"/>
    <w:rsid w:val="006F66A4"/>
    <w:rsid w:val="006F69F0"/>
    <w:rsid w:val="006F7131"/>
    <w:rsid w:val="006F7A91"/>
    <w:rsid w:val="00703200"/>
    <w:rsid w:val="00704635"/>
    <w:rsid w:val="007054F2"/>
    <w:rsid w:val="00707307"/>
    <w:rsid w:val="00711192"/>
    <w:rsid w:val="007119DA"/>
    <w:rsid w:val="0071278A"/>
    <w:rsid w:val="007128BF"/>
    <w:rsid w:val="007133F6"/>
    <w:rsid w:val="00715433"/>
    <w:rsid w:val="00715975"/>
    <w:rsid w:val="00715B57"/>
    <w:rsid w:val="0072413D"/>
    <w:rsid w:val="00724A7C"/>
    <w:rsid w:val="007258A2"/>
    <w:rsid w:val="0072699B"/>
    <w:rsid w:val="00726E5B"/>
    <w:rsid w:val="00727612"/>
    <w:rsid w:val="007309FF"/>
    <w:rsid w:val="00731EC1"/>
    <w:rsid w:val="00733C7B"/>
    <w:rsid w:val="00735A8D"/>
    <w:rsid w:val="00736A90"/>
    <w:rsid w:val="00747513"/>
    <w:rsid w:val="007507DB"/>
    <w:rsid w:val="00750B33"/>
    <w:rsid w:val="0075189D"/>
    <w:rsid w:val="007521C4"/>
    <w:rsid w:val="00753B1F"/>
    <w:rsid w:val="00754074"/>
    <w:rsid w:val="0075607B"/>
    <w:rsid w:val="0076068C"/>
    <w:rsid w:val="00760ABF"/>
    <w:rsid w:val="00765245"/>
    <w:rsid w:val="00765E49"/>
    <w:rsid w:val="00766D05"/>
    <w:rsid w:val="00770D6E"/>
    <w:rsid w:val="007722B2"/>
    <w:rsid w:val="007732ED"/>
    <w:rsid w:val="007824A4"/>
    <w:rsid w:val="0078420D"/>
    <w:rsid w:val="00785914"/>
    <w:rsid w:val="007874AD"/>
    <w:rsid w:val="00790EF6"/>
    <w:rsid w:val="007935ED"/>
    <w:rsid w:val="00796077"/>
    <w:rsid w:val="0079645D"/>
    <w:rsid w:val="007971E9"/>
    <w:rsid w:val="007A0790"/>
    <w:rsid w:val="007A2337"/>
    <w:rsid w:val="007A241D"/>
    <w:rsid w:val="007A249A"/>
    <w:rsid w:val="007A2DDE"/>
    <w:rsid w:val="007A32D2"/>
    <w:rsid w:val="007A54F2"/>
    <w:rsid w:val="007A5A71"/>
    <w:rsid w:val="007A5F03"/>
    <w:rsid w:val="007A6769"/>
    <w:rsid w:val="007B094E"/>
    <w:rsid w:val="007B1371"/>
    <w:rsid w:val="007B371E"/>
    <w:rsid w:val="007B542E"/>
    <w:rsid w:val="007B673A"/>
    <w:rsid w:val="007B6BEF"/>
    <w:rsid w:val="007C0CBF"/>
    <w:rsid w:val="007C31BF"/>
    <w:rsid w:val="007C4CC1"/>
    <w:rsid w:val="007C5324"/>
    <w:rsid w:val="007D42C3"/>
    <w:rsid w:val="007D4440"/>
    <w:rsid w:val="007D7AD1"/>
    <w:rsid w:val="007E5BCD"/>
    <w:rsid w:val="007F439E"/>
    <w:rsid w:val="007F4756"/>
    <w:rsid w:val="007F5260"/>
    <w:rsid w:val="007F5699"/>
    <w:rsid w:val="007F64DD"/>
    <w:rsid w:val="00800DEE"/>
    <w:rsid w:val="00802E13"/>
    <w:rsid w:val="00806743"/>
    <w:rsid w:val="00807622"/>
    <w:rsid w:val="00810EEC"/>
    <w:rsid w:val="0081160C"/>
    <w:rsid w:val="00812C7D"/>
    <w:rsid w:val="008174A1"/>
    <w:rsid w:val="00820234"/>
    <w:rsid w:val="0082277D"/>
    <w:rsid w:val="00822C04"/>
    <w:rsid w:val="00832645"/>
    <w:rsid w:val="00834DFB"/>
    <w:rsid w:val="00835F18"/>
    <w:rsid w:val="008360C3"/>
    <w:rsid w:val="008370BE"/>
    <w:rsid w:val="00837122"/>
    <w:rsid w:val="00846279"/>
    <w:rsid w:val="00850AE1"/>
    <w:rsid w:val="00850BB7"/>
    <w:rsid w:val="008526ED"/>
    <w:rsid w:val="00852EFD"/>
    <w:rsid w:val="00853073"/>
    <w:rsid w:val="00853251"/>
    <w:rsid w:val="00854C49"/>
    <w:rsid w:val="00855E0C"/>
    <w:rsid w:val="00857680"/>
    <w:rsid w:val="00861BDE"/>
    <w:rsid w:val="008621A2"/>
    <w:rsid w:val="0086392A"/>
    <w:rsid w:val="00865289"/>
    <w:rsid w:val="00865CA5"/>
    <w:rsid w:val="00866500"/>
    <w:rsid w:val="00873A43"/>
    <w:rsid w:val="008745AF"/>
    <w:rsid w:val="00876D34"/>
    <w:rsid w:val="00881D2C"/>
    <w:rsid w:val="00881F89"/>
    <w:rsid w:val="00882E82"/>
    <w:rsid w:val="008832EB"/>
    <w:rsid w:val="008839A6"/>
    <w:rsid w:val="00884521"/>
    <w:rsid w:val="00890504"/>
    <w:rsid w:val="008919CE"/>
    <w:rsid w:val="00892A31"/>
    <w:rsid w:val="00893380"/>
    <w:rsid w:val="008935F0"/>
    <w:rsid w:val="008977FA"/>
    <w:rsid w:val="008A22C6"/>
    <w:rsid w:val="008A4CCB"/>
    <w:rsid w:val="008A5125"/>
    <w:rsid w:val="008A6036"/>
    <w:rsid w:val="008B2F94"/>
    <w:rsid w:val="008B3E3C"/>
    <w:rsid w:val="008B4ECC"/>
    <w:rsid w:val="008C1396"/>
    <w:rsid w:val="008C145C"/>
    <w:rsid w:val="008C6BBE"/>
    <w:rsid w:val="008C7329"/>
    <w:rsid w:val="008D0F12"/>
    <w:rsid w:val="008D1554"/>
    <w:rsid w:val="008D1F45"/>
    <w:rsid w:val="008D29DA"/>
    <w:rsid w:val="008D4B40"/>
    <w:rsid w:val="008E2FC6"/>
    <w:rsid w:val="008E313B"/>
    <w:rsid w:val="008E358F"/>
    <w:rsid w:val="008E3718"/>
    <w:rsid w:val="008E41C6"/>
    <w:rsid w:val="008E4CD7"/>
    <w:rsid w:val="008E5572"/>
    <w:rsid w:val="008E6215"/>
    <w:rsid w:val="008E6E4B"/>
    <w:rsid w:val="008F1E41"/>
    <w:rsid w:val="008F26F7"/>
    <w:rsid w:val="008F2C8C"/>
    <w:rsid w:val="008F547C"/>
    <w:rsid w:val="00900DAC"/>
    <w:rsid w:val="009039B5"/>
    <w:rsid w:val="00905A60"/>
    <w:rsid w:val="00911F21"/>
    <w:rsid w:val="00912235"/>
    <w:rsid w:val="00912F62"/>
    <w:rsid w:val="00917E8A"/>
    <w:rsid w:val="00922252"/>
    <w:rsid w:val="00924A57"/>
    <w:rsid w:val="00925511"/>
    <w:rsid w:val="00926F4D"/>
    <w:rsid w:val="00926F57"/>
    <w:rsid w:val="00930B34"/>
    <w:rsid w:val="009314B0"/>
    <w:rsid w:val="009332E1"/>
    <w:rsid w:val="00934CB2"/>
    <w:rsid w:val="00937715"/>
    <w:rsid w:val="00941DF6"/>
    <w:rsid w:val="009437C5"/>
    <w:rsid w:val="00951A21"/>
    <w:rsid w:val="0095278D"/>
    <w:rsid w:val="00956274"/>
    <w:rsid w:val="00956E0C"/>
    <w:rsid w:val="00957E22"/>
    <w:rsid w:val="009613B4"/>
    <w:rsid w:val="00961934"/>
    <w:rsid w:val="00964521"/>
    <w:rsid w:val="0096466A"/>
    <w:rsid w:val="00964704"/>
    <w:rsid w:val="00964C05"/>
    <w:rsid w:val="00966381"/>
    <w:rsid w:val="00966F0C"/>
    <w:rsid w:val="00967CF0"/>
    <w:rsid w:val="00972B0F"/>
    <w:rsid w:val="00972F30"/>
    <w:rsid w:val="0097610D"/>
    <w:rsid w:val="00976E92"/>
    <w:rsid w:val="00980558"/>
    <w:rsid w:val="00983E9E"/>
    <w:rsid w:val="00984031"/>
    <w:rsid w:val="00984281"/>
    <w:rsid w:val="00984C29"/>
    <w:rsid w:val="009875CE"/>
    <w:rsid w:val="0098774F"/>
    <w:rsid w:val="0099125D"/>
    <w:rsid w:val="00992AE5"/>
    <w:rsid w:val="00993214"/>
    <w:rsid w:val="0099760A"/>
    <w:rsid w:val="009A29BE"/>
    <w:rsid w:val="009A3C63"/>
    <w:rsid w:val="009A4479"/>
    <w:rsid w:val="009B20E8"/>
    <w:rsid w:val="009B2C12"/>
    <w:rsid w:val="009C0EBC"/>
    <w:rsid w:val="009C1ED6"/>
    <w:rsid w:val="009C4181"/>
    <w:rsid w:val="009C49D4"/>
    <w:rsid w:val="009C76B2"/>
    <w:rsid w:val="009D013E"/>
    <w:rsid w:val="009D0A0B"/>
    <w:rsid w:val="009D4012"/>
    <w:rsid w:val="009D67D3"/>
    <w:rsid w:val="009D6D3C"/>
    <w:rsid w:val="009D6F2F"/>
    <w:rsid w:val="009E2411"/>
    <w:rsid w:val="009E3CE0"/>
    <w:rsid w:val="009E50EF"/>
    <w:rsid w:val="009E570F"/>
    <w:rsid w:val="009E6796"/>
    <w:rsid w:val="009E6ACC"/>
    <w:rsid w:val="009F097A"/>
    <w:rsid w:val="009F0B5E"/>
    <w:rsid w:val="009F289F"/>
    <w:rsid w:val="009F31B7"/>
    <w:rsid w:val="009F3FA7"/>
    <w:rsid w:val="009F43CA"/>
    <w:rsid w:val="009F51B1"/>
    <w:rsid w:val="009F6339"/>
    <w:rsid w:val="009F7BC3"/>
    <w:rsid w:val="00A00DE2"/>
    <w:rsid w:val="00A03570"/>
    <w:rsid w:val="00A0624B"/>
    <w:rsid w:val="00A0624F"/>
    <w:rsid w:val="00A0631E"/>
    <w:rsid w:val="00A0660E"/>
    <w:rsid w:val="00A10367"/>
    <w:rsid w:val="00A10CF7"/>
    <w:rsid w:val="00A11277"/>
    <w:rsid w:val="00A148BD"/>
    <w:rsid w:val="00A16878"/>
    <w:rsid w:val="00A216B8"/>
    <w:rsid w:val="00A23183"/>
    <w:rsid w:val="00A25EBD"/>
    <w:rsid w:val="00A2623C"/>
    <w:rsid w:val="00A26B21"/>
    <w:rsid w:val="00A30399"/>
    <w:rsid w:val="00A326FE"/>
    <w:rsid w:val="00A32818"/>
    <w:rsid w:val="00A33D3B"/>
    <w:rsid w:val="00A34224"/>
    <w:rsid w:val="00A34B80"/>
    <w:rsid w:val="00A35C68"/>
    <w:rsid w:val="00A41B59"/>
    <w:rsid w:val="00A429DA"/>
    <w:rsid w:val="00A464EC"/>
    <w:rsid w:val="00A4682A"/>
    <w:rsid w:val="00A46AB5"/>
    <w:rsid w:val="00A505E8"/>
    <w:rsid w:val="00A530F7"/>
    <w:rsid w:val="00A53D80"/>
    <w:rsid w:val="00A57908"/>
    <w:rsid w:val="00A61684"/>
    <w:rsid w:val="00A6217A"/>
    <w:rsid w:val="00A63F73"/>
    <w:rsid w:val="00A66923"/>
    <w:rsid w:val="00A7039F"/>
    <w:rsid w:val="00A72431"/>
    <w:rsid w:val="00A81733"/>
    <w:rsid w:val="00A83074"/>
    <w:rsid w:val="00A86281"/>
    <w:rsid w:val="00A93605"/>
    <w:rsid w:val="00A943C4"/>
    <w:rsid w:val="00A94EF1"/>
    <w:rsid w:val="00A96A3E"/>
    <w:rsid w:val="00AA0124"/>
    <w:rsid w:val="00AA344D"/>
    <w:rsid w:val="00AA34B6"/>
    <w:rsid w:val="00AA38C3"/>
    <w:rsid w:val="00AA65D9"/>
    <w:rsid w:val="00AB1444"/>
    <w:rsid w:val="00AB167B"/>
    <w:rsid w:val="00AB1EE5"/>
    <w:rsid w:val="00AB1FB0"/>
    <w:rsid w:val="00AB2CE0"/>
    <w:rsid w:val="00AB44E1"/>
    <w:rsid w:val="00AB5CA1"/>
    <w:rsid w:val="00AB6026"/>
    <w:rsid w:val="00AB6752"/>
    <w:rsid w:val="00AB7FD4"/>
    <w:rsid w:val="00AC0C85"/>
    <w:rsid w:val="00AC17BE"/>
    <w:rsid w:val="00AC29F3"/>
    <w:rsid w:val="00AC36FB"/>
    <w:rsid w:val="00AC3F65"/>
    <w:rsid w:val="00AC3F83"/>
    <w:rsid w:val="00AC4CFE"/>
    <w:rsid w:val="00AC5310"/>
    <w:rsid w:val="00AC5B30"/>
    <w:rsid w:val="00AC792F"/>
    <w:rsid w:val="00AC7C99"/>
    <w:rsid w:val="00AC7F7F"/>
    <w:rsid w:val="00AD02C3"/>
    <w:rsid w:val="00AD5A33"/>
    <w:rsid w:val="00AD7C45"/>
    <w:rsid w:val="00AE0079"/>
    <w:rsid w:val="00AE1689"/>
    <w:rsid w:val="00AE212F"/>
    <w:rsid w:val="00AE32DB"/>
    <w:rsid w:val="00AE3614"/>
    <w:rsid w:val="00AE3D0E"/>
    <w:rsid w:val="00AE3F3D"/>
    <w:rsid w:val="00AE6C05"/>
    <w:rsid w:val="00AE7E33"/>
    <w:rsid w:val="00AF0405"/>
    <w:rsid w:val="00AF0FB0"/>
    <w:rsid w:val="00AF79C8"/>
    <w:rsid w:val="00B01AD1"/>
    <w:rsid w:val="00B113E4"/>
    <w:rsid w:val="00B13AF9"/>
    <w:rsid w:val="00B154F8"/>
    <w:rsid w:val="00B156CF"/>
    <w:rsid w:val="00B16F2F"/>
    <w:rsid w:val="00B21301"/>
    <w:rsid w:val="00B218D6"/>
    <w:rsid w:val="00B22714"/>
    <w:rsid w:val="00B23205"/>
    <w:rsid w:val="00B250BC"/>
    <w:rsid w:val="00B30D1A"/>
    <w:rsid w:val="00B3218A"/>
    <w:rsid w:val="00B365C6"/>
    <w:rsid w:val="00B366CE"/>
    <w:rsid w:val="00B376F7"/>
    <w:rsid w:val="00B37850"/>
    <w:rsid w:val="00B40B2E"/>
    <w:rsid w:val="00B41351"/>
    <w:rsid w:val="00B4137B"/>
    <w:rsid w:val="00B41C3A"/>
    <w:rsid w:val="00B450F4"/>
    <w:rsid w:val="00B5054D"/>
    <w:rsid w:val="00B50A9D"/>
    <w:rsid w:val="00B50F5E"/>
    <w:rsid w:val="00B521C2"/>
    <w:rsid w:val="00B53BB7"/>
    <w:rsid w:val="00B57F17"/>
    <w:rsid w:val="00B64B48"/>
    <w:rsid w:val="00B64DE3"/>
    <w:rsid w:val="00B66A8D"/>
    <w:rsid w:val="00B702F3"/>
    <w:rsid w:val="00B70341"/>
    <w:rsid w:val="00B7173A"/>
    <w:rsid w:val="00B735F0"/>
    <w:rsid w:val="00B73F69"/>
    <w:rsid w:val="00B759B0"/>
    <w:rsid w:val="00B762A4"/>
    <w:rsid w:val="00B7674C"/>
    <w:rsid w:val="00B77AFB"/>
    <w:rsid w:val="00B8006E"/>
    <w:rsid w:val="00B822F8"/>
    <w:rsid w:val="00B8657D"/>
    <w:rsid w:val="00B87298"/>
    <w:rsid w:val="00B93718"/>
    <w:rsid w:val="00B93FFC"/>
    <w:rsid w:val="00B94EBE"/>
    <w:rsid w:val="00B96568"/>
    <w:rsid w:val="00B97BFC"/>
    <w:rsid w:val="00B97D7E"/>
    <w:rsid w:val="00BA0AE3"/>
    <w:rsid w:val="00BA16C3"/>
    <w:rsid w:val="00BA237D"/>
    <w:rsid w:val="00BA387E"/>
    <w:rsid w:val="00BA3EAE"/>
    <w:rsid w:val="00BA4B63"/>
    <w:rsid w:val="00BB0726"/>
    <w:rsid w:val="00BB1202"/>
    <w:rsid w:val="00BB15DD"/>
    <w:rsid w:val="00BB2F30"/>
    <w:rsid w:val="00BB3196"/>
    <w:rsid w:val="00BB411D"/>
    <w:rsid w:val="00BB54F2"/>
    <w:rsid w:val="00BB7206"/>
    <w:rsid w:val="00BC0F2B"/>
    <w:rsid w:val="00BC347D"/>
    <w:rsid w:val="00BC34D8"/>
    <w:rsid w:val="00BD1ACE"/>
    <w:rsid w:val="00BD47B7"/>
    <w:rsid w:val="00BE0EE1"/>
    <w:rsid w:val="00BE192C"/>
    <w:rsid w:val="00BE3989"/>
    <w:rsid w:val="00BE3AC8"/>
    <w:rsid w:val="00BE44A3"/>
    <w:rsid w:val="00BE523A"/>
    <w:rsid w:val="00BE54DD"/>
    <w:rsid w:val="00BE57E8"/>
    <w:rsid w:val="00BE624C"/>
    <w:rsid w:val="00BE62C7"/>
    <w:rsid w:val="00BE66CC"/>
    <w:rsid w:val="00BE734C"/>
    <w:rsid w:val="00BE7823"/>
    <w:rsid w:val="00BF3431"/>
    <w:rsid w:val="00BF4233"/>
    <w:rsid w:val="00BF5B6E"/>
    <w:rsid w:val="00C00EE2"/>
    <w:rsid w:val="00C01304"/>
    <w:rsid w:val="00C02B22"/>
    <w:rsid w:val="00C059CF"/>
    <w:rsid w:val="00C07EC3"/>
    <w:rsid w:val="00C10CA9"/>
    <w:rsid w:val="00C141A7"/>
    <w:rsid w:val="00C1618A"/>
    <w:rsid w:val="00C17F03"/>
    <w:rsid w:val="00C2037B"/>
    <w:rsid w:val="00C205F8"/>
    <w:rsid w:val="00C22221"/>
    <w:rsid w:val="00C25203"/>
    <w:rsid w:val="00C263FB"/>
    <w:rsid w:val="00C26B5D"/>
    <w:rsid w:val="00C301EB"/>
    <w:rsid w:val="00C30273"/>
    <w:rsid w:val="00C31059"/>
    <w:rsid w:val="00C32CBD"/>
    <w:rsid w:val="00C340B0"/>
    <w:rsid w:val="00C342B8"/>
    <w:rsid w:val="00C35C1C"/>
    <w:rsid w:val="00C40228"/>
    <w:rsid w:val="00C4253A"/>
    <w:rsid w:val="00C43272"/>
    <w:rsid w:val="00C4350B"/>
    <w:rsid w:val="00C44606"/>
    <w:rsid w:val="00C4787F"/>
    <w:rsid w:val="00C51487"/>
    <w:rsid w:val="00C519DC"/>
    <w:rsid w:val="00C51CC6"/>
    <w:rsid w:val="00C521BE"/>
    <w:rsid w:val="00C53017"/>
    <w:rsid w:val="00C57E7C"/>
    <w:rsid w:val="00C60783"/>
    <w:rsid w:val="00C61248"/>
    <w:rsid w:val="00C618FC"/>
    <w:rsid w:val="00C62384"/>
    <w:rsid w:val="00C63D00"/>
    <w:rsid w:val="00C63F54"/>
    <w:rsid w:val="00C660FB"/>
    <w:rsid w:val="00C67597"/>
    <w:rsid w:val="00C67D90"/>
    <w:rsid w:val="00C70397"/>
    <w:rsid w:val="00C739B3"/>
    <w:rsid w:val="00C744AD"/>
    <w:rsid w:val="00C759A2"/>
    <w:rsid w:val="00C846E0"/>
    <w:rsid w:val="00C84D31"/>
    <w:rsid w:val="00C8553C"/>
    <w:rsid w:val="00C86099"/>
    <w:rsid w:val="00C872E3"/>
    <w:rsid w:val="00C87826"/>
    <w:rsid w:val="00C9457E"/>
    <w:rsid w:val="00C96E01"/>
    <w:rsid w:val="00CA3313"/>
    <w:rsid w:val="00CA34DE"/>
    <w:rsid w:val="00CA6964"/>
    <w:rsid w:val="00CB01B0"/>
    <w:rsid w:val="00CB06B1"/>
    <w:rsid w:val="00CB18A9"/>
    <w:rsid w:val="00CB1CC6"/>
    <w:rsid w:val="00CB2626"/>
    <w:rsid w:val="00CB3A5B"/>
    <w:rsid w:val="00CB551E"/>
    <w:rsid w:val="00CB587D"/>
    <w:rsid w:val="00CB5E33"/>
    <w:rsid w:val="00CC0D50"/>
    <w:rsid w:val="00CC1B5C"/>
    <w:rsid w:val="00CC222F"/>
    <w:rsid w:val="00CC2DE5"/>
    <w:rsid w:val="00CC4189"/>
    <w:rsid w:val="00CC4C20"/>
    <w:rsid w:val="00CC4C39"/>
    <w:rsid w:val="00CC65E3"/>
    <w:rsid w:val="00CC76AC"/>
    <w:rsid w:val="00CD094B"/>
    <w:rsid w:val="00CD258A"/>
    <w:rsid w:val="00CD61D7"/>
    <w:rsid w:val="00CD661F"/>
    <w:rsid w:val="00CE1ABE"/>
    <w:rsid w:val="00CE4D21"/>
    <w:rsid w:val="00CE5015"/>
    <w:rsid w:val="00CE5371"/>
    <w:rsid w:val="00CE5789"/>
    <w:rsid w:val="00CE695B"/>
    <w:rsid w:val="00CE6A56"/>
    <w:rsid w:val="00CF2ADE"/>
    <w:rsid w:val="00CF3BFA"/>
    <w:rsid w:val="00CF512C"/>
    <w:rsid w:val="00CF6166"/>
    <w:rsid w:val="00CF6A1E"/>
    <w:rsid w:val="00CF7BDA"/>
    <w:rsid w:val="00D00B53"/>
    <w:rsid w:val="00D02E59"/>
    <w:rsid w:val="00D04D89"/>
    <w:rsid w:val="00D10386"/>
    <w:rsid w:val="00D17FCE"/>
    <w:rsid w:val="00D26559"/>
    <w:rsid w:val="00D265D1"/>
    <w:rsid w:val="00D2783B"/>
    <w:rsid w:val="00D319E7"/>
    <w:rsid w:val="00D338C3"/>
    <w:rsid w:val="00D35179"/>
    <w:rsid w:val="00D35FEE"/>
    <w:rsid w:val="00D3767B"/>
    <w:rsid w:val="00D41323"/>
    <w:rsid w:val="00D41EF4"/>
    <w:rsid w:val="00D47FD6"/>
    <w:rsid w:val="00D50736"/>
    <w:rsid w:val="00D50C24"/>
    <w:rsid w:val="00D51BE6"/>
    <w:rsid w:val="00D52918"/>
    <w:rsid w:val="00D5340E"/>
    <w:rsid w:val="00D540F5"/>
    <w:rsid w:val="00D5609F"/>
    <w:rsid w:val="00D56364"/>
    <w:rsid w:val="00D57D2E"/>
    <w:rsid w:val="00D614E8"/>
    <w:rsid w:val="00D66577"/>
    <w:rsid w:val="00D719BE"/>
    <w:rsid w:val="00D73F19"/>
    <w:rsid w:val="00D7425E"/>
    <w:rsid w:val="00D7583E"/>
    <w:rsid w:val="00D77BED"/>
    <w:rsid w:val="00D81AED"/>
    <w:rsid w:val="00D83BF4"/>
    <w:rsid w:val="00D85113"/>
    <w:rsid w:val="00D852A3"/>
    <w:rsid w:val="00D91C23"/>
    <w:rsid w:val="00D94664"/>
    <w:rsid w:val="00D9498B"/>
    <w:rsid w:val="00D963BB"/>
    <w:rsid w:val="00D973F2"/>
    <w:rsid w:val="00DA30F2"/>
    <w:rsid w:val="00DA3602"/>
    <w:rsid w:val="00DA4988"/>
    <w:rsid w:val="00DA639F"/>
    <w:rsid w:val="00DB0FF9"/>
    <w:rsid w:val="00DB147A"/>
    <w:rsid w:val="00DB15E1"/>
    <w:rsid w:val="00DB4AFB"/>
    <w:rsid w:val="00DB57A9"/>
    <w:rsid w:val="00DB6503"/>
    <w:rsid w:val="00DB67A5"/>
    <w:rsid w:val="00DB7480"/>
    <w:rsid w:val="00DC2B55"/>
    <w:rsid w:val="00DD62B0"/>
    <w:rsid w:val="00DE18E4"/>
    <w:rsid w:val="00DE1DFC"/>
    <w:rsid w:val="00DE28E2"/>
    <w:rsid w:val="00DE7274"/>
    <w:rsid w:val="00DF0ADE"/>
    <w:rsid w:val="00DF2E9C"/>
    <w:rsid w:val="00DF6116"/>
    <w:rsid w:val="00E00466"/>
    <w:rsid w:val="00E02FC7"/>
    <w:rsid w:val="00E034F0"/>
    <w:rsid w:val="00E03C67"/>
    <w:rsid w:val="00E0406D"/>
    <w:rsid w:val="00E04CC1"/>
    <w:rsid w:val="00E0557A"/>
    <w:rsid w:val="00E12EF8"/>
    <w:rsid w:val="00E13F37"/>
    <w:rsid w:val="00E14F1D"/>
    <w:rsid w:val="00E152B1"/>
    <w:rsid w:val="00E158F9"/>
    <w:rsid w:val="00E15999"/>
    <w:rsid w:val="00E224CD"/>
    <w:rsid w:val="00E26FFB"/>
    <w:rsid w:val="00E305C4"/>
    <w:rsid w:val="00E33644"/>
    <w:rsid w:val="00E35560"/>
    <w:rsid w:val="00E40E55"/>
    <w:rsid w:val="00E428CC"/>
    <w:rsid w:val="00E524FD"/>
    <w:rsid w:val="00E528A2"/>
    <w:rsid w:val="00E54541"/>
    <w:rsid w:val="00E56176"/>
    <w:rsid w:val="00E56242"/>
    <w:rsid w:val="00E56C8E"/>
    <w:rsid w:val="00E61597"/>
    <w:rsid w:val="00E63B97"/>
    <w:rsid w:val="00E6415C"/>
    <w:rsid w:val="00E64630"/>
    <w:rsid w:val="00E671A3"/>
    <w:rsid w:val="00E675DD"/>
    <w:rsid w:val="00E76099"/>
    <w:rsid w:val="00E765FD"/>
    <w:rsid w:val="00E76601"/>
    <w:rsid w:val="00E83500"/>
    <w:rsid w:val="00E84BAB"/>
    <w:rsid w:val="00E84D92"/>
    <w:rsid w:val="00E8545C"/>
    <w:rsid w:val="00E870AF"/>
    <w:rsid w:val="00E90111"/>
    <w:rsid w:val="00E95408"/>
    <w:rsid w:val="00E95BF4"/>
    <w:rsid w:val="00EA1E77"/>
    <w:rsid w:val="00EA2644"/>
    <w:rsid w:val="00EA5F5C"/>
    <w:rsid w:val="00EA7ADF"/>
    <w:rsid w:val="00EB2126"/>
    <w:rsid w:val="00EB49CC"/>
    <w:rsid w:val="00EB4A9F"/>
    <w:rsid w:val="00EC2FA2"/>
    <w:rsid w:val="00EC3430"/>
    <w:rsid w:val="00EC41D6"/>
    <w:rsid w:val="00ED293D"/>
    <w:rsid w:val="00ED3802"/>
    <w:rsid w:val="00EE1E90"/>
    <w:rsid w:val="00EE29C0"/>
    <w:rsid w:val="00EE2F9A"/>
    <w:rsid w:val="00EE3E34"/>
    <w:rsid w:val="00EE3F82"/>
    <w:rsid w:val="00EE4817"/>
    <w:rsid w:val="00EE4E63"/>
    <w:rsid w:val="00EE5272"/>
    <w:rsid w:val="00EF14E4"/>
    <w:rsid w:val="00EF1D65"/>
    <w:rsid w:val="00EF4097"/>
    <w:rsid w:val="00EF68B6"/>
    <w:rsid w:val="00EF71E6"/>
    <w:rsid w:val="00EF792F"/>
    <w:rsid w:val="00EF7976"/>
    <w:rsid w:val="00F02639"/>
    <w:rsid w:val="00F05758"/>
    <w:rsid w:val="00F06263"/>
    <w:rsid w:val="00F07CEB"/>
    <w:rsid w:val="00F10B58"/>
    <w:rsid w:val="00F13802"/>
    <w:rsid w:val="00F144BF"/>
    <w:rsid w:val="00F164EF"/>
    <w:rsid w:val="00F17246"/>
    <w:rsid w:val="00F20A6A"/>
    <w:rsid w:val="00F22947"/>
    <w:rsid w:val="00F22FF9"/>
    <w:rsid w:val="00F2400F"/>
    <w:rsid w:val="00F274C4"/>
    <w:rsid w:val="00F27C88"/>
    <w:rsid w:val="00F32222"/>
    <w:rsid w:val="00F33BF3"/>
    <w:rsid w:val="00F34664"/>
    <w:rsid w:val="00F35A0D"/>
    <w:rsid w:val="00F35AFB"/>
    <w:rsid w:val="00F4170E"/>
    <w:rsid w:val="00F44011"/>
    <w:rsid w:val="00F45665"/>
    <w:rsid w:val="00F45EC6"/>
    <w:rsid w:val="00F46298"/>
    <w:rsid w:val="00F463B7"/>
    <w:rsid w:val="00F50E73"/>
    <w:rsid w:val="00F52E9D"/>
    <w:rsid w:val="00F531F3"/>
    <w:rsid w:val="00F560A6"/>
    <w:rsid w:val="00F562DD"/>
    <w:rsid w:val="00F57B1B"/>
    <w:rsid w:val="00F615D3"/>
    <w:rsid w:val="00F63665"/>
    <w:rsid w:val="00F63A14"/>
    <w:rsid w:val="00F64257"/>
    <w:rsid w:val="00F70755"/>
    <w:rsid w:val="00F7522D"/>
    <w:rsid w:val="00F7687E"/>
    <w:rsid w:val="00F76FB0"/>
    <w:rsid w:val="00F77C46"/>
    <w:rsid w:val="00F80241"/>
    <w:rsid w:val="00F80A1B"/>
    <w:rsid w:val="00F80EE6"/>
    <w:rsid w:val="00F81E0F"/>
    <w:rsid w:val="00F83E7B"/>
    <w:rsid w:val="00F85619"/>
    <w:rsid w:val="00F85FBD"/>
    <w:rsid w:val="00F869B1"/>
    <w:rsid w:val="00F920BD"/>
    <w:rsid w:val="00F93E02"/>
    <w:rsid w:val="00F94D1E"/>
    <w:rsid w:val="00F95C98"/>
    <w:rsid w:val="00FA2BEA"/>
    <w:rsid w:val="00FA450F"/>
    <w:rsid w:val="00FA6F2F"/>
    <w:rsid w:val="00FA7B63"/>
    <w:rsid w:val="00FB09E5"/>
    <w:rsid w:val="00FB0ABA"/>
    <w:rsid w:val="00FB1499"/>
    <w:rsid w:val="00FB5799"/>
    <w:rsid w:val="00FB6502"/>
    <w:rsid w:val="00FB6D77"/>
    <w:rsid w:val="00FC439B"/>
    <w:rsid w:val="00FC511B"/>
    <w:rsid w:val="00FC6385"/>
    <w:rsid w:val="00FC77D8"/>
    <w:rsid w:val="00FC7E7F"/>
    <w:rsid w:val="00FD05C2"/>
    <w:rsid w:val="00FD105B"/>
    <w:rsid w:val="00FD1786"/>
    <w:rsid w:val="00FD2077"/>
    <w:rsid w:val="00FD4B30"/>
    <w:rsid w:val="00FD72EA"/>
    <w:rsid w:val="00FD7C6D"/>
    <w:rsid w:val="00FE0330"/>
    <w:rsid w:val="00FE1211"/>
    <w:rsid w:val="00FF07C5"/>
    <w:rsid w:val="00FF2708"/>
    <w:rsid w:val="00FF2FC9"/>
    <w:rsid w:val="00FF3992"/>
    <w:rsid w:val="00FF3B89"/>
    <w:rsid w:val="00FF4E0D"/>
    <w:rsid w:val="00FF608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229D0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Heading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Heading2">
    <w:name w:val="heading 2"/>
    <w:basedOn w:val="Normal"/>
    <w:next w:val="Normal"/>
    <w:link w:val="Heading2Ch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Heading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Heading4">
    <w:name w:val="heading 4"/>
    <w:basedOn w:val="Normal"/>
    <w:next w:val="Normal"/>
    <w:link w:val="Heading4Char"/>
    <w:qFormat/>
    <w:rsid w:val="002B7998"/>
    <w:pPr>
      <w:keepNext/>
      <w:numPr>
        <w:ilvl w:val="3"/>
        <w:numId w:val="1"/>
      </w:numPr>
      <w:spacing w:before="240" w:after="60"/>
      <w:outlineLvl w:val="3"/>
    </w:pPr>
    <w:rPr>
      <w:rFonts w:ascii="Calibri" w:hAnsi="Calibri"/>
      <w:b/>
      <w:bCs/>
      <w:sz w:val="26"/>
      <w:szCs w:val="28"/>
    </w:rPr>
  </w:style>
  <w:style w:type="paragraph" w:styleId="Heading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Heading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Heading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2812F3"/>
    <w:pPr>
      <w:widowControl w:val="0"/>
      <w:jc w:val="center"/>
    </w:pPr>
    <w:rPr>
      <w:rFonts w:ascii="Arial" w:hAnsi="Arial"/>
      <w:b/>
      <w:sz w:val="36"/>
      <w:szCs w:val="20"/>
      <w:lang w:eastAsia="en-US"/>
    </w:rPr>
  </w:style>
  <w:style w:type="paragraph" w:styleId="Header">
    <w:name w:val="header"/>
    <w:basedOn w:val="Normal"/>
    <w:rsid w:val="002812F3"/>
    <w:pPr>
      <w:tabs>
        <w:tab w:val="center" w:pos="4252"/>
        <w:tab w:val="right" w:pos="8504"/>
      </w:tabs>
    </w:pPr>
  </w:style>
  <w:style w:type="paragraph" w:styleId="Footer">
    <w:name w:val="footer"/>
    <w:basedOn w:val="Normal"/>
    <w:rsid w:val="002812F3"/>
    <w:pPr>
      <w:tabs>
        <w:tab w:val="center" w:pos="4252"/>
        <w:tab w:val="right" w:pos="8504"/>
      </w:tabs>
    </w:pPr>
  </w:style>
  <w:style w:type="paragraph" w:styleId="TOC1">
    <w:name w:val="toc 1"/>
    <w:basedOn w:val="Normal"/>
    <w:next w:val="Normal"/>
    <w:uiPriority w:val="39"/>
    <w:qFormat/>
    <w:rsid w:val="00C63D00"/>
    <w:pPr>
      <w:tabs>
        <w:tab w:val="left" w:pos="426"/>
        <w:tab w:val="right" w:leader="dot" w:pos="8222"/>
      </w:tabs>
      <w:spacing w:before="120" w:after="0"/>
    </w:pPr>
    <w:rPr>
      <w:b/>
      <w:bCs/>
      <w:szCs w:val="20"/>
    </w:rPr>
  </w:style>
  <w:style w:type="character" w:styleId="Hyperlink">
    <w:name w:val="Hyperlink"/>
    <w:basedOn w:val="DefaultParagraphFont"/>
    <w:uiPriority w:val="99"/>
    <w:rsid w:val="002812F3"/>
    <w:rPr>
      <w:color w:val="0000FF"/>
      <w:u w:val="single"/>
    </w:rPr>
  </w:style>
  <w:style w:type="paragraph" w:styleId="TOC3">
    <w:name w:val="toc 3"/>
    <w:basedOn w:val="TOC1"/>
    <w:next w:val="Normal"/>
    <w:uiPriority w:val="39"/>
    <w:qFormat/>
    <w:rsid w:val="00C63D00"/>
    <w:pPr>
      <w:tabs>
        <w:tab w:val="left" w:pos="851"/>
        <w:tab w:val="left" w:pos="1276"/>
      </w:tabs>
      <w:spacing w:before="0"/>
      <w:ind w:left="482"/>
    </w:pPr>
    <w:rPr>
      <w:b w:val="0"/>
      <w:iCs/>
    </w:rPr>
  </w:style>
  <w:style w:type="paragraph" w:styleId="TOC2">
    <w:name w:val="toc 2"/>
    <w:basedOn w:val="TOC1"/>
    <w:next w:val="Normal"/>
    <w:uiPriority w:val="39"/>
    <w:qFormat/>
    <w:rsid w:val="00C63D00"/>
    <w:pPr>
      <w:tabs>
        <w:tab w:val="left" w:pos="851"/>
      </w:tabs>
      <w:spacing w:before="0"/>
      <w:ind w:left="238"/>
    </w:pPr>
    <w:rPr>
      <w:b w:val="0"/>
      <w:noProof/>
      <w:lang w:val="es-ES"/>
    </w:rPr>
  </w:style>
  <w:style w:type="paragraph" w:styleId="TOC4">
    <w:name w:val="toc 4"/>
    <w:basedOn w:val="Normal"/>
    <w:next w:val="Normal"/>
    <w:autoRedefine/>
    <w:uiPriority w:val="39"/>
    <w:qFormat/>
    <w:rsid w:val="002812F3"/>
    <w:pPr>
      <w:ind w:left="720"/>
    </w:pPr>
    <w:rPr>
      <w:sz w:val="18"/>
      <w:szCs w:val="18"/>
    </w:rPr>
  </w:style>
  <w:style w:type="paragraph" w:styleId="TOC5">
    <w:name w:val="toc 5"/>
    <w:basedOn w:val="Normal"/>
    <w:next w:val="Normal"/>
    <w:autoRedefine/>
    <w:uiPriority w:val="39"/>
    <w:qFormat/>
    <w:rsid w:val="002812F3"/>
    <w:pPr>
      <w:ind w:left="960"/>
    </w:pPr>
    <w:rPr>
      <w:sz w:val="18"/>
      <w:szCs w:val="18"/>
    </w:rPr>
  </w:style>
  <w:style w:type="paragraph" w:styleId="TOC6">
    <w:name w:val="toc 6"/>
    <w:basedOn w:val="Normal"/>
    <w:next w:val="Normal"/>
    <w:autoRedefine/>
    <w:uiPriority w:val="39"/>
    <w:qFormat/>
    <w:rsid w:val="002812F3"/>
    <w:pPr>
      <w:ind w:left="1200"/>
    </w:pPr>
    <w:rPr>
      <w:sz w:val="18"/>
      <w:szCs w:val="18"/>
    </w:rPr>
  </w:style>
  <w:style w:type="paragraph" w:styleId="TOC7">
    <w:name w:val="toc 7"/>
    <w:basedOn w:val="Normal"/>
    <w:next w:val="Normal"/>
    <w:autoRedefine/>
    <w:uiPriority w:val="39"/>
    <w:qFormat/>
    <w:rsid w:val="002812F3"/>
    <w:pPr>
      <w:ind w:left="1440"/>
    </w:pPr>
    <w:rPr>
      <w:sz w:val="18"/>
      <w:szCs w:val="18"/>
    </w:rPr>
  </w:style>
  <w:style w:type="paragraph" w:styleId="TOC8">
    <w:name w:val="toc 8"/>
    <w:basedOn w:val="Normal"/>
    <w:next w:val="Normal"/>
    <w:autoRedefine/>
    <w:uiPriority w:val="39"/>
    <w:qFormat/>
    <w:rsid w:val="002812F3"/>
    <w:pPr>
      <w:ind w:left="1680"/>
    </w:pPr>
    <w:rPr>
      <w:sz w:val="18"/>
      <w:szCs w:val="18"/>
    </w:rPr>
  </w:style>
  <w:style w:type="paragraph" w:styleId="TOC9">
    <w:name w:val="toc 9"/>
    <w:basedOn w:val="Normal"/>
    <w:next w:val="Normal"/>
    <w:autoRedefine/>
    <w:uiPriority w:val="39"/>
    <w:qFormat/>
    <w:rsid w:val="002812F3"/>
    <w:pPr>
      <w:ind w:left="1920"/>
    </w:pPr>
    <w:rPr>
      <w:sz w:val="18"/>
      <w:szCs w:val="18"/>
    </w:rPr>
  </w:style>
  <w:style w:type="table" w:styleId="TableGrid">
    <w:name w:val="Table Grid"/>
    <w:basedOn w:val="Table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Heading3"/>
    <w:autoRedefine/>
    <w:rsid w:val="00DB41D6"/>
    <w:pPr>
      <w:keepNext/>
      <w:numPr>
        <w:ilvl w:val="0"/>
        <w:numId w:val="0"/>
      </w:numPr>
      <w:tabs>
        <w:tab w:val="num" w:pos="0"/>
      </w:tabs>
      <w:spacing w:after="60"/>
      <w:jc w:val="left"/>
    </w:pPr>
    <w:rPr>
      <w:lang w:val="en-US"/>
    </w:rPr>
  </w:style>
  <w:style w:type="paragraph" w:styleId="BalloonText">
    <w:name w:val="Balloon Text"/>
    <w:basedOn w:val="Normal"/>
    <w:link w:val="BalloonTextChar"/>
    <w:rsid w:val="002E45C4"/>
    <w:rPr>
      <w:rFonts w:ascii="Tahoma" w:hAnsi="Tahoma" w:cs="Tahoma"/>
      <w:sz w:val="16"/>
      <w:szCs w:val="16"/>
    </w:rPr>
  </w:style>
  <w:style w:type="character" w:customStyle="1" w:styleId="BalloonTextChar">
    <w:name w:val="Balloon Text Char"/>
    <w:basedOn w:val="DefaultParagraphFont"/>
    <w:link w:val="BalloonText"/>
    <w:rsid w:val="002E45C4"/>
    <w:rPr>
      <w:rFonts w:ascii="Tahoma" w:hAnsi="Tahoma" w:cs="Tahoma"/>
      <w:sz w:val="16"/>
      <w:szCs w:val="16"/>
    </w:rPr>
  </w:style>
  <w:style w:type="paragraph" w:styleId="Caption">
    <w:name w:val="caption"/>
    <w:basedOn w:val="Normal"/>
    <w:next w:val="Normal"/>
    <w:link w:val="CaptionChar"/>
    <w:autoRedefine/>
    <w:qFormat/>
    <w:rsid w:val="00120216"/>
    <w:pPr>
      <w:jc w:val="center"/>
      <w:pPrChange w:id="0" w:author="Erin Richardson" w:date="2012-10-25T13:54:00Z">
        <w:pPr>
          <w:spacing w:after="120"/>
          <w:jc w:val="center"/>
        </w:pPr>
      </w:pPrChange>
    </w:pPr>
    <w:rPr>
      <w:b/>
      <w:bCs/>
      <w:szCs w:val="20"/>
      <w:rPrChange w:id="0" w:author="Erin Richardson" w:date="2012-10-25T13:54:00Z">
        <w:rPr>
          <w:rFonts w:ascii="Verdana" w:hAnsi="Verdana"/>
          <w:b/>
          <w:bCs/>
          <w:lang w:val="en-US" w:eastAsia="es-ES" w:bidi="ar-SA"/>
        </w:rPr>
      </w:rPrChange>
    </w:rPr>
  </w:style>
  <w:style w:type="paragraph" w:styleId="TableofFigures">
    <w:name w:val="table of figures"/>
    <w:basedOn w:val="Normal"/>
    <w:next w:val="Normal"/>
    <w:uiPriority w:val="99"/>
    <w:rsid w:val="00117169"/>
    <w:pPr>
      <w:spacing w:after="0"/>
    </w:pPr>
  </w:style>
  <w:style w:type="paragraph" w:styleId="List">
    <w:name w:val="List"/>
    <w:basedOn w:val="Normal"/>
    <w:rsid w:val="0013675D"/>
    <w:pPr>
      <w:ind w:left="283" w:hanging="283"/>
    </w:pPr>
  </w:style>
  <w:style w:type="paragraph" w:styleId="List2">
    <w:name w:val="List 2"/>
    <w:basedOn w:val="Normal"/>
    <w:rsid w:val="0013675D"/>
    <w:pPr>
      <w:ind w:left="566" w:hanging="283"/>
    </w:pPr>
  </w:style>
  <w:style w:type="paragraph" w:styleId="List3">
    <w:name w:val="List 3"/>
    <w:basedOn w:val="Normal"/>
    <w:rsid w:val="0013675D"/>
    <w:pPr>
      <w:ind w:left="849" w:hanging="283"/>
    </w:pPr>
  </w:style>
  <w:style w:type="paragraph" w:styleId="ListBullet">
    <w:name w:val="List Bullet"/>
    <w:basedOn w:val="Normal"/>
    <w:rsid w:val="0013675D"/>
    <w:pPr>
      <w:numPr>
        <w:numId w:val="2"/>
      </w:numPr>
    </w:pPr>
  </w:style>
  <w:style w:type="paragraph" w:styleId="ListBullet2">
    <w:name w:val="List Bullet 2"/>
    <w:basedOn w:val="Normal"/>
    <w:rsid w:val="0013675D"/>
    <w:pPr>
      <w:numPr>
        <w:numId w:val="3"/>
      </w:numPr>
    </w:pPr>
  </w:style>
  <w:style w:type="paragraph" w:styleId="ListBullet3">
    <w:name w:val="List Bullet 3"/>
    <w:basedOn w:val="Normal"/>
    <w:rsid w:val="0013675D"/>
    <w:pPr>
      <w:numPr>
        <w:numId w:val="4"/>
      </w:numPr>
    </w:pPr>
  </w:style>
  <w:style w:type="paragraph" w:styleId="ListContinue">
    <w:name w:val="List Continue"/>
    <w:basedOn w:val="Normal"/>
    <w:rsid w:val="0013675D"/>
    <w:pPr>
      <w:ind w:left="283"/>
    </w:pPr>
  </w:style>
  <w:style w:type="paragraph" w:styleId="ListContinue2">
    <w:name w:val="List Continue 2"/>
    <w:basedOn w:val="Normal"/>
    <w:rsid w:val="0013675D"/>
    <w:pPr>
      <w:ind w:left="566"/>
    </w:pPr>
  </w:style>
  <w:style w:type="paragraph" w:styleId="BodyText">
    <w:name w:val="Body Text"/>
    <w:basedOn w:val="Normal"/>
    <w:link w:val="BodyTextChar"/>
    <w:autoRedefine/>
    <w:rsid w:val="00045CD2"/>
    <w:pPr>
      <w:ind w:right="-710"/>
      <w:jc w:val="right"/>
    </w:pPr>
    <w:rPr>
      <w:b/>
      <w:color w:val="FFFFFF"/>
      <w:szCs w:val="20"/>
    </w:rPr>
  </w:style>
  <w:style w:type="paragraph" w:styleId="BodyTextIndent">
    <w:name w:val="Body Text Indent"/>
    <w:basedOn w:val="Normal"/>
    <w:rsid w:val="0013675D"/>
    <w:pPr>
      <w:ind w:left="283"/>
    </w:pPr>
  </w:style>
  <w:style w:type="paragraph" w:styleId="NormalIndent">
    <w:name w:val="Normal Indent"/>
    <w:basedOn w:val="Normal"/>
    <w:rsid w:val="0013675D"/>
    <w:pPr>
      <w:ind w:left="708"/>
    </w:pPr>
  </w:style>
  <w:style w:type="paragraph" w:styleId="BodyTextFirstIndent">
    <w:name w:val="Body Text First Indent"/>
    <w:basedOn w:val="BodyText"/>
    <w:rsid w:val="0013675D"/>
    <w:pPr>
      <w:ind w:firstLine="210"/>
    </w:pPr>
  </w:style>
  <w:style w:type="paragraph" w:styleId="BodyTextFirstIndent2">
    <w:name w:val="Body Text First Indent 2"/>
    <w:basedOn w:val="BodyTextIndent"/>
    <w:rsid w:val="0013675D"/>
    <w:pPr>
      <w:ind w:firstLine="210"/>
    </w:pPr>
  </w:style>
  <w:style w:type="paragraph" w:styleId="FootnoteText">
    <w:name w:val="footnote text"/>
    <w:basedOn w:val="Normal"/>
    <w:semiHidden/>
    <w:rsid w:val="004B1323"/>
    <w:rPr>
      <w:szCs w:val="20"/>
    </w:rPr>
  </w:style>
  <w:style w:type="character" w:styleId="FootnoteReference">
    <w:name w:val="footnote reference"/>
    <w:basedOn w:val="DefaultParagraphFont"/>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DefaultParagraphFont"/>
    <w:rsid w:val="001F480E"/>
  </w:style>
  <w:style w:type="character" w:customStyle="1" w:styleId="BodyTextChar">
    <w:name w:val="Body Text Char"/>
    <w:basedOn w:val="DefaultParagraphFont"/>
    <w:link w:val="BodyText"/>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NoList"/>
    <w:rsid w:val="003B51F4"/>
    <w:pPr>
      <w:numPr>
        <w:numId w:val="5"/>
      </w:numPr>
    </w:pPr>
  </w:style>
  <w:style w:type="table" w:styleId="LightShading-Accent2">
    <w:name w:val="Light Shading Accent 2"/>
    <w:basedOn w:val="Table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FollowedHyperlink">
    <w:name w:val="FollowedHyperlink"/>
    <w:basedOn w:val="DefaultParagraphFont"/>
    <w:rsid w:val="00B154F8"/>
    <w:rPr>
      <w:color w:val="800080"/>
      <w:u w:val="single"/>
    </w:rPr>
  </w:style>
  <w:style w:type="character" w:customStyle="1" w:styleId="CaptionChar">
    <w:name w:val="Caption Char"/>
    <w:basedOn w:val="DefaultParagraphFont"/>
    <w:link w:val="Caption"/>
    <w:rsid w:val="00120216"/>
    <w:rPr>
      <w:rFonts w:ascii="Verdana" w:hAnsi="Verdana"/>
      <w:b/>
      <w:bCs/>
      <w:lang w:eastAsia="es-ES"/>
    </w:rPr>
  </w:style>
  <w:style w:type="table" w:customStyle="1" w:styleId="plasticstyle">
    <w:name w:val="plasticstyle"/>
    <w:basedOn w:val="Table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Strong">
    <w:name w:val="Strong"/>
    <w:basedOn w:val="DefaultParagraphFont"/>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DefaultParagraphFont"/>
    <w:rsid w:val="00CB5E33"/>
    <w:rPr>
      <w:rFonts w:ascii="Verdana" w:hAnsi="Verdana"/>
      <w:sz w:val="24"/>
      <w:szCs w:val="24"/>
      <w:lang w:val="en-US" w:eastAsia="es-ES" w:bidi="ar-SA"/>
    </w:rPr>
  </w:style>
  <w:style w:type="character" w:customStyle="1" w:styleId="EpgrafeCar1">
    <w:name w:val="Epígrafe Car1"/>
    <w:basedOn w:val="DefaultParagraphFont"/>
    <w:rsid w:val="00CB5E33"/>
    <w:rPr>
      <w:rFonts w:ascii="Verdana" w:hAnsi="Verdana"/>
      <w:b/>
      <w:bCs/>
      <w:lang w:val="en-US" w:eastAsia="es-ES" w:bidi="ar-SA"/>
    </w:rPr>
  </w:style>
  <w:style w:type="character" w:customStyle="1" w:styleId="TextoindependienteCar3">
    <w:name w:val="Texto independiente Car3"/>
    <w:basedOn w:val="DefaultParagraphFont"/>
    <w:rsid w:val="005B365A"/>
    <w:rPr>
      <w:rFonts w:ascii="Verdana" w:hAnsi="Verdana"/>
      <w:sz w:val="24"/>
      <w:szCs w:val="24"/>
      <w:lang w:val="en-US" w:eastAsia="es-ES" w:bidi="ar-SA"/>
    </w:rPr>
  </w:style>
  <w:style w:type="character" w:customStyle="1" w:styleId="TextoindependienteCar2">
    <w:name w:val="Texto independiente Car2"/>
    <w:basedOn w:val="DefaultParagraphFont"/>
    <w:rsid w:val="001121F0"/>
    <w:rPr>
      <w:rFonts w:ascii="Verdana" w:hAnsi="Verdana"/>
      <w:sz w:val="24"/>
      <w:szCs w:val="24"/>
      <w:lang w:val="en-US" w:eastAsia="es-ES" w:bidi="ar-SA"/>
    </w:rPr>
  </w:style>
  <w:style w:type="character" w:styleId="LineNumber">
    <w:name w:val="line number"/>
    <w:basedOn w:val="DefaultParagraphFont"/>
    <w:rsid w:val="00ED3802"/>
  </w:style>
  <w:style w:type="character" w:styleId="PageNumber">
    <w:name w:val="page number"/>
    <w:basedOn w:val="DefaultParagraphFont"/>
    <w:rsid w:val="00ED3802"/>
  </w:style>
  <w:style w:type="character" w:customStyle="1" w:styleId="EpgrafeCar">
    <w:name w:val="Epígrafe Car"/>
    <w:basedOn w:val="DefaultParagraphFont"/>
    <w:locked/>
    <w:rsid w:val="003E5BA3"/>
    <w:rPr>
      <w:rFonts w:ascii="Verdana" w:hAnsi="Verdana"/>
      <w:b/>
      <w:bCs/>
      <w:lang w:bidi="ar-SA"/>
    </w:rPr>
  </w:style>
  <w:style w:type="character" w:customStyle="1" w:styleId="TextoindependienteCar4">
    <w:name w:val="Texto independiente Car4"/>
    <w:basedOn w:val="DefaultParagraphFont"/>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Heading4Char">
    <w:name w:val="Heading 4 Char"/>
    <w:basedOn w:val="DefaultParagraphFont"/>
    <w:link w:val="Heading4"/>
    <w:rsid w:val="002B7998"/>
    <w:rPr>
      <w:rFonts w:ascii="Calibri" w:hAnsi="Calibri"/>
      <w:b/>
      <w:bCs/>
      <w:sz w:val="26"/>
      <w:szCs w:val="28"/>
      <w:lang w:val="en-US"/>
    </w:rPr>
  </w:style>
  <w:style w:type="character" w:customStyle="1" w:styleId="codeCar">
    <w:name w:val="code Car"/>
    <w:basedOn w:val="DefaultParagraphFont"/>
    <w:link w:val="code"/>
    <w:rsid w:val="00045CD2"/>
    <w:rPr>
      <w:rFonts w:ascii="Courier New" w:hAnsi="Courier New" w:cs="Courier New"/>
      <w:szCs w:val="24"/>
      <w:shd w:val="clear" w:color="auto" w:fill="F2F2F2"/>
    </w:rPr>
  </w:style>
  <w:style w:type="character" w:customStyle="1" w:styleId="Heading2Char">
    <w:name w:val="Heading 2 Char"/>
    <w:basedOn w:val="DefaultParagraphFont"/>
    <w:link w:val="Heading2"/>
    <w:rsid w:val="00CB01B0"/>
    <w:rPr>
      <w:rFonts w:ascii="Arial" w:hAnsi="Arial" w:cs="Arial"/>
      <w:b/>
      <w:bCs/>
      <w:iCs/>
      <w:color w:val="595959"/>
      <w:sz w:val="28"/>
      <w:szCs w:val="28"/>
      <w:lang w:val="es-ES" w:eastAsia="es-ES"/>
    </w:rPr>
  </w:style>
  <w:style w:type="character" w:styleId="Emphasis">
    <w:name w:val="Emphasis"/>
    <w:basedOn w:val="DefaultParagraphFont"/>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CommentReference">
    <w:name w:val="annotation reference"/>
    <w:basedOn w:val="DefaultParagraphFont"/>
    <w:rsid w:val="0027155B"/>
    <w:rPr>
      <w:sz w:val="16"/>
      <w:szCs w:val="16"/>
    </w:rPr>
  </w:style>
  <w:style w:type="paragraph" w:styleId="CommentText">
    <w:name w:val="annotation text"/>
    <w:basedOn w:val="Normal"/>
    <w:link w:val="CommentTextChar"/>
    <w:rsid w:val="0027155B"/>
    <w:rPr>
      <w:szCs w:val="20"/>
    </w:rPr>
  </w:style>
  <w:style w:type="character" w:customStyle="1" w:styleId="CommentTextChar">
    <w:name w:val="Comment Text Char"/>
    <w:basedOn w:val="DefaultParagraphFont"/>
    <w:link w:val="CommentText"/>
    <w:rsid w:val="0027155B"/>
    <w:rPr>
      <w:rFonts w:ascii="Verdana" w:hAnsi="Verdana"/>
      <w:lang w:val="en-US"/>
    </w:rPr>
  </w:style>
  <w:style w:type="paragraph" w:styleId="CommentSubject">
    <w:name w:val="annotation subject"/>
    <w:basedOn w:val="CommentText"/>
    <w:next w:val="CommentText"/>
    <w:link w:val="CommentSubjectChar"/>
    <w:rsid w:val="0027155B"/>
    <w:rPr>
      <w:b/>
      <w:bCs/>
    </w:rPr>
  </w:style>
  <w:style w:type="character" w:customStyle="1" w:styleId="CommentSubjectChar">
    <w:name w:val="Comment Subject Char"/>
    <w:basedOn w:val="CommentTextChar"/>
    <w:link w:val="CommentSubject"/>
    <w:rsid w:val="0027155B"/>
    <w:rPr>
      <w:rFonts w:ascii="Verdana" w:hAnsi="Verdana"/>
      <w:b/>
      <w:bCs/>
      <w:lang w:val="en-US"/>
    </w:rPr>
  </w:style>
  <w:style w:type="paragraph" w:styleId="DocumentMap">
    <w:name w:val="Document Map"/>
    <w:basedOn w:val="Normal"/>
    <w:link w:val="DocumentMapChar"/>
    <w:rsid w:val="007F4756"/>
    <w:rPr>
      <w:rFonts w:ascii="Tahoma" w:hAnsi="Tahoma" w:cs="Tahoma"/>
      <w:sz w:val="16"/>
      <w:szCs w:val="16"/>
    </w:rPr>
  </w:style>
  <w:style w:type="character" w:customStyle="1" w:styleId="DocumentMapChar">
    <w:name w:val="Document Map Char"/>
    <w:basedOn w:val="DefaultParagraphFont"/>
    <w:link w:val="DocumentMap"/>
    <w:rsid w:val="007F4756"/>
    <w:rPr>
      <w:rFonts w:ascii="Tahoma" w:hAnsi="Tahoma" w:cs="Tahoma"/>
      <w:sz w:val="16"/>
      <w:szCs w:val="16"/>
      <w:lang w:val="en-US"/>
    </w:rPr>
  </w:style>
  <w:style w:type="paragraph" w:styleId="ListParagraph">
    <w:name w:val="List Paragraph"/>
    <w:basedOn w:val="Normal"/>
    <w:uiPriority w:val="34"/>
    <w:qFormat/>
    <w:rsid w:val="00B366CE"/>
    <w:pPr>
      <w:ind w:left="720"/>
      <w:contextualSpacing/>
    </w:pPr>
  </w:style>
  <w:style w:type="paragraph" w:styleId="Revision">
    <w:name w:val="Revision"/>
    <w:hidden/>
    <w:uiPriority w:val="99"/>
    <w:semiHidden/>
    <w:rsid w:val="00AC7F7F"/>
    <w:rPr>
      <w:rFonts w:ascii="Verdana" w:hAnsi="Verdana"/>
      <w:szCs w:val="24"/>
      <w:lang w:eastAsia="es-ES"/>
    </w:rPr>
  </w:style>
  <w:style w:type="table" w:styleId="TableClassic1">
    <w:name w:val="Table Classic 1"/>
    <w:basedOn w:val="Table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3Deffects1">
    <w:name w:val="Table 3D effects 1"/>
    <w:basedOn w:val="Table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eastAsia="es-ES"/>
    </w:rPr>
  </w:style>
  <w:style w:type="paragraph" w:styleId="Heading1">
    <w:name w:val="heading 1"/>
    <w:basedOn w:val="Normal"/>
    <w:next w:val="Normal"/>
    <w:qFormat/>
    <w:rsid w:val="00CB01B0"/>
    <w:pPr>
      <w:keepNext/>
      <w:pageBreakBefore/>
      <w:numPr>
        <w:numId w:val="1"/>
      </w:numPr>
      <w:spacing w:before="2040" w:after="3840"/>
      <w:jc w:val="right"/>
      <w:outlineLvl w:val="0"/>
    </w:pPr>
    <w:rPr>
      <w:rFonts w:ascii="Myriad Pro" w:hAnsi="Myriad Pro" w:cs="Arial"/>
      <w:bCs/>
      <w:color w:val="F47320"/>
      <w:kern w:val="32"/>
      <w:sz w:val="56"/>
      <w:szCs w:val="32"/>
      <w:lang w:val="es-ES"/>
    </w:rPr>
  </w:style>
  <w:style w:type="paragraph" w:styleId="Heading2">
    <w:name w:val="heading 2"/>
    <w:basedOn w:val="Normal"/>
    <w:next w:val="Normal"/>
    <w:link w:val="Heading2Char"/>
    <w:qFormat/>
    <w:rsid w:val="00CB01B0"/>
    <w:pPr>
      <w:keepNext/>
      <w:numPr>
        <w:ilvl w:val="1"/>
        <w:numId w:val="1"/>
      </w:numPr>
      <w:spacing w:before="600" w:after="240"/>
      <w:outlineLvl w:val="1"/>
    </w:pPr>
    <w:rPr>
      <w:rFonts w:ascii="Arial" w:hAnsi="Arial" w:cs="Arial"/>
      <w:b/>
      <w:bCs/>
      <w:iCs/>
      <w:color w:val="595959"/>
      <w:sz w:val="28"/>
      <w:szCs w:val="28"/>
      <w:lang w:val="es-ES"/>
    </w:rPr>
  </w:style>
  <w:style w:type="paragraph" w:styleId="Heading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Heading4">
    <w:name w:val="heading 4"/>
    <w:basedOn w:val="Normal"/>
    <w:next w:val="Normal"/>
    <w:link w:val="Heading4Char"/>
    <w:qFormat/>
    <w:rsid w:val="002B7998"/>
    <w:pPr>
      <w:keepNext/>
      <w:numPr>
        <w:ilvl w:val="3"/>
        <w:numId w:val="1"/>
      </w:numPr>
      <w:spacing w:before="240" w:after="60"/>
      <w:outlineLvl w:val="3"/>
    </w:pPr>
    <w:rPr>
      <w:rFonts w:ascii="Calibri" w:hAnsi="Calibri"/>
      <w:b/>
      <w:bCs/>
      <w:sz w:val="26"/>
      <w:szCs w:val="28"/>
    </w:rPr>
  </w:style>
  <w:style w:type="paragraph" w:styleId="Heading5">
    <w:name w:val="heading 5"/>
    <w:basedOn w:val="Normal"/>
    <w:next w:val="Normal"/>
    <w:qFormat/>
    <w:rsid w:val="005B365A"/>
    <w:pPr>
      <w:numPr>
        <w:ilvl w:val="4"/>
        <w:numId w:val="1"/>
      </w:numPr>
      <w:spacing w:before="240" w:after="60"/>
      <w:outlineLvl w:val="4"/>
    </w:pPr>
    <w:rPr>
      <w:rFonts w:ascii="Times New Roman" w:hAnsi="Times New Roman"/>
      <w:b/>
      <w:bCs/>
      <w:i/>
      <w:iCs/>
      <w:sz w:val="26"/>
      <w:szCs w:val="26"/>
      <w:lang w:val="es-ES"/>
    </w:rPr>
  </w:style>
  <w:style w:type="paragraph" w:styleId="Heading6">
    <w:name w:val="heading 6"/>
    <w:basedOn w:val="Normal"/>
    <w:next w:val="Normal"/>
    <w:qFormat/>
    <w:rsid w:val="0013675D"/>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13675D"/>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5B365A"/>
    <w:pPr>
      <w:numPr>
        <w:ilvl w:val="7"/>
        <w:numId w:val="1"/>
      </w:numPr>
      <w:spacing w:before="240" w:after="60"/>
      <w:outlineLvl w:val="7"/>
    </w:pPr>
    <w:rPr>
      <w:rFonts w:ascii="Times New Roman" w:hAnsi="Times New Roman"/>
      <w:i/>
      <w:iCs/>
      <w:sz w:val="24"/>
      <w:lang w:val="es-ES"/>
    </w:rPr>
  </w:style>
  <w:style w:type="paragraph" w:styleId="Heading9">
    <w:name w:val="heading 9"/>
    <w:basedOn w:val="Normal"/>
    <w:next w:val="Normal"/>
    <w:qFormat/>
    <w:rsid w:val="005B365A"/>
    <w:pPr>
      <w:numPr>
        <w:ilvl w:val="8"/>
        <w:numId w:val="1"/>
      </w:numPr>
      <w:spacing w:before="240" w:after="60"/>
      <w:outlineLvl w:val="8"/>
    </w:pPr>
    <w:rPr>
      <w:rFonts w:ascii="Arial" w:hAnsi="Arial" w:cs="Arial"/>
      <w:sz w:val="22"/>
      <w:szCs w:val="22"/>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2812F3"/>
    <w:pPr>
      <w:widowControl w:val="0"/>
      <w:jc w:val="center"/>
    </w:pPr>
    <w:rPr>
      <w:rFonts w:ascii="Arial" w:hAnsi="Arial"/>
      <w:b/>
      <w:sz w:val="36"/>
      <w:szCs w:val="20"/>
      <w:lang w:eastAsia="en-US"/>
    </w:rPr>
  </w:style>
  <w:style w:type="paragraph" w:styleId="Header">
    <w:name w:val="header"/>
    <w:basedOn w:val="Normal"/>
    <w:rsid w:val="002812F3"/>
    <w:pPr>
      <w:tabs>
        <w:tab w:val="center" w:pos="4252"/>
        <w:tab w:val="right" w:pos="8504"/>
      </w:tabs>
    </w:pPr>
  </w:style>
  <w:style w:type="paragraph" w:styleId="Footer">
    <w:name w:val="footer"/>
    <w:basedOn w:val="Normal"/>
    <w:rsid w:val="002812F3"/>
    <w:pPr>
      <w:tabs>
        <w:tab w:val="center" w:pos="4252"/>
        <w:tab w:val="right" w:pos="8504"/>
      </w:tabs>
    </w:pPr>
  </w:style>
  <w:style w:type="paragraph" w:styleId="TOC1">
    <w:name w:val="toc 1"/>
    <w:basedOn w:val="Normal"/>
    <w:next w:val="Normal"/>
    <w:uiPriority w:val="39"/>
    <w:qFormat/>
    <w:rsid w:val="00C63D00"/>
    <w:pPr>
      <w:tabs>
        <w:tab w:val="left" w:pos="426"/>
        <w:tab w:val="right" w:leader="dot" w:pos="8222"/>
      </w:tabs>
      <w:spacing w:before="120" w:after="0"/>
    </w:pPr>
    <w:rPr>
      <w:b/>
      <w:bCs/>
      <w:szCs w:val="20"/>
    </w:rPr>
  </w:style>
  <w:style w:type="character" w:styleId="Hyperlink">
    <w:name w:val="Hyperlink"/>
    <w:basedOn w:val="DefaultParagraphFont"/>
    <w:uiPriority w:val="99"/>
    <w:rsid w:val="002812F3"/>
    <w:rPr>
      <w:color w:val="0000FF"/>
      <w:u w:val="single"/>
    </w:rPr>
  </w:style>
  <w:style w:type="paragraph" w:styleId="TOC3">
    <w:name w:val="toc 3"/>
    <w:basedOn w:val="TOC1"/>
    <w:next w:val="Normal"/>
    <w:uiPriority w:val="39"/>
    <w:qFormat/>
    <w:rsid w:val="00C63D00"/>
    <w:pPr>
      <w:tabs>
        <w:tab w:val="left" w:pos="851"/>
        <w:tab w:val="left" w:pos="1276"/>
      </w:tabs>
      <w:spacing w:before="0"/>
      <w:ind w:left="482"/>
    </w:pPr>
    <w:rPr>
      <w:b w:val="0"/>
      <w:iCs/>
    </w:rPr>
  </w:style>
  <w:style w:type="paragraph" w:styleId="TOC2">
    <w:name w:val="toc 2"/>
    <w:basedOn w:val="TOC1"/>
    <w:next w:val="Normal"/>
    <w:uiPriority w:val="39"/>
    <w:qFormat/>
    <w:rsid w:val="00C63D00"/>
    <w:pPr>
      <w:tabs>
        <w:tab w:val="left" w:pos="851"/>
      </w:tabs>
      <w:spacing w:before="0"/>
      <w:ind w:left="238"/>
    </w:pPr>
    <w:rPr>
      <w:b w:val="0"/>
      <w:noProof/>
      <w:lang w:val="es-ES"/>
    </w:rPr>
  </w:style>
  <w:style w:type="paragraph" w:styleId="TOC4">
    <w:name w:val="toc 4"/>
    <w:basedOn w:val="Normal"/>
    <w:next w:val="Normal"/>
    <w:autoRedefine/>
    <w:uiPriority w:val="39"/>
    <w:qFormat/>
    <w:rsid w:val="002812F3"/>
    <w:pPr>
      <w:ind w:left="720"/>
    </w:pPr>
    <w:rPr>
      <w:sz w:val="18"/>
      <w:szCs w:val="18"/>
    </w:rPr>
  </w:style>
  <w:style w:type="paragraph" w:styleId="TOC5">
    <w:name w:val="toc 5"/>
    <w:basedOn w:val="Normal"/>
    <w:next w:val="Normal"/>
    <w:autoRedefine/>
    <w:uiPriority w:val="39"/>
    <w:qFormat/>
    <w:rsid w:val="002812F3"/>
    <w:pPr>
      <w:ind w:left="960"/>
    </w:pPr>
    <w:rPr>
      <w:sz w:val="18"/>
      <w:szCs w:val="18"/>
    </w:rPr>
  </w:style>
  <w:style w:type="paragraph" w:styleId="TOC6">
    <w:name w:val="toc 6"/>
    <w:basedOn w:val="Normal"/>
    <w:next w:val="Normal"/>
    <w:autoRedefine/>
    <w:uiPriority w:val="39"/>
    <w:qFormat/>
    <w:rsid w:val="002812F3"/>
    <w:pPr>
      <w:ind w:left="1200"/>
    </w:pPr>
    <w:rPr>
      <w:sz w:val="18"/>
      <w:szCs w:val="18"/>
    </w:rPr>
  </w:style>
  <w:style w:type="paragraph" w:styleId="TOC7">
    <w:name w:val="toc 7"/>
    <w:basedOn w:val="Normal"/>
    <w:next w:val="Normal"/>
    <w:autoRedefine/>
    <w:uiPriority w:val="39"/>
    <w:qFormat/>
    <w:rsid w:val="002812F3"/>
    <w:pPr>
      <w:ind w:left="1440"/>
    </w:pPr>
    <w:rPr>
      <w:sz w:val="18"/>
      <w:szCs w:val="18"/>
    </w:rPr>
  </w:style>
  <w:style w:type="paragraph" w:styleId="TOC8">
    <w:name w:val="toc 8"/>
    <w:basedOn w:val="Normal"/>
    <w:next w:val="Normal"/>
    <w:autoRedefine/>
    <w:uiPriority w:val="39"/>
    <w:qFormat/>
    <w:rsid w:val="002812F3"/>
    <w:pPr>
      <w:ind w:left="1680"/>
    </w:pPr>
    <w:rPr>
      <w:sz w:val="18"/>
      <w:szCs w:val="18"/>
    </w:rPr>
  </w:style>
  <w:style w:type="paragraph" w:styleId="TOC9">
    <w:name w:val="toc 9"/>
    <w:basedOn w:val="Normal"/>
    <w:next w:val="Normal"/>
    <w:autoRedefine/>
    <w:uiPriority w:val="39"/>
    <w:qFormat/>
    <w:rsid w:val="002812F3"/>
    <w:pPr>
      <w:ind w:left="1920"/>
    </w:pPr>
    <w:rPr>
      <w:sz w:val="18"/>
      <w:szCs w:val="18"/>
    </w:rPr>
  </w:style>
  <w:style w:type="table" w:styleId="TableGrid">
    <w:name w:val="Table Grid"/>
    <w:basedOn w:val="Table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Heading3"/>
    <w:autoRedefine/>
    <w:rsid w:val="00DB41D6"/>
    <w:pPr>
      <w:keepNext/>
      <w:numPr>
        <w:ilvl w:val="0"/>
        <w:numId w:val="0"/>
      </w:numPr>
      <w:tabs>
        <w:tab w:val="num" w:pos="0"/>
      </w:tabs>
      <w:spacing w:after="60"/>
      <w:jc w:val="left"/>
    </w:pPr>
    <w:rPr>
      <w:lang w:val="en-US"/>
    </w:rPr>
  </w:style>
  <w:style w:type="paragraph" w:styleId="BalloonText">
    <w:name w:val="Balloon Text"/>
    <w:basedOn w:val="Normal"/>
    <w:link w:val="BalloonTextChar"/>
    <w:rsid w:val="002E45C4"/>
    <w:rPr>
      <w:rFonts w:ascii="Tahoma" w:hAnsi="Tahoma" w:cs="Tahoma"/>
      <w:sz w:val="16"/>
      <w:szCs w:val="16"/>
    </w:rPr>
  </w:style>
  <w:style w:type="character" w:customStyle="1" w:styleId="BalloonTextChar">
    <w:name w:val="Balloon Text Char"/>
    <w:basedOn w:val="DefaultParagraphFont"/>
    <w:link w:val="BalloonText"/>
    <w:rsid w:val="002E45C4"/>
    <w:rPr>
      <w:rFonts w:ascii="Tahoma" w:hAnsi="Tahoma" w:cs="Tahoma"/>
      <w:sz w:val="16"/>
      <w:szCs w:val="16"/>
    </w:rPr>
  </w:style>
  <w:style w:type="paragraph" w:styleId="Caption">
    <w:name w:val="caption"/>
    <w:basedOn w:val="Normal"/>
    <w:next w:val="Normal"/>
    <w:link w:val="CaptionChar"/>
    <w:autoRedefine/>
    <w:qFormat/>
    <w:rsid w:val="00120216"/>
    <w:pPr>
      <w:jc w:val="center"/>
      <w:pPrChange w:id="1" w:author="Erin Richardson" w:date="2012-10-25T13:54:00Z">
        <w:pPr>
          <w:spacing w:after="120"/>
          <w:jc w:val="center"/>
        </w:pPr>
      </w:pPrChange>
    </w:pPr>
    <w:rPr>
      <w:b/>
      <w:bCs/>
      <w:szCs w:val="20"/>
      <w:rPrChange w:id="1" w:author="Erin Richardson" w:date="2012-10-25T13:54:00Z">
        <w:rPr>
          <w:rFonts w:ascii="Verdana" w:hAnsi="Verdana"/>
          <w:b/>
          <w:bCs/>
          <w:lang w:val="en-US" w:eastAsia="es-ES" w:bidi="ar-SA"/>
        </w:rPr>
      </w:rPrChange>
    </w:rPr>
  </w:style>
  <w:style w:type="paragraph" w:styleId="TableofFigures">
    <w:name w:val="table of figures"/>
    <w:basedOn w:val="Normal"/>
    <w:next w:val="Normal"/>
    <w:uiPriority w:val="99"/>
    <w:rsid w:val="00117169"/>
    <w:pPr>
      <w:spacing w:after="0"/>
    </w:pPr>
  </w:style>
  <w:style w:type="paragraph" w:styleId="List">
    <w:name w:val="List"/>
    <w:basedOn w:val="Normal"/>
    <w:rsid w:val="0013675D"/>
    <w:pPr>
      <w:ind w:left="283" w:hanging="283"/>
    </w:pPr>
  </w:style>
  <w:style w:type="paragraph" w:styleId="List2">
    <w:name w:val="List 2"/>
    <w:basedOn w:val="Normal"/>
    <w:rsid w:val="0013675D"/>
    <w:pPr>
      <w:ind w:left="566" w:hanging="283"/>
    </w:pPr>
  </w:style>
  <w:style w:type="paragraph" w:styleId="List3">
    <w:name w:val="List 3"/>
    <w:basedOn w:val="Normal"/>
    <w:rsid w:val="0013675D"/>
    <w:pPr>
      <w:ind w:left="849" w:hanging="283"/>
    </w:pPr>
  </w:style>
  <w:style w:type="paragraph" w:styleId="ListBullet">
    <w:name w:val="List Bullet"/>
    <w:basedOn w:val="Normal"/>
    <w:rsid w:val="0013675D"/>
    <w:pPr>
      <w:numPr>
        <w:numId w:val="2"/>
      </w:numPr>
    </w:pPr>
  </w:style>
  <w:style w:type="paragraph" w:styleId="ListBullet2">
    <w:name w:val="List Bullet 2"/>
    <w:basedOn w:val="Normal"/>
    <w:rsid w:val="0013675D"/>
    <w:pPr>
      <w:numPr>
        <w:numId w:val="3"/>
      </w:numPr>
    </w:pPr>
  </w:style>
  <w:style w:type="paragraph" w:styleId="ListBullet3">
    <w:name w:val="List Bullet 3"/>
    <w:basedOn w:val="Normal"/>
    <w:rsid w:val="0013675D"/>
    <w:pPr>
      <w:numPr>
        <w:numId w:val="4"/>
      </w:numPr>
    </w:pPr>
  </w:style>
  <w:style w:type="paragraph" w:styleId="ListContinue">
    <w:name w:val="List Continue"/>
    <w:basedOn w:val="Normal"/>
    <w:rsid w:val="0013675D"/>
    <w:pPr>
      <w:ind w:left="283"/>
    </w:pPr>
  </w:style>
  <w:style w:type="paragraph" w:styleId="ListContinue2">
    <w:name w:val="List Continue 2"/>
    <w:basedOn w:val="Normal"/>
    <w:rsid w:val="0013675D"/>
    <w:pPr>
      <w:ind w:left="566"/>
    </w:pPr>
  </w:style>
  <w:style w:type="paragraph" w:styleId="BodyText">
    <w:name w:val="Body Text"/>
    <w:basedOn w:val="Normal"/>
    <w:link w:val="BodyTextChar"/>
    <w:autoRedefine/>
    <w:rsid w:val="00045CD2"/>
    <w:pPr>
      <w:ind w:right="-710"/>
      <w:jc w:val="right"/>
    </w:pPr>
    <w:rPr>
      <w:b/>
      <w:color w:val="FFFFFF"/>
      <w:szCs w:val="20"/>
    </w:rPr>
  </w:style>
  <w:style w:type="paragraph" w:styleId="BodyTextIndent">
    <w:name w:val="Body Text Indent"/>
    <w:basedOn w:val="Normal"/>
    <w:rsid w:val="0013675D"/>
    <w:pPr>
      <w:ind w:left="283"/>
    </w:pPr>
  </w:style>
  <w:style w:type="paragraph" w:styleId="NormalIndent">
    <w:name w:val="Normal Indent"/>
    <w:basedOn w:val="Normal"/>
    <w:rsid w:val="0013675D"/>
    <w:pPr>
      <w:ind w:left="708"/>
    </w:pPr>
  </w:style>
  <w:style w:type="paragraph" w:styleId="BodyTextFirstIndent">
    <w:name w:val="Body Text First Indent"/>
    <w:basedOn w:val="BodyText"/>
    <w:rsid w:val="0013675D"/>
    <w:pPr>
      <w:ind w:firstLine="210"/>
    </w:pPr>
  </w:style>
  <w:style w:type="paragraph" w:styleId="BodyTextFirstIndent2">
    <w:name w:val="Body Text First Indent 2"/>
    <w:basedOn w:val="BodyTextIndent"/>
    <w:rsid w:val="0013675D"/>
    <w:pPr>
      <w:ind w:firstLine="210"/>
    </w:pPr>
  </w:style>
  <w:style w:type="paragraph" w:styleId="FootnoteText">
    <w:name w:val="footnote text"/>
    <w:basedOn w:val="Normal"/>
    <w:semiHidden/>
    <w:rsid w:val="004B1323"/>
    <w:rPr>
      <w:szCs w:val="20"/>
    </w:rPr>
  </w:style>
  <w:style w:type="character" w:styleId="FootnoteReference">
    <w:name w:val="footnote reference"/>
    <w:basedOn w:val="DefaultParagraphFont"/>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DefaultParagraphFont"/>
    <w:rsid w:val="001F480E"/>
  </w:style>
  <w:style w:type="character" w:customStyle="1" w:styleId="BodyTextChar">
    <w:name w:val="Body Text Char"/>
    <w:basedOn w:val="DefaultParagraphFont"/>
    <w:link w:val="BodyText"/>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NoList"/>
    <w:rsid w:val="003B51F4"/>
    <w:pPr>
      <w:numPr>
        <w:numId w:val="5"/>
      </w:numPr>
    </w:pPr>
  </w:style>
  <w:style w:type="table" w:styleId="LightShading-Accent2">
    <w:name w:val="Light Shading Accent 2"/>
    <w:basedOn w:val="Table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2">
    <w:name w:val="Medium List 1 Accent 2"/>
    <w:basedOn w:val="Table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FollowedHyperlink">
    <w:name w:val="FollowedHyperlink"/>
    <w:basedOn w:val="DefaultParagraphFont"/>
    <w:rsid w:val="00B154F8"/>
    <w:rPr>
      <w:color w:val="800080"/>
      <w:u w:val="single"/>
    </w:rPr>
  </w:style>
  <w:style w:type="character" w:customStyle="1" w:styleId="CaptionChar">
    <w:name w:val="Caption Char"/>
    <w:basedOn w:val="DefaultParagraphFont"/>
    <w:link w:val="Caption"/>
    <w:rsid w:val="00120216"/>
    <w:rPr>
      <w:rFonts w:ascii="Verdana" w:hAnsi="Verdana"/>
      <w:b/>
      <w:bCs/>
      <w:lang w:eastAsia="es-ES"/>
    </w:rPr>
  </w:style>
  <w:style w:type="table" w:customStyle="1" w:styleId="plasticstyle">
    <w:name w:val="plasticstyle"/>
    <w:basedOn w:val="Table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Strong">
    <w:name w:val="Strong"/>
    <w:basedOn w:val="DefaultParagraphFont"/>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DefaultParagraphFont"/>
    <w:rsid w:val="00CB5E33"/>
    <w:rPr>
      <w:rFonts w:ascii="Verdana" w:hAnsi="Verdana"/>
      <w:sz w:val="24"/>
      <w:szCs w:val="24"/>
      <w:lang w:val="en-US" w:eastAsia="es-ES" w:bidi="ar-SA"/>
    </w:rPr>
  </w:style>
  <w:style w:type="character" w:customStyle="1" w:styleId="EpgrafeCar1">
    <w:name w:val="Epígrafe Car1"/>
    <w:basedOn w:val="DefaultParagraphFont"/>
    <w:rsid w:val="00CB5E33"/>
    <w:rPr>
      <w:rFonts w:ascii="Verdana" w:hAnsi="Verdana"/>
      <w:b/>
      <w:bCs/>
      <w:lang w:val="en-US" w:eastAsia="es-ES" w:bidi="ar-SA"/>
    </w:rPr>
  </w:style>
  <w:style w:type="character" w:customStyle="1" w:styleId="TextoindependienteCar3">
    <w:name w:val="Texto independiente Car3"/>
    <w:basedOn w:val="DefaultParagraphFont"/>
    <w:rsid w:val="005B365A"/>
    <w:rPr>
      <w:rFonts w:ascii="Verdana" w:hAnsi="Verdana"/>
      <w:sz w:val="24"/>
      <w:szCs w:val="24"/>
      <w:lang w:val="en-US" w:eastAsia="es-ES" w:bidi="ar-SA"/>
    </w:rPr>
  </w:style>
  <w:style w:type="character" w:customStyle="1" w:styleId="TextoindependienteCar2">
    <w:name w:val="Texto independiente Car2"/>
    <w:basedOn w:val="DefaultParagraphFont"/>
    <w:rsid w:val="001121F0"/>
    <w:rPr>
      <w:rFonts w:ascii="Verdana" w:hAnsi="Verdana"/>
      <w:sz w:val="24"/>
      <w:szCs w:val="24"/>
      <w:lang w:val="en-US" w:eastAsia="es-ES" w:bidi="ar-SA"/>
    </w:rPr>
  </w:style>
  <w:style w:type="character" w:styleId="LineNumber">
    <w:name w:val="line number"/>
    <w:basedOn w:val="DefaultParagraphFont"/>
    <w:rsid w:val="00ED3802"/>
  </w:style>
  <w:style w:type="character" w:styleId="PageNumber">
    <w:name w:val="page number"/>
    <w:basedOn w:val="DefaultParagraphFont"/>
    <w:rsid w:val="00ED3802"/>
  </w:style>
  <w:style w:type="character" w:customStyle="1" w:styleId="EpgrafeCar">
    <w:name w:val="Epígrafe Car"/>
    <w:basedOn w:val="DefaultParagraphFont"/>
    <w:locked/>
    <w:rsid w:val="003E5BA3"/>
    <w:rPr>
      <w:rFonts w:ascii="Verdana" w:hAnsi="Verdana"/>
      <w:b/>
      <w:bCs/>
      <w:lang w:bidi="ar-SA"/>
    </w:rPr>
  </w:style>
  <w:style w:type="character" w:customStyle="1" w:styleId="TextoindependienteCar4">
    <w:name w:val="Texto independiente Car4"/>
    <w:basedOn w:val="DefaultParagraphFont"/>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Heading4Char">
    <w:name w:val="Heading 4 Char"/>
    <w:basedOn w:val="DefaultParagraphFont"/>
    <w:link w:val="Heading4"/>
    <w:rsid w:val="002B7998"/>
    <w:rPr>
      <w:rFonts w:ascii="Calibri" w:hAnsi="Calibri"/>
      <w:b/>
      <w:bCs/>
      <w:sz w:val="26"/>
      <w:szCs w:val="28"/>
      <w:lang w:val="en-US"/>
    </w:rPr>
  </w:style>
  <w:style w:type="character" w:customStyle="1" w:styleId="codeCar">
    <w:name w:val="code Car"/>
    <w:basedOn w:val="DefaultParagraphFont"/>
    <w:link w:val="code"/>
    <w:rsid w:val="00045CD2"/>
    <w:rPr>
      <w:rFonts w:ascii="Courier New" w:hAnsi="Courier New" w:cs="Courier New"/>
      <w:szCs w:val="24"/>
      <w:shd w:val="clear" w:color="auto" w:fill="F2F2F2"/>
    </w:rPr>
  </w:style>
  <w:style w:type="character" w:customStyle="1" w:styleId="Heading2Char">
    <w:name w:val="Heading 2 Char"/>
    <w:basedOn w:val="DefaultParagraphFont"/>
    <w:link w:val="Heading2"/>
    <w:rsid w:val="00CB01B0"/>
    <w:rPr>
      <w:rFonts w:ascii="Arial" w:hAnsi="Arial" w:cs="Arial"/>
      <w:b/>
      <w:bCs/>
      <w:iCs/>
      <w:color w:val="595959"/>
      <w:sz w:val="28"/>
      <w:szCs w:val="28"/>
      <w:lang w:val="es-ES" w:eastAsia="es-ES"/>
    </w:rPr>
  </w:style>
  <w:style w:type="character" w:styleId="Emphasis">
    <w:name w:val="Emphasis"/>
    <w:basedOn w:val="DefaultParagraphFont"/>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cs="Courier New"/>
      <w:szCs w:val="24"/>
      <w:shd w:val="clear" w:color="auto" w:fill="FFE5E5"/>
    </w:rPr>
  </w:style>
  <w:style w:type="paragraph" w:customStyle="1" w:styleId="puntosdelalista">
    <w:name w:val="puntos de la lista"/>
    <w:basedOn w:val="Normal"/>
    <w:rsid w:val="00B376F7"/>
    <w:pPr>
      <w:numPr>
        <w:numId w:val="20"/>
      </w:numPr>
    </w:pPr>
  </w:style>
  <w:style w:type="character" w:styleId="CommentReference">
    <w:name w:val="annotation reference"/>
    <w:basedOn w:val="DefaultParagraphFont"/>
    <w:rsid w:val="0027155B"/>
    <w:rPr>
      <w:sz w:val="16"/>
      <w:szCs w:val="16"/>
    </w:rPr>
  </w:style>
  <w:style w:type="paragraph" w:styleId="CommentText">
    <w:name w:val="annotation text"/>
    <w:basedOn w:val="Normal"/>
    <w:link w:val="CommentTextChar"/>
    <w:rsid w:val="0027155B"/>
    <w:rPr>
      <w:szCs w:val="20"/>
    </w:rPr>
  </w:style>
  <w:style w:type="character" w:customStyle="1" w:styleId="CommentTextChar">
    <w:name w:val="Comment Text Char"/>
    <w:basedOn w:val="DefaultParagraphFont"/>
    <w:link w:val="CommentText"/>
    <w:rsid w:val="0027155B"/>
    <w:rPr>
      <w:rFonts w:ascii="Verdana" w:hAnsi="Verdana"/>
      <w:lang w:val="en-US"/>
    </w:rPr>
  </w:style>
  <w:style w:type="paragraph" w:styleId="CommentSubject">
    <w:name w:val="annotation subject"/>
    <w:basedOn w:val="CommentText"/>
    <w:next w:val="CommentText"/>
    <w:link w:val="CommentSubjectChar"/>
    <w:rsid w:val="0027155B"/>
    <w:rPr>
      <w:b/>
      <w:bCs/>
    </w:rPr>
  </w:style>
  <w:style w:type="character" w:customStyle="1" w:styleId="CommentSubjectChar">
    <w:name w:val="Comment Subject Char"/>
    <w:basedOn w:val="CommentTextChar"/>
    <w:link w:val="CommentSubject"/>
    <w:rsid w:val="0027155B"/>
    <w:rPr>
      <w:rFonts w:ascii="Verdana" w:hAnsi="Verdana"/>
      <w:b/>
      <w:bCs/>
      <w:lang w:val="en-US"/>
    </w:rPr>
  </w:style>
  <w:style w:type="paragraph" w:styleId="DocumentMap">
    <w:name w:val="Document Map"/>
    <w:basedOn w:val="Normal"/>
    <w:link w:val="DocumentMapChar"/>
    <w:rsid w:val="007F4756"/>
    <w:rPr>
      <w:rFonts w:ascii="Tahoma" w:hAnsi="Tahoma" w:cs="Tahoma"/>
      <w:sz w:val="16"/>
      <w:szCs w:val="16"/>
    </w:rPr>
  </w:style>
  <w:style w:type="character" w:customStyle="1" w:styleId="DocumentMapChar">
    <w:name w:val="Document Map Char"/>
    <w:basedOn w:val="DefaultParagraphFont"/>
    <w:link w:val="DocumentMap"/>
    <w:rsid w:val="007F4756"/>
    <w:rPr>
      <w:rFonts w:ascii="Tahoma" w:hAnsi="Tahoma" w:cs="Tahoma"/>
      <w:sz w:val="16"/>
      <w:szCs w:val="16"/>
      <w:lang w:val="en-US"/>
    </w:rPr>
  </w:style>
  <w:style w:type="paragraph" w:styleId="ListParagraph">
    <w:name w:val="List Paragraph"/>
    <w:basedOn w:val="Normal"/>
    <w:uiPriority w:val="34"/>
    <w:qFormat/>
    <w:rsid w:val="00B366CE"/>
    <w:pPr>
      <w:ind w:left="720"/>
      <w:contextualSpacing/>
    </w:pPr>
  </w:style>
  <w:style w:type="paragraph" w:styleId="Revision">
    <w:name w:val="Revision"/>
    <w:hidden/>
    <w:uiPriority w:val="99"/>
    <w:semiHidden/>
    <w:rsid w:val="00AC7F7F"/>
    <w:rPr>
      <w:rFonts w:ascii="Verdana" w:hAnsi="Verdana"/>
      <w:szCs w:val="24"/>
      <w:lang w:eastAsia="es-ES"/>
    </w:rPr>
  </w:style>
  <w:style w:type="table" w:styleId="TableClassic1">
    <w:name w:val="Table Classic 1"/>
    <w:basedOn w:val="TableNormal"/>
    <w:rsid w:val="009C1ED6"/>
    <w:pPr>
      <w:spacing w:after="12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3Deffects1">
    <w:name w:val="Table 3D effects 1"/>
    <w:basedOn w:val="TableNormal"/>
    <w:rsid w:val="009C1ED6"/>
    <w:pPr>
      <w:spacing w:after="12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631460">
      <w:bodyDiv w:val="1"/>
      <w:marLeft w:val="0"/>
      <w:marRight w:val="0"/>
      <w:marTop w:val="0"/>
      <w:marBottom w:val="0"/>
      <w:divBdr>
        <w:top w:val="none" w:sz="0" w:space="0" w:color="auto"/>
        <w:left w:val="none" w:sz="0" w:space="0" w:color="auto"/>
        <w:bottom w:val="none" w:sz="0" w:space="0" w:color="auto"/>
        <w:right w:val="none" w:sz="0" w:space="0" w:color="auto"/>
      </w:divBdr>
    </w:div>
    <w:div w:id="17175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ocuments%20and%20Settings\Administrator\Desktop\ToDo_WORK\PlasticDocs_3.0\www.codicesoftware.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30.png"/><Relationship Id="rId47" Type="http://schemas.openxmlformats.org/officeDocument/2006/relationships/hyperlink" Target="http://www.plasticscm.com"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2.emf"/><Relationship Id="rId52" Type="http://schemas.openxmlformats.org/officeDocument/2006/relationships/image" Target="media/image39.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2.bin"/><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support@codicesoftware.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02A32-1BAB-4AE6-9E80-53F4B1719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plantilla_manuales.dot</Template>
  <TotalTime>32</TotalTime>
  <Pages>53</Pages>
  <Words>9676</Words>
  <Characters>49253</Characters>
  <Application>Microsoft Office Word</Application>
  <DocSecurity>0</DocSecurity>
  <Lines>1094</Lines>
  <Paragraphs>709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Plastic SCM Administrator's Guide</vt:lpstr>
      <vt:lpstr>Plastic SCM Administrator's Guide</vt:lpstr>
    </vt:vector>
  </TitlesOfParts>
  <Company>Codice Software</Company>
  <LinksUpToDate>false</LinksUpToDate>
  <CharactersWithSpaces>58220</CharactersWithSpaces>
  <SharedDoc>false</SharedDoc>
  <HLinks>
    <vt:vector size="438" baseType="variant">
      <vt:variant>
        <vt:i4>1769543</vt:i4>
      </vt:variant>
      <vt:variant>
        <vt:i4>435</vt:i4>
      </vt:variant>
      <vt:variant>
        <vt:i4>0</vt:i4>
      </vt:variant>
      <vt:variant>
        <vt:i4>5</vt:i4>
      </vt:variant>
      <vt:variant>
        <vt:lpwstr>../www.codicesoftware.com</vt:lpwstr>
      </vt:variant>
      <vt:variant>
        <vt:lpwstr/>
      </vt:variant>
      <vt:variant>
        <vt:i4>5177442</vt:i4>
      </vt:variant>
      <vt:variant>
        <vt:i4>432</vt:i4>
      </vt:variant>
      <vt:variant>
        <vt:i4>0</vt:i4>
      </vt:variant>
      <vt:variant>
        <vt:i4>5</vt:i4>
      </vt:variant>
      <vt:variant>
        <vt:lpwstr>mailto:support@codicesoftware.com</vt:lpwstr>
      </vt:variant>
      <vt:variant>
        <vt:lpwstr/>
      </vt:variant>
      <vt:variant>
        <vt:i4>2031671</vt:i4>
      </vt:variant>
      <vt:variant>
        <vt:i4>425</vt:i4>
      </vt:variant>
      <vt:variant>
        <vt:i4>0</vt:i4>
      </vt:variant>
      <vt:variant>
        <vt:i4>5</vt:i4>
      </vt:variant>
      <vt:variant>
        <vt:lpwstr/>
      </vt:variant>
      <vt:variant>
        <vt:lpwstr>_Toc262255294</vt:lpwstr>
      </vt:variant>
      <vt:variant>
        <vt:i4>2031671</vt:i4>
      </vt:variant>
      <vt:variant>
        <vt:i4>419</vt:i4>
      </vt:variant>
      <vt:variant>
        <vt:i4>0</vt:i4>
      </vt:variant>
      <vt:variant>
        <vt:i4>5</vt:i4>
      </vt:variant>
      <vt:variant>
        <vt:lpwstr/>
      </vt:variant>
      <vt:variant>
        <vt:lpwstr>_Toc262255293</vt:lpwstr>
      </vt:variant>
      <vt:variant>
        <vt:i4>2031671</vt:i4>
      </vt:variant>
      <vt:variant>
        <vt:i4>413</vt:i4>
      </vt:variant>
      <vt:variant>
        <vt:i4>0</vt:i4>
      </vt:variant>
      <vt:variant>
        <vt:i4>5</vt:i4>
      </vt:variant>
      <vt:variant>
        <vt:lpwstr/>
      </vt:variant>
      <vt:variant>
        <vt:lpwstr>_Toc262255292</vt:lpwstr>
      </vt:variant>
      <vt:variant>
        <vt:i4>2031671</vt:i4>
      </vt:variant>
      <vt:variant>
        <vt:i4>407</vt:i4>
      </vt:variant>
      <vt:variant>
        <vt:i4>0</vt:i4>
      </vt:variant>
      <vt:variant>
        <vt:i4>5</vt:i4>
      </vt:variant>
      <vt:variant>
        <vt:lpwstr/>
      </vt:variant>
      <vt:variant>
        <vt:lpwstr>_Toc262255291</vt:lpwstr>
      </vt:variant>
      <vt:variant>
        <vt:i4>2031671</vt:i4>
      </vt:variant>
      <vt:variant>
        <vt:i4>401</vt:i4>
      </vt:variant>
      <vt:variant>
        <vt:i4>0</vt:i4>
      </vt:variant>
      <vt:variant>
        <vt:i4>5</vt:i4>
      </vt:variant>
      <vt:variant>
        <vt:lpwstr/>
      </vt:variant>
      <vt:variant>
        <vt:lpwstr>_Toc262255290</vt:lpwstr>
      </vt:variant>
      <vt:variant>
        <vt:i4>1966135</vt:i4>
      </vt:variant>
      <vt:variant>
        <vt:i4>395</vt:i4>
      </vt:variant>
      <vt:variant>
        <vt:i4>0</vt:i4>
      </vt:variant>
      <vt:variant>
        <vt:i4>5</vt:i4>
      </vt:variant>
      <vt:variant>
        <vt:lpwstr/>
      </vt:variant>
      <vt:variant>
        <vt:lpwstr>_Toc262255289</vt:lpwstr>
      </vt:variant>
      <vt:variant>
        <vt:i4>1966135</vt:i4>
      </vt:variant>
      <vt:variant>
        <vt:i4>389</vt:i4>
      </vt:variant>
      <vt:variant>
        <vt:i4>0</vt:i4>
      </vt:variant>
      <vt:variant>
        <vt:i4>5</vt:i4>
      </vt:variant>
      <vt:variant>
        <vt:lpwstr/>
      </vt:variant>
      <vt:variant>
        <vt:lpwstr>_Toc262255288</vt:lpwstr>
      </vt:variant>
      <vt:variant>
        <vt:i4>1966135</vt:i4>
      </vt:variant>
      <vt:variant>
        <vt:i4>383</vt:i4>
      </vt:variant>
      <vt:variant>
        <vt:i4>0</vt:i4>
      </vt:variant>
      <vt:variant>
        <vt:i4>5</vt:i4>
      </vt:variant>
      <vt:variant>
        <vt:lpwstr/>
      </vt:variant>
      <vt:variant>
        <vt:lpwstr>_Toc262255287</vt:lpwstr>
      </vt:variant>
      <vt:variant>
        <vt:i4>1966135</vt:i4>
      </vt:variant>
      <vt:variant>
        <vt:i4>377</vt:i4>
      </vt:variant>
      <vt:variant>
        <vt:i4>0</vt:i4>
      </vt:variant>
      <vt:variant>
        <vt:i4>5</vt:i4>
      </vt:variant>
      <vt:variant>
        <vt:lpwstr/>
      </vt:variant>
      <vt:variant>
        <vt:lpwstr>_Toc262255286</vt:lpwstr>
      </vt:variant>
      <vt:variant>
        <vt:i4>1966135</vt:i4>
      </vt:variant>
      <vt:variant>
        <vt:i4>371</vt:i4>
      </vt:variant>
      <vt:variant>
        <vt:i4>0</vt:i4>
      </vt:variant>
      <vt:variant>
        <vt:i4>5</vt:i4>
      </vt:variant>
      <vt:variant>
        <vt:lpwstr/>
      </vt:variant>
      <vt:variant>
        <vt:lpwstr>_Toc262255285</vt:lpwstr>
      </vt:variant>
      <vt:variant>
        <vt:i4>1966135</vt:i4>
      </vt:variant>
      <vt:variant>
        <vt:i4>365</vt:i4>
      </vt:variant>
      <vt:variant>
        <vt:i4>0</vt:i4>
      </vt:variant>
      <vt:variant>
        <vt:i4>5</vt:i4>
      </vt:variant>
      <vt:variant>
        <vt:lpwstr/>
      </vt:variant>
      <vt:variant>
        <vt:lpwstr>_Toc262255284</vt:lpwstr>
      </vt:variant>
      <vt:variant>
        <vt:i4>1966135</vt:i4>
      </vt:variant>
      <vt:variant>
        <vt:i4>359</vt:i4>
      </vt:variant>
      <vt:variant>
        <vt:i4>0</vt:i4>
      </vt:variant>
      <vt:variant>
        <vt:i4>5</vt:i4>
      </vt:variant>
      <vt:variant>
        <vt:lpwstr/>
      </vt:variant>
      <vt:variant>
        <vt:lpwstr>_Toc262255283</vt:lpwstr>
      </vt:variant>
      <vt:variant>
        <vt:i4>1966135</vt:i4>
      </vt:variant>
      <vt:variant>
        <vt:i4>353</vt:i4>
      </vt:variant>
      <vt:variant>
        <vt:i4>0</vt:i4>
      </vt:variant>
      <vt:variant>
        <vt:i4>5</vt:i4>
      </vt:variant>
      <vt:variant>
        <vt:lpwstr/>
      </vt:variant>
      <vt:variant>
        <vt:lpwstr>_Toc262255282</vt:lpwstr>
      </vt:variant>
      <vt:variant>
        <vt:i4>1966135</vt:i4>
      </vt:variant>
      <vt:variant>
        <vt:i4>347</vt:i4>
      </vt:variant>
      <vt:variant>
        <vt:i4>0</vt:i4>
      </vt:variant>
      <vt:variant>
        <vt:i4>5</vt:i4>
      </vt:variant>
      <vt:variant>
        <vt:lpwstr/>
      </vt:variant>
      <vt:variant>
        <vt:lpwstr>_Toc262255281</vt:lpwstr>
      </vt:variant>
      <vt:variant>
        <vt:i4>1966135</vt:i4>
      </vt:variant>
      <vt:variant>
        <vt:i4>341</vt:i4>
      </vt:variant>
      <vt:variant>
        <vt:i4>0</vt:i4>
      </vt:variant>
      <vt:variant>
        <vt:i4>5</vt:i4>
      </vt:variant>
      <vt:variant>
        <vt:lpwstr/>
      </vt:variant>
      <vt:variant>
        <vt:lpwstr>_Toc262255280</vt:lpwstr>
      </vt:variant>
      <vt:variant>
        <vt:i4>1114167</vt:i4>
      </vt:variant>
      <vt:variant>
        <vt:i4>335</vt:i4>
      </vt:variant>
      <vt:variant>
        <vt:i4>0</vt:i4>
      </vt:variant>
      <vt:variant>
        <vt:i4>5</vt:i4>
      </vt:variant>
      <vt:variant>
        <vt:lpwstr/>
      </vt:variant>
      <vt:variant>
        <vt:lpwstr>_Toc262255279</vt:lpwstr>
      </vt:variant>
      <vt:variant>
        <vt:i4>1114167</vt:i4>
      </vt:variant>
      <vt:variant>
        <vt:i4>329</vt:i4>
      </vt:variant>
      <vt:variant>
        <vt:i4>0</vt:i4>
      </vt:variant>
      <vt:variant>
        <vt:i4>5</vt:i4>
      </vt:variant>
      <vt:variant>
        <vt:lpwstr/>
      </vt:variant>
      <vt:variant>
        <vt:lpwstr>_Toc262255278</vt:lpwstr>
      </vt:variant>
      <vt:variant>
        <vt:i4>1114167</vt:i4>
      </vt:variant>
      <vt:variant>
        <vt:i4>323</vt:i4>
      </vt:variant>
      <vt:variant>
        <vt:i4>0</vt:i4>
      </vt:variant>
      <vt:variant>
        <vt:i4>5</vt:i4>
      </vt:variant>
      <vt:variant>
        <vt:lpwstr/>
      </vt:variant>
      <vt:variant>
        <vt:lpwstr>_Toc262255277</vt:lpwstr>
      </vt:variant>
      <vt:variant>
        <vt:i4>1114167</vt:i4>
      </vt:variant>
      <vt:variant>
        <vt:i4>317</vt:i4>
      </vt:variant>
      <vt:variant>
        <vt:i4>0</vt:i4>
      </vt:variant>
      <vt:variant>
        <vt:i4>5</vt:i4>
      </vt:variant>
      <vt:variant>
        <vt:lpwstr/>
      </vt:variant>
      <vt:variant>
        <vt:lpwstr>_Toc262255276</vt:lpwstr>
      </vt:variant>
      <vt:variant>
        <vt:i4>1114167</vt:i4>
      </vt:variant>
      <vt:variant>
        <vt:i4>311</vt:i4>
      </vt:variant>
      <vt:variant>
        <vt:i4>0</vt:i4>
      </vt:variant>
      <vt:variant>
        <vt:i4>5</vt:i4>
      </vt:variant>
      <vt:variant>
        <vt:lpwstr/>
      </vt:variant>
      <vt:variant>
        <vt:lpwstr>_Toc262255275</vt:lpwstr>
      </vt:variant>
      <vt:variant>
        <vt:i4>1114167</vt:i4>
      </vt:variant>
      <vt:variant>
        <vt:i4>305</vt:i4>
      </vt:variant>
      <vt:variant>
        <vt:i4>0</vt:i4>
      </vt:variant>
      <vt:variant>
        <vt:i4>5</vt:i4>
      </vt:variant>
      <vt:variant>
        <vt:lpwstr/>
      </vt:variant>
      <vt:variant>
        <vt:lpwstr>_Toc262255274</vt:lpwstr>
      </vt:variant>
      <vt:variant>
        <vt:i4>1114167</vt:i4>
      </vt:variant>
      <vt:variant>
        <vt:i4>299</vt:i4>
      </vt:variant>
      <vt:variant>
        <vt:i4>0</vt:i4>
      </vt:variant>
      <vt:variant>
        <vt:i4>5</vt:i4>
      </vt:variant>
      <vt:variant>
        <vt:lpwstr/>
      </vt:variant>
      <vt:variant>
        <vt:lpwstr>_Toc262255273</vt:lpwstr>
      </vt:variant>
      <vt:variant>
        <vt:i4>1114167</vt:i4>
      </vt:variant>
      <vt:variant>
        <vt:i4>293</vt:i4>
      </vt:variant>
      <vt:variant>
        <vt:i4>0</vt:i4>
      </vt:variant>
      <vt:variant>
        <vt:i4>5</vt:i4>
      </vt:variant>
      <vt:variant>
        <vt:lpwstr/>
      </vt:variant>
      <vt:variant>
        <vt:lpwstr>_Toc262255272</vt:lpwstr>
      </vt:variant>
      <vt:variant>
        <vt:i4>1114167</vt:i4>
      </vt:variant>
      <vt:variant>
        <vt:i4>287</vt:i4>
      </vt:variant>
      <vt:variant>
        <vt:i4>0</vt:i4>
      </vt:variant>
      <vt:variant>
        <vt:i4>5</vt:i4>
      </vt:variant>
      <vt:variant>
        <vt:lpwstr/>
      </vt:variant>
      <vt:variant>
        <vt:lpwstr>_Toc262255271</vt:lpwstr>
      </vt:variant>
      <vt:variant>
        <vt:i4>1114167</vt:i4>
      </vt:variant>
      <vt:variant>
        <vt:i4>281</vt:i4>
      </vt:variant>
      <vt:variant>
        <vt:i4>0</vt:i4>
      </vt:variant>
      <vt:variant>
        <vt:i4>5</vt:i4>
      </vt:variant>
      <vt:variant>
        <vt:lpwstr/>
      </vt:variant>
      <vt:variant>
        <vt:lpwstr>_Toc262255270</vt:lpwstr>
      </vt:variant>
      <vt:variant>
        <vt:i4>1048631</vt:i4>
      </vt:variant>
      <vt:variant>
        <vt:i4>275</vt:i4>
      </vt:variant>
      <vt:variant>
        <vt:i4>0</vt:i4>
      </vt:variant>
      <vt:variant>
        <vt:i4>5</vt:i4>
      </vt:variant>
      <vt:variant>
        <vt:lpwstr/>
      </vt:variant>
      <vt:variant>
        <vt:lpwstr>_Toc262255269</vt:lpwstr>
      </vt:variant>
      <vt:variant>
        <vt:i4>1048631</vt:i4>
      </vt:variant>
      <vt:variant>
        <vt:i4>269</vt:i4>
      </vt:variant>
      <vt:variant>
        <vt:i4>0</vt:i4>
      </vt:variant>
      <vt:variant>
        <vt:i4>5</vt:i4>
      </vt:variant>
      <vt:variant>
        <vt:lpwstr/>
      </vt:variant>
      <vt:variant>
        <vt:lpwstr>_Toc262255268</vt:lpwstr>
      </vt:variant>
      <vt:variant>
        <vt:i4>1048631</vt:i4>
      </vt:variant>
      <vt:variant>
        <vt:i4>263</vt:i4>
      </vt:variant>
      <vt:variant>
        <vt:i4>0</vt:i4>
      </vt:variant>
      <vt:variant>
        <vt:i4>5</vt:i4>
      </vt:variant>
      <vt:variant>
        <vt:lpwstr/>
      </vt:variant>
      <vt:variant>
        <vt:lpwstr>_Toc262255267</vt:lpwstr>
      </vt:variant>
      <vt:variant>
        <vt:i4>1048631</vt:i4>
      </vt:variant>
      <vt:variant>
        <vt:i4>257</vt:i4>
      </vt:variant>
      <vt:variant>
        <vt:i4>0</vt:i4>
      </vt:variant>
      <vt:variant>
        <vt:i4>5</vt:i4>
      </vt:variant>
      <vt:variant>
        <vt:lpwstr/>
      </vt:variant>
      <vt:variant>
        <vt:lpwstr>_Toc262255266</vt:lpwstr>
      </vt:variant>
      <vt:variant>
        <vt:i4>1048631</vt:i4>
      </vt:variant>
      <vt:variant>
        <vt:i4>251</vt:i4>
      </vt:variant>
      <vt:variant>
        <vt:i4>0</vt:i4>
      </vt:variant>
      <vt:variant>
        <vt:i4>5</vt:i4>
      </vt:variant>
      <vt:variant>
        <vt:lpwstr/>
      </vt:variant>
      <vt:variant>
        <vt:lpwstr>_Toc262255265</vt:lpwstr>
      </vt:variant>
      <vt:variant>
        <vt:i4>1048631</vt:i4>
      </vt:variant>
      <vt:variant>
        <vt:i4>245</vt:i4>
      </vt:variant>
      <vt:variant>
        <vt:i4>0</vt:i4>
      </vt:variant>
      <vt:variant>
        <vt:i4>5</vt:i4>
      </vt:variant>
      <vt:variant>
        <vt:lpwstr/>
      </vt:variant>
      <vt:variant>
        <vt:lpwstr>_Toc262255264</vt:lpwstr>
      </vt:variant>
      <vt:variant>
        <vt:i4>1048631</vt:i4>
      </vt:variant>
      <vt:variant>
        <vt:i4>239</vt:i4>
      </vt:variant>
      <vt:variant>
        <vt:i4>0</vt:i4>
      </vt:variant>
      <vt:variant>
        <vt:i4>5</vt:i4>
      </vt:variant>
      <vt:variant>
        <vt:lpwstr/>
      </vt:variant>
      <vt:variant>
        <vt:lpwstr>_Toc262255263</vt:lpwstr>
      </vt:variant>
      <vt:variant>
        <vt:i4>1048631</vt:i4>
      </vt:variant>
      <vt:variant>
        <vt:i4>233</vt:i4>
      </vt:variant>
      <vt:variant>
        <vt:i4>0</vt:i4>
      </vt:variant>
      <vt:variant>
        <vt:i4>5</vt:i4>
      </vt:variant>
      <vt:variant>
        <vt:lpwstr/>
      </vt:variant>
      <vt:variant>
        <vt:lpwstr>_Toc262255262</vt:lpwstr>
      </vt:variant>
      <vt:variant>
        <vt:i4>1114173</vt:i4>
      </vt:variant>
      <vt:variant>
        <vt:i4>224</vt:i4>
      </vt:variant>
      <vt:variant>
        <vt:i4>0</vt:i4>
      </vt:variant>
      <vt:variant>
        <vt:i4>5</vt:i4>
      </vt:variant>
      <vt:variant>
        <vt:lpwstr/>
      </vt:variant>
      <vt:variant>
        <vt:lpwstr>_Toc262256845</vt:lpwstr>
      </vt:variant>
      <vt:variant>
        <vt:i4>1114173</vt:i4>
      </vt:variant>
      <vt:variant>
        <vt:i4>218</vt:i4>
      </vt:variant>
      <vt:variant>
        <vt:i4>0</vt:i4>
      </vt:variant>
      <vt:variant>
        <vt:i4>5</vt:i4>
      </vt:variant>
      <vt:variant>
        <vt:lpwstr/>
      </vt:variant>
      <vt:variant>
        <vt:lpwstr>_Toc262256844</vt:lpwstr>
      </vt:variant>
      <vt:variant>
        <vt:i4>1114173</vt:i4>
      </vt:variant>
      <vt:variant>
        <vt:i4>212</vt:i4>
      </vt:variant>
      <vt:variant>
        <vt:i4>0</vt:i4>
      </vt:variant>
      <vt:variant>
        <vt:i4>5</vt:i4>
      </vt:variant>
      <vt:variant>
        <vt:lpwstr/>
      </vt:variant>
      <vt:variant>
        <vt:lpwstr>_Toc262256843</vt:lpwstr>
      </vt:variant>
      <vt:variant>
        <vt:i4>1114173</vt:i4>
      </vt:variant>
      <vt:variant>
        <vt:i4>206</vt:i4>
      </vt:variant>
      <vt:variant>
        <vt:i4>0</vt:i4>
      </vt:variant>
      <vt:variant>
        <vt:i4>5</vt:i4>
      </vt:variant>
      <vt:variant>
        <vt:lpwstr/>
      </vt:variant>
      <vt:variant>
        <vt:lpwstr>_Toc262256842</vt:lpwstr>
      </vt:variant>
      <vt:variant>
        <vt:i4>1114173</vt:i4>
      </vt:variant>
      <vt:variant>
        <vt:i4>200</vt:i4>
      </vt:variant>
      <vt:variant>
        <vt:i4>0</vt:i4>
      </vt:variant>
      <vt:variant>
        <vt:i4>5</vt:i4>
      </vt:variant>
      <vt:variant>
        <vt:lpwstr/>
      </vt:variant>
      <vt:variant>
        <vt:lpwstr>_Toc262256841</vt:lpwstr>
      </vt:variant>
      <vt:variant>
        <vt:i4>1114173</vt:i4>
      </vt:variant>
      <vt:variant>
        <vt:i4>194</vt:i4>
      </vt:variant>
      <vt:variant>
        <vt:i4>0</vt:i4>
      </vt:variant>
      <vt:variant>
        <vt:i4>5</vt:i4>
      </vt:variant>
      <vt:variant>
        <vt:lpwstr/>
      </vt:variant>
      <vt:variant>
        <vt:lpwstr>_Toc262256840</vt:lpwstr>
      </vt:variant>
      <vt:variant>
        <vt:i4>1441853</vt:i4>
      </vt:variant>
      <vt:variant>
        <vt:i4>188</vt:i4>
      </vt:variant>
      <vt:variant>
        <vt:i4>0</vt:i4>
      </vt:variant>
      <vt:variant>
        <vt:i4>5</vt:i4>
      </vt:variant>
      <vt:variant>
        <vt:lpwstr/>
      </vt:variant>
      <vt:variant>
        <vt:lpwstr>_Toc262256839</vt:lpwstr>
      </vt:variant>
      <vt:variant>
        <vt:i4>1441853</vt:i4>
      </vt:variant>
      <vt:variant>
        <vt:i4>182</vt:i4>
      </vt:variant>
      <vt:variant>
        <vt:i4>0</vt:i4>
      </vt:variant>
      <vt:variant>
        <vt:i4>5</vt:i4>
      </vt:variant>
      <vt:variant>
        <vt:lpwstr/>
      </vt:variant>
      <vt:variant>
        <vt:lpwstr>_Toc262256838</vt:lpwstr>
      </vt:variant>
      <vt:variant>
        <vt:i4>1441853</vt:i4>
      </vt:variant>
      <vt:variant>
        <vt:i4>176</vt:i4>
      </vt:variant>
      <vt:variant>
        <vt:i4>0</vt:i4>
      </vt:variant>
      <vt:variant>
        <vt:i4>5</vt:i4>
      </vt:variant>
      <vt:variant>
        <vt:lpwstr/>
      </vt:variant>
      <vt:variant>
        <vt:lpwstr>_Toc262256837</vt:lpwstr>
      </vt:variant>
      <vt:variant>
        <vt:i4>1441853</vt:i4>
      </vt:variant>
      <vt:variant>
        <vt:i4>170</vt:i4>
      </vt:variant>
      <vt:variant>
        <vt:i4>0</vt:i4>
      </vt:variant>
      <vt:variant>
        <vt:i4>5</vt:i4>
      </vt:variant>
      <vt:variant>
        <vt:lpwstr/>
      </vt:variant>
      <vt:variant>
        <vt:lpwstr>_Toc262256836</vt:lpwstr>
      </vt:variant>
      <vt:variant>
        <vt:i4>1441853</vt:i4>
      </vt:variant>
      <vt:variant>
        <vt:i4>164</vt:i4>
      </vt:variant>
      <vt:variant>
        <vt:i4>0</vt:i4>
      </vt:variant>
      <vt:variant>
        <vt:i4>5</vt:i4>
      </vt:variant>
      <vt:variant>
        <vt:lpwstr/>
      </vt:variant>
      <vt:variant>
        <vt:lpwstr>_Toc262256835</vt:lpwstr>
      </vt:variant>
      <vt:variant>
        <vt:i4>1441853</vt:i4>
      </vt:variant>
      <vt:variant>
        <vt:i4>158</vt:i4>
      </vt:variant>
      <vt:variant>
        <vt:i4>0</vt:i4>
      </vt:variant>
      <vt:variant>
        <vt:i4>5</vt:i4>
      </vt:variant>
      <vt:variant>
        <vt:lpwstr/>
      </vt:variant>
      <vt:variant>
        <vt:lpwstr>_Toc262256834</vt:lpwstr>
      </vt:variant>
      <vt:variant>
        <vt:i4>1441853</vt:i4>
      </vt:variant>
      <vt:variant>
        <vt:i4>152</vt:i4>
      </vt:variant>
      <vt:variant>
        <vt:i4>0</vt:i4>
      </vt:variant>
      <vt:variant>
        <vt:i4>5</vt:i4>
      </vt:variant>
      <vt:variant>
        <vt:lpwstr/>
      </vt:variant>
      <vt:variant>
        <vt:lpwstr>_Toc262256833</vt:lpwstr>
      </vt:variant>
      <vt:variant>
        <vt:i4>1441853</vt:i4>
      </vt:variant>
      <vt:variant>
        <vt:i4>146</vt:i4>
      </vt:variant>
      <vt:variant>
        <vt:i4>0</vt:i4>
      </vt:variant>
      <vt:variant>
        <vt:i4>5</vt:i4>
      </vt:variant>
      <vt:variant>
        <vt:lpwstr/>
      </vt:variant>
      <vt:variant>
        <vt:lpwstr>_Toc262256832</vt:lpwstr>
      </vt:variant>
      <vt:variant>
        <vt:i4>1441853</vt:i4>
      </vt:variant>
      <vt:variant>
        <vt:i4>140</vt:i4>
      </vt:variant>
      <vt:variant>
        <vt:i4>0</vt:i4>
      </vt:variant>
      <vt:variant>
        <vt:i4>5</vt:i4>
      </vt:variant>
      <vt:variant>
        <vt:lpwstr/>
      </vt:variant>
      <vt:variant>
        <vt:lpwstr>_Toc262256831</vt:lpwstr>
      </vt:variant>
      <vt:variant>
        <vt:i4>1441853</vt:i4>
      </vt:variant>
      <vt:variant>
        <vt:i4>134</vt:i4>
      </vt:variant>
      <vt:variant>
        <vt:i4>0</vt:i4>
      </vt:variant>
      <vt:variant>
        <vt:i4>5</vt:i4>
      </vt:variant>
      <vt:variant>
        <vt:lpwstr/>
      </vt:variant>
      <vt:variant>
        <vt:lpwstr>_Toc262256830</vt:lpwstr>
      </vt:variant>
      <vt:variant>
        <vt:i4>1507389</vt:i4>
      </vt:variant>
      <vt:variant>
        <vt:i4>128</vt:i4>
      </vt:variant>
      <vt:variant>
        <vt:i4>0</vt:i4>
      </vt:variant>
      <vt:variant>
        <vt:i4>5</vt:i4>
      </vt:variant>
      <vt:variant>
        <vt:lpwstr/>
      </vt:variant>
      <vt:variant>
        <vt:lpwstr>_Toc262256829</vt:lpwstr>
      </vt:variant>
      <vt:variant>
        <vt:i4>1507389</vt:i4>
      </vt:variant>
      <vt:variant>
        <vt:i4>122</vt:i4>
      </vt:variant>
      <vt:variant>
        <vt:i4>0</vt:i4>
      </vt:variant>
      <vt:variant>
        <vt:i4>5</vt:i4>
      </vt:variant>
      <vt:variant>
        <vt:lpwstr/>
      </vt:variant>
      <vt:variant>
        <vt:lpwstr>_Toc262256828</vt:lpwstr>
      </vt:variant>
      <vt:variant>
        <vt:i4>1507389</vt:i4>
      </vt:variant>
      <vt:variant>
        <vt:i4>116</vt:i4>
      </vt:variant>
      <vt:variant>
        <vt:i4>0</vt:i4>
      </vt:variant>
      <vt:variant>
        <vt:i4>5</vt:i4>
      </vt:variant>
      <vt:variant>
        <vt:lpwstr/>
      </vt:variant>
      <vt:variant>
        <vt:lpwstr>_Toc262256827</vt:lpwstr>
      </vt:variant>
      <vt:variant>
        <vt:i4>1507389</vt:i4>
      </vt:variant>
      <vt:variant>
        <vt:i4>110</vt:i4>
      </vt:variant>
      <vt:variant>
        <vt:i4>0</vt:i4>
      </vt:variant>
      <vt:variant>
        <vt:i4>5</vt:i4>
      </vt:variant>
      <vt:variant>
        <vt:lpwstr/>
      </vt:variant>
      <vt:variant>
        <vt:lpwstr>_Toc262256826</vt:lpwstr>
      </vt:variant>
      <vt:variant>
        <vt:i4>1507389</vt:i4>
      </vt:variant>
      <vt:variant>
        <vt:i4>104</vt:i4>
      </vt:variant>
      <vt:variant>
        <vt:i4>0</vt:i4>
      </vt:variant>
      <vt:variant>
        <vt:i4>5</vt:i4>
      </vt:variant>
      <vt:variant>
        <vt:lpwstr/>
      </vt:variant>
      <vt:variant>
        <vt:lpwstr>_Toc262256825</vt:lpwstr>
      </vt:variant>
      <vt:variant>
        <vt:i4>1507389</vt:i4>
      </vt:variant>
      <vt:variant>
        <vt:i4>98</vt:i4>
      </vt:variant>
      <vt:variant>
        <vt:i4>0</vt:i4>
      </vt:variant>
      <vt:variant>
        <vt:i4>5</vt:i4>
      </vt:variant>
      <vt:variant>
        <vt:lpwstr/>
      </vt:variant>
      <vt:variant>
        <vt:lpwstr>_Toc262256824</vt:lpwstr>
      </vt:variant>
      <vt:variant>
        <vt:i4>1507389</vt:i4>
      </vt:variant>
      <vt:variant>
        <vt:i4>92</vt:i4>
      </vt:variant>
      <vt:variant>
        <vt:i4>0</vt:i4>
      </vt:variant>
      <vt:variant>
        <vt:i4>5</vt:i4>
      </vt:variant>
      <vt:variant>
        <vt:lpwstr/>
      </vt:variant>
      <vt:variant>
        <vt:lpwstr>_Toc262256823</vt:lpwstr>
      </vt:variant>
      <vt:variant>
        <vt:i4>1507389</vt:i4>
      </vt:variant>
      <vt:variant>
        <vt:i4>86</vt:i4>
      </vt:variant>
      <vt:variant>
        <vt:i4>0</vt:i4>
      </vt:variant>
      <vt:variant>
        <vt:i4>5</vt:i4>
      </vt:variant>
      <vt:variant>
        <vt:lpwstr/>
      </vt:variant>
      <vt:variant>
        <vt:lpwstr>_Toc262256822</vt:lpwstr>
      </vt:variant>
      <vt:variant>
        <vt:i4>1507389</vt:i4>
      </vt:variant>
      <vt:variant>
        <vt:i4>80</vt:i4>
      </vt:variant>
      <vt:variant>
        <vt:i4>0</vt:i4>
      </vt:variant>
      <vt:variant>
        <vt:i4>5</vt:i4>
      </vt:variant>
      <vt:variant>
        <vt:lpwstr/>
      </vt:variant>
      <vt:variant>
        <vt:lpwstr>_Toc262256821</vt:lpwstr>
      </vt:variant>
      <vt:variant>
        <vt:i4>1507389</vt:i4>
      </vt:variant>
      <vt:variant>
        <vt:i4>74</vt:i4>
      </vt:variant>
      <vt:variant>
        <vt:i4>0</vt:i4>
      </vt:variant>
      <vt:variant>
        <vt:i4>5</vt:i4>
      </vt:variant>
      <vt:variant>
        <vt:lpwstr/>
      </vt:variant>
      <vt:variant>
        <vt:lpwstr>_Toc262256820</vt:lpwstr>
      </vt:variant>
      <vt:variant>
        <vt:i4>1310781</vt:i4>
      </vt:variant>
      <vt:variant>
        <vt:i4>68</vt:i4>
      </vt:variant>
      <vt:variant>
        <vt:i4>0</vt:i4>
      </vt:variant>
      <vt:variant>
        <vt:i4>5</vt:i4>
      </vt:variant>
      <vt:variant>
        <vt:lpwstr/>
      </vt:variant>
      <vt:variant>
        <vt:lpwstr>_Toc262256819</vt:lpwstr>
      </vt:variant>
      <vt:variant>
        <vt:i4>1310781</vt:i4>
      </vt:variant>
      <vt:variant>
        <vt:i4>62</vt:i4>
      </vt:variant>
      <vt:variant>
        <vt:i4>0</vt:i4>
      </vt:variant>
      <vt:variant>
        <vt:i4>5</vt:i4>
      </vt:variant>
      <vt:variant>
        <vt:lpwstr/>
      </vt:variant>
      <vt:variant>
        <vt:lpwstr>_Toc262256818</vt:lpwstr>
      </vt:variant>
      <vt:variant>
        <vt:i4>1310781</vt:i4>
      </vt:variant>
      <vt:variant>
        <vt:i4>56</vt:i4>
      </vt:variant>
      <vt:variant>
        <vt:i4>0</vt:i4>
      </vt:variant>
      <vt:variant>
        <vt:i4>5</vt:i4>
      </vt:variant>
      <vt:variant>
        <vt:lpwstr/>
      </vt:variant>
      <vt:variant>
        <vt:lpwstr>_Toc262256817</vt:lpwstr>
      </vt:variant>
      <vt:variant>
        <vt:i4>1310781</vt:i4>
      </vt:variant>
      <vt:variant>
        <vt:i4>50</vt:i4>
      </vt:variant>
      <vt:variant>
        <vt:i4>0</vt:i4>
      </vt:variant>
      <vt:variant>
        <vt:i4>5</vt:i4>
      </vt:variant>
      <vt:variant>
        <vt:lpwstr/>
      </vt:variant>
      <vt:variant>
        <vt:lpwstr>_Toc262256816</vt:lpwstr>
      </vt:variant>
      <vt:variant>
        <vt:i4>1310781</vt:i4>
      </vt:variant>
      <vt:variant>
        <vt:i4>44</vt:i4>
      </vt:variant>
      <vt:variant>
        <vt:i4>0</vt:i4>
      </vt:variant>
      <vt:variant>
        <vt:i4>5</vt:i4>
      </vt:variant>
      <vt:variant>
        <vt:lpwstr/>
      </vt:variant>
      <vt:variant>
        <vt:lpwstr>_Toc262256815</vt:lpwstr>
      </vt:variant>
      <vt:variant>
        <vt:i4>1310781</vt:i4>
      </vt:variant>
      <vt:variant>
        <vt:i4>38</vt:i4>
      </vt:variant>
      <vt:variant>
        <vt:i4>0</vt:i4>
      </vt:variant>
      <vt:variant>
        <vt:i4>5</vt:i4>
      </vt:variant>
      <vt:variant>
        <vt:lpwstr/>
      </vt:variant>
      <vt:variant>
        <vt:lpwstr>_Toc262256814</vt:lpwstr>
      </vt:variant>
      <vt:variant>
        <vt:i4>1310781</vt:i4>
      </vt:variant>
      <vt:variant>
        <vt:i4>32</vt:i4>
      </vt:variant>
      <vt:variant>
        <vt:i4>0</vt:i4>
      </vt:variant>
      <vt:variant>
        <vt:i4>5</vt:i4>
      </vt:variant>
      <vt:variant>
        <vt:lpwstr/>
      </vt:variant>
      <vt:variant>
        <vt:lpwstr>_Toc262256813</vt:lpwstr>
      </vt:variant>
      <vt:variant>
        <vt:i4>1310781</vt:i4>
      </vt:variant>
      <vt:variant>
        <vt:i4>26</vt:i4>
      </vt:variant>
      <vt:variant>
        <vt:i4>0</vt:i4>
      </vt:variant>
      <vt:variant>
        <vt:i4>5</vt:i4>
      </vt:variant>
      <vt:variant>
        <vt:lpwstr/>
      </vt:variant>
      <vt:variant>
        <vt:lpwstr>_Toc262256812</vt:lpwstr>
      </vt:variant>
      <vt:variant>
        <vt:i4>1310781</vt:i4>
      </vt:variant>
      <vt:variant>
        <vt:i4>20</vt:i4>
      </vt:variant>
      <vt:variant>
        <vt:i4>0</vt:i4>
      </vt:variant>
      <vt:variant>
        <vt:i4>5</vt:i4>
      </vt:variant>
      <vt:variant>
        <vt:lpwstr/>
      </vt:variant>
      <vt:variant>
        <vt:lpwstr>_Toc262256811</vt:lpwstr>
      </vt:variant>
      <vt:variant>
        <vt:i4>1310781</vt:i4>
      </vt:variant>
      <vt:variant>
        <vt:i4>14</vt:i4>
      </vt:variant>
      <vt:variant>
        <vt:i4>0</vt:i4>
      </vt:variant>
      <vt:variant>
        <vt:i4>5</vt:i4>
      </vt:variant>
      <vt:variant>
        <vt:lpwstr/>
      </vt:variant>
      <vt:variant>
        <vt:lpwstr>_Toc262256810</vt:lpwstr>
      </vt:variant>
      <vt:variant>
        <vt:i4>1376317</vt:i4>
      </vt:variant>
      <vt:variant>
        <vt:i4>8</vt:i4>
      </vt:variant>
      <vt:variant>
        <vt:i4>0</vt:i4>
      </vt:variant>
      <vt:variant>
        <vt:i4>5</vt:i4>
      </vt:variant>
      <vt:variant>
        <vt:lpwstr/>
      </vt:variant>
      <vt:variant>
        <vt:lpwstr>_Toc262256809</vt:lpwstr>
      </vt:variant>
      <vt:variant>
        <vt:i4>1376317</vt:i4>
      </vt:variant>
      <vt:variant>
        <vt:i4>2</vt:i4>
      </vt:variant>
      <vt:variant>
        <vt:i4>0</vt:i4>
      </vt:variant>
      <vt:variant>
        <vt:i4>5</vt:i4>
      </vt:variant>
      <vt:variant>
        <vt:lpwstr/>
      </vt:variant>
      <vt:variant>
        <vt:lpwstr>_Toc262256808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Administrator's Guide</dc:title>
  <dc:creator>dave</dc:creator>
  <cp:lastModifiedBy>Erin Richardson</cp:lastModifiedBy>
  <cp:revision>3</cp:revision>
  <cp:lastPrinted>2012-01-11T16:48:00Z</cp:lastPrinted>
  <dcterms:created xsi:type="dcterms:W3CDTF">2012-10-25T17:28:00Z</dcterms:created>
  <dcterms:modified xsi:type="dcterms:W3CDTF">2012-10-25T18:00:00Z</dcterms:modified>
</cp:coreProperties>
</file>