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C47077" w14:textId="77777777" w:rsidR="007874AD" w:rsidRPr="00BE3AC8" w:rsidRDefault="003C1452" w:rsidP="00EA2644">
      <w:pPr>
        <w:ind w:left="709" w:hanging="709"/>
      </w:pPr>
      <w:r w:rsidRPr="00BE3AC8">
        <w:rPr>
          <w:noProof/>
          <w:lang w:val="es-ES"/>
        </w:rPr>
        <w:drawing>
          <wp:anchor distT="0" distB="0" distL="114300" distR="114300" simplePos="0" relativeHeight="251656704" behindDoc="0" locked="0" layoutInCell="1" allowOverlap="1" wp14:anchorId="473003E0" wp14:editId="18118A4F">
            <wp:simplePos x="0" y="0"/>
            <wp:positionH relativeFrom="column">
              <wp:posOffset>-737235</wp:posOffset>
            </wp:positionH>
            <wp:positionV relativeFrom="paragraph">
              <wp:posOffset>-557530</wp:posOffset>
            </wp:positionV>
            <wp:extent cx="2343150" cy="489585"/>
            <wp:effectExtent l="19050" t="0" r="0" b="0"/>
            <wp:wrapNone/>
            <wp:docPr id="16"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9"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14:paraId="681B302A" w14:textId="77777777" w:rsidR="007874AD" w:rsidRPr="00BE3AC8" w:rsidRDefault="007874AD" w:rsidP="007874AD"/>
    <w:p w14:paraId="7613982B" w14:textId="77777777" w:rsidR="007874AD" w:rsidRPr="00BE3AC8" w:rsidRDefault="007874AD" w:rsidP="007874AD"/>
    <w:p w14:paraId="68C1A374" w14:textId="75576260" w:rsidR="00160EBF" w:rsidRPr="00BE3AC8" w:rsidRDefault="00EA7ADF" w:rsidP="007874AD">
      <w:r>
        <w:rPr>
          <w:noProof/>
          <w:lang w:val="es-ES"/>
        </w:rPr>
        <mc:AlternateContent>
          <mc:Choice Requires="wps">
            <w:drawing>
              <wp:anchor distT="0" distB="0" distL="114300" distR="114300" simplePos="0" relativeHeight="251659776" behindDoc="0" locked="0" layoutInCell="1" allowOverlap="1" wp14:anchorId="73F3BBAF" wp14:editId="7DC7CED9">
                <wp:simplePos x="0" y="0"/>
                <wp:positionH relativeFrom="margin">
                  <wp:posOffset>-825500</wp:posOffset>
                </wp:positionH>
                <wp:positionV relativeFrom="paragraph">
                  <wp:posOffset>3308985</wp:posOffset>
                </wp:positionV>
                <wp:extent cx="1529080" cy="245745"/>
                <wp:effectExtent l="3175" t="3810" r="127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2720C" w14:textId="77777777" w:rsidR="00B86AA1" w:rsidRPr="00581B68" w:rsidRDefault="00B86AA1" w:rsidP="00A03570">
                            <w:pPr>
                              <w:spacing w:after="0"/>
                              <w:rPr>
                                <w:color w:val="808080"/>
                                <w:szCs w:val="20"/>
                              </w:rPr>
                            </w:pPr>
                            <w:r>
                              <w:rPr>
                                <w:color w:val="808080"/>
                                <w:szCs w:val="20"/>
                              </w:rPr>
                              <w:t>Plastic SCM 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5pt;margin-top:260.55pt;width:120.4pt;height:19.35pt;z-index:25165977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" stroked="f">
                <v:textbox style="mso-fit-shape-to-text:t">
                  <w:txbxContent>
                    <w:p w14:paraId="1592720C" w14:textId="77777777" w:rsidR="00B86AA1" w:rsidRPr="00581B68" w:rsidRDefault="00B86AA1" w:rsidP="00A03570">
                      <w:pPr>
                        <w:spacing w:after="0"/>
                        <w:rPr>
                          <w:color w:val="808080"/>
                          <w:szCs w:val="20"/>
                        </w:rPr>
                      </w:pPr>
                      <w:r>
                        <w:rPr>
                          <w:color w:val="808080"/>
                          <w:szCs w:val="20"/>
                        </w:rPr>
                        <w:t>Plastic SCM 4</w:t>
                      </w:r>
                    </w:p>
                  </w:txbxContent>
                </v:textbox>
                <w10:wrap anchorx="margin"/>
              </v:shape>
            </w:pict>
          </mc:Fallback>
        </mc:AlternateContent>
      </w:r>
      <w:r>
        <w:rPr>
          <w:noProof/>
          <w:lang w:val="es-ES"/>
        </w:rPr>
        <mc:AlternateContent>
          <mc:Choice Requires="wps">
            <w:drawing>
              <wp:anchor distT="0" distB="0" distL="114300" distR="114300" simplePos="0" relativeHeight="251658752" behindDoc="0" locked="0" layoutInCell="1" allowOverlap="1" wp14:anchorId="6874113F" wp14:editId="13255E9F">
                <wp:simplePos x="0" y="0"/>
                <wp:positionH relativeFrom="column">
                  <wp:posOffset>-817880</wp:posOffset>
                </wp:positionH>
                <wp:positionV relativeFrom="paragraph">
                  <wp:posOffset>3041650</wp:posOffset>
                </wp:positionV>
                <wp:extent cx="3438525" cy="245745"/>
                <wp:effectExtent l="1270" t="3175"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60C18" w14:textId="77777777" w:rsidR="00B86AA1" w:rsidRPr="00C31059" w:rsidRDefault="00B86AA1" w:rsidP="007874AD">
                            <w:pPr>
                              <w:spacing w:after="0"/>
                              <w:rPr>
                                <w:color w:val="808080"/>
                                <w:szCs w:val="20"/>
                              </w:rPr>
                            </w:pPr>
                            <w:r w:rsidRPr="00C31059">
                              <w:rPr>
                                <w:color w:val="808080"/>
                                <w:szCs w:val="20"/>
                              </w:rPr>
                              <w:t>A guide for the Plastic SCM administrator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7" type="#_x0000_t202" style="position:absolute;left:0;text-align:left;margin-left:-64.4pt;margin-top:239.5pt;width:270.75pt;height:19.3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" stroked="f">
                <v:textbox style="mso-fit-shape-to-text:t">
                  <w:txbxContent>
                    <w:p w14:paraId="34E60C18" w14:textId="77777777" w:rsidR="00B86AA1" w:rsidRPr="00C31059" w:rsidRDefault="00B86AA1" w:rsidP="007874AD">
                      <w:pPr>
                        <w:spacing w:after="0"/>
                        <w:rPr>
                          <w:color w:val="808080"/>
                          <w:szCs w:val="20"/>
                        </w:rPr>
                      </w:pPr>
                      <w:r w:rsidRPr="00C31059">
                        <w:rPr>
                          <w:color w:val="808080"/>
                          <w:szCs w:val="20"/>
                        </w:rPr>
                        <w:t>A guide for the Plastic SCM administrator</w:t>
                      </w:r>
                    </w:p>
                  </w:txbxContent>
                </v:textbox>
              </v:shape>
            </w:pict>
          </mc:Fallback>
        </mc:AlternateContent>
      </w:r>
      <w:r>
        <w:rPr>
          <w:noProof/>
          <w:lang w:val="es-ES"/>
        </w:rPr>
        <mc:AlternateContent>
          <mc:Choice Requires="wps">
            <w:drawing>
              <wp:anchor distT="0" distB="0" distL="114300" distR="114300" simplePos="0" relativeHeight="251657728" behindDoc="0" locked="0" layoutInCell="1" allowOverlap="1" wp14:anchorId="47C694A6" wp14:editId="4541B282">
                <wp:simplePos x="0" y="0"/>
                <wp:positionH relativeFrom="column">
                  <wp:posOffset>-818515</wp:posOffset>
                </wp:positionH>
                <wp:positionV relativeFrom="paragraph">
                  <wp:posOffset>2353310</wp:posOffset>
                </wp:positionV>
                <wp:extent cx="6731000" cy="675640"/>
                <wp:effectExtent l="635" t="635" r="2540" b="317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0"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6C9930" w14:textId="77777777" w:rsidR="00B86AA1" w:rsidRPr="001D5F06" w:rsidRDefault="00B86AA1" w:rsidP="007874AD">
                            <w:pPr>
                              <w:spacing w:after="0"/>
                              <w:rPr>
                                <w:rFonts w:ascii="Myriad Pro" w:hAnsi="Myriad Pro"/>
                                <w:color w:val="F47320"/>
                                <w:sz w:val="80"/>
                                <w:szCs w:val="80"/>
                              </w:rPr>
                            </w:pPr>
                            <w:r w:rsidRPr="001D5F06">
                              <w:rPr>
                                <w:rFonts w:ascii="Myriad Pro" w:hAnsi="Myriad Pro"/>
                                <w:color w:val="F47320"/>
                                <w:sz w:val="80"/>
                                <w:szCs w:val="80"/>
                              </w:rPr>
                              <w:t xml:space="preserve">Plastic SCM </w:t>
                            </w:r>
                            <w:r w:rsidRPr="001D5F06">
                              <w:rPr>
                                <w:rFonts w:ascii="Myriad Pro" w:hAnsi="Myriad Pro"/>
                                <w:b/>
                                <w:color w:val="F47320"/>
                                <w:sz w:val="80"/>
                                <w:szCs w:val="80"/>
                              </w:rPr>
                              <w:t>Administration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8" type="#_x0000_t202" style="position:absolute;left:0;text-align:left;margin-left:-64.45pt;margin-top:185.3pt;width:530pt;height:53.2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" stroked="f">
                <v:textbox style="mso-fit-shape-to-text:t">
                  <w:txbxContent>
                    <w:p w14:paraId="316C9930" w14:textId="77777777" w:rsidR="00B86AA1" w:rsidRPr="001D5F06" w:rsidRDefault="00B86AA1" w:rsidP="007874AD">
                      <w:pPr>
                        <w:spacing w:after="0"/>
                        <w:rPr>
                          <w:rFonts w:ascii="Myriad Pro" w:hAnsi="Myriad Pro"/>
                          <w:color w:val="F47320"/>
                          <w:sz w:val="80"/>
                          <w:szCs w:val="80"/>
                        </w:rPr>
                      </w:pPr>
                      <w:r w:rsidRPr="001D5F06">
                        <w:rPr>
                          <w:rFonts w:ascii="Myriad Pro" w:hAnsi="Myriad Pro"/>
                          <w:color w:val="F47320"/>
                          <w:sz w:val="80"/>
                          <w:szCs w:val="80"/>
                        </w:rPr>
                        <w:t xml:space="preserve">Plastic SCM </w:t>
                      </w:r>
                      <w:r w:rsidRPr="001D5F06">
                        <w:rPr>
                          <w:rFonts w:ascii="Myriad Pro" w:hAnsi="Myriad Pro"/>
                          <w:b/>
                          <w:color w:val="F47320"/>
                          <w:sz w:val="80"/>
                          <w:szCs w:val="80"/>
                        </w:rPr>
                        <w:t>Administration</w:t>
                      </w:r>
                    </w:p>
                  </w:txbxContent>
                </v:textbox>
              </v:shape>
            </w:pict>
          </mc:Fallback>
        </mc:AlternateContent>
      </w:r>
      <w:r w:rsidR="007874AD" w:rsidRPr="00BE3AC8">
        <w:br w:type="page"/>
      </w:r>
      <w:r>
        <w:rPr>
          <w:noProof/>
          <w:lang w:val="es-ES"/>
        </w:rPr>
        <w:lastRenderedPageBreak/>
        <mc:AlternateContent>
          <mc:Choice Requires="wps">
            <w:drawing>
              <wp:anchor distT="0" distB="0" distL="114300" distR="114300" simplePos="0" relativeHeight="251655680" behindDoc="0" locked="0" layoutInCell="1" allowOverlap="1" wp14:anchorId="28417A53" wp14:editId="37D44A1C">
                <wp:simplePos x="0" y="0"/>
                <wp:positionH relativeFrom="column">
                  <wp:posOffset>-40005</wp:posOffset>
                </wp:positionH>
                <wp:positionV relativeFrom="paragraph">
                  <wp:posOffset>7346950</wp:posOffset>
                </wp:positionV>
                <wp:extent cx="3552190" cy="1598930"/>
                <wp:effectExtent l="0" t="3175" r="254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190" cy="1598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8B482" w14:textId="0857738B" w:rsidR="00B86AA1" w:rsidRPr="00992FBD" w:rsidRDefault="00B86AA1" w:rsidP="007874AD">
                            <w:pPr>
                              <w:rPr>
                                <w:rFonts w:ascii="Arial" w:hAnsi="Arial" w:cs="Arial"/>
                              </w:rPr>
                            </w:pPr>
                            <w:r w:rsidRPr="00992FBD">
                              <w:rPr>
                                <w:rFonts w:ascii="Arial" w:hAnsi="Arial" w:cs="Arial"/>
                              </w:rPr>
                              <w:t>©</w:t>
                            </w:r>
                            <w:r>
                              <w:rPr>
                                <w:rFonts w:ascii="Arial" w:hAnsi="Arial" w:cs="Arial"/>
                              </w:rPr>
                              <w:t xml:space="preserve"> 2006-2012 </w:t>
                            </w:r>
                            <w:proofErr w:type="spellStart"/>
                            <w:r>
                              <w:rPr>
                                <w:rFonts w:ascii="Arial" w:hAnsi="Arial" w:cs="Arial"/>
                              </w:rPr>
                              <w:t>Codice</w:t>
                            </w:r>
                            <w:proofErr w:type="spellEnd"/>
                            <w:r>
                              <w:rPr>
                                <w:rFonts w:ascii="Arial" w:hAnsi="Arial" w:cs="Arial"/>
                              </w:rPr>
                              <w:t xml:space="preserve"> Software</w:t>
                            </w:r>
                          </w:p>
                          <w:p w14:paraId="398189DD" w14:textId="77777777" w:rsidR="00B86AA1" w:rsidRPr="00992FBD" w:rsidRDefault="00B86AA1"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14:paraId="3992A453" w14:textId="77777777" w:rsidR="00B86AA1" w:rsidRPr="00992FBD" w:rsidRDefault="00B86AA1"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14:paraId="49B6D11A" w14:textId="77777777" w:rsidR="00B86AA1" w:rsidRPr="00992FBD" w:rsidRDefault="00B86AA1" w:rsidP="007874AD">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14:paraId="0580C131" w14:textId="77777777" w:rsidR="00B86AA1" w:rsidRPr="00992FBD" w:rsidRDefault="00B86AA1" w:rsidP="007874AD">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 xml:space="preserve">All terms mentioned in this book that are known to be trademarks or service marks have been appropriately capitalized. </w:t>
                            </w:r>
                            <w:proofErr w:type="spellStart"/>
                            <w:r w:rsidRPr="00992FBD">
                              <w:rPr>
                                <w:rFonts w:ascii="Arial" w:eastAsia="Calibri" w:hAnsi="Arial" w:cs="Arial"/>
                                <w:sz w:val="14"/>
                                <w:szCs w:val="14"/>
                                <w:lang w:eastAsia="es-ES_tradnl"/>
                              </w:rPr>
                              <w:t>Codice</w:t>
                            </w:r>
                            <w:proofErr w:type="spellEnd"/>
                            <w:r w:rsidRPr="00992FBD">
                              <w:rPr>
                                <w:rFonts w:ascii="Arial" w:eastAsia="Calibri" w:hAnsi="Arial" w:cs="Arial"/>
                                <w:sz w:val="14"/>
                                <w:szCs w:val="14"/>
                                <w:lang w:eastAsia="es-ES_tradnl"/>
                              </w:rPr>
                              <w:t xml:space="preserve"> Software cannot attest to the accuracy of this information. Use of a term in this book should not be regarded as affecting the validity of any trademark or service mark.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9" type="#_x0000_t202" style="position:absolute;left:0;text-align:left;margin-left:-3.15pt;margin-top:578.5pt;width:279.7pt;height:125.9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" stroked="f">
                <v:textbox style="mso-fit-shape-to-text:t">
                  <w:txbxContent>
                    <w:p w14:paraId="0A88B482" w14:textId="0857738B" w:rsidR="00B86AA1" w:rsidRPr="00992FBD" w:rsidRDefault="00B86AA1" w:rsidP="007874AD">
                      <w:pPr>
                        <w:rPr>
                          <w:rFonts w:ascii="Arial" w:hAnsi="Arial" w:cs="Arial"/>
                        </w:rPr>
                      </w:pPr>
                      <w:r w:rsidRPr="00992FBD">
                        <w:rPr>
                          <w:rFonts w:ascii="Arial" w:hAnsi="Arial" w:cs="Arial"/>
                        </w:rPr>
                        <w:t>©</w:t>
                      </w:r>
                      <w:r>
                        <w:rPr>
                          <w:rFonts w:ascii="Arial" w:hAnsi="Arial" w:cs="Arial"/>
                        </w:rPr>
                        <w:t xml:space="preserve"> 2006-2012 Codice Software</w:t>
                      </w:r>
                    </w:p>
                    <w:p w14:paraId="398189DD" w14:textId="77777777" w:rsidR="00B86AA1" w:rsidRPr="00992FBD" w:rsidRDefault="00B86AA1"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14:paraId="3992A453" w14:textId="77777777" w:rsidR="00B86AA1" w:rsidRPr="00992FBD" w:rsidRDefault="00B86AA1"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14:paraId="49B6D11A" w14:textId="77777777" w:rsidR="00B86AA1" w:rsidRPr="00992FBD" w:rsidRDefault="00B86AA1" w:rsidP="007874AD">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14:paraId="0580C131" w14:textId="77777777" w:rsidR="00B86AA1" w:rsidRPr="00992FBD" w:rsidRDefault="00B86AA1" w:rsidP="007874AD">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mc:Fallback>
        </mc:AlternateContent>
      </w:r>
      <w:r w:rsidR="007874AD" w:rsidRPr="00BE3AC8">
        <w:br w:type="page"/>
      </w:r>
    </w:p>
    <w:p w14:paraId="67A88077" w14:textId="77777777" w:rsidR="00160EBF" w:rsidRPr="00BE3AC8" w:rsidRDefault="00160EBF" w:rsidP="00C618FC">
      <w:pPr>
        <w:rPr>
          <w:b/>
          <w:sz w:val="28"/>
          <w:szCs w:val="28"/>
        </w:rPr>
      </w:pPr>
      <w:r w:rsidRPr="00BE3AC8">
        <w:lastRenderedPageBreak/>
        <w:br w:type="page"/>
      </w:r>
      <w:r w:rsidR="00273609" w:rsidRPr="00BE3AC8">
        <w:rPr>
          <w:b/>
          <w:sz w:val="28"/>
          <w:szCs w:val="28"/>
        </w:rPr>
        <w:lastRenderedPageBreak/>
        <w:t>Table of Contents</w:t>
      </w:r>
    </w:p>
    <w:p w14:paraId="2D68CF6B" w14:textId="77777777" w:rsidR="002435ED" w:rsidRDefault="00E524FD">
      <w:pPr>
        <w:pStyle w:val="TDC1"/>
        <w:rPr>
          <w:ins w:id="2" w:author="Erin Richardson" w:date="2012-11-01T23:13:00Z"/>
          <w:rFonts w:asciiTheme="minorHAnsi" w:eastAsiaTheme="minorEastAsia" w:hAnsiTheme="minorHAnsi" w:cstheme="minorBidi"/>
          <w:b w:val="0"/>
          <w:bCs w:val="0"/>
          <w:noProof/>
          <w:sz w:val="22"/>
          <w:szCs w:val="22"/>
          <w:lang w:eastAsia="en-US"/>
        </w:rPr>
      </w:pPr>
      <w:r w:rsidRPr="00BE3AC8">
        <w:fldChar w:fldCharType="begin"/>
      </w:r>
      <w:r w:rsidR="00160EBF" w:rsidRPr="00BE3AC8">
        <w:instrText xml:space="preserve"> TOC \o "1-3" \h \z \u </w:instrText>
      </w:r>
      <w:r w:rsidRPr="00BE3AC8">
        <w:fldChar w:fldCharType="separate"/>
      </w:r>
      <w:ins w:id="3" w:author="Erin Richardson" w:date="2012-11-01T23:13:00Z">
        <w:r w:rsidR="002435ED" w:rsidRPr="00852BF5">
          <w:rPr>
            <w:rStyle w:val="Hipervnculo"/>
            <w:noProof/>
          </w:rPr>
          <w:fldChar w:fldCharType="begin"/>
        </w:r>
        <w:r w:rsidR="002435ED" w:rsidRPr="00852BF5">
          <w:rPr>
            <w:rStyle w:val="Hipervnculo"/>
            <w:noProof/>
          </w:rPr>
          <w:instrText xml:space="preserve"> </w:instrText>
        </w:r>
        <w:r w:rsidR="002435ED">
          <w:rPr>
            <w:noProof/>
          </w:rPr>
          <w:instrText>HYPERLINK \l "_Toc339574922"</w:instrText>
        </w:r>
        <w:r w:rsidR="002435ED" w:rsidRPr="00852BF5">
          <w:rPr>
            <w:rStyle w:val="Hipervnculo"/>
            <w:noProof/>
          </w:rPr>
          <w:instrText xml:space="preserve"> </w:instrText>
        </w:r>
        <w:r w:rsidR="002435ED" w:rsidRPr="00852BF5">
          <w:rPr>
            <w:rStyle w:val="Hipervnculo"/>
            <w:noProof/>
          </w:rPr>
          <w:fldChar w:fldCharType="separate"/>
        </w:r>
        <w:r w:rsidR="002435ED" w:rsidRPr="00852BF5">
          <w:rPr>
            <w:rStyle w:val="Hipervnculo"/>
            <w:noProof/>
          </w:rPr>
          <w:t>1</w:t>
        </w:r>
        <w:r w:rsidR="002435ED">
          <w:rPr>
            <w:rFonts w:asciiTheme="minorHAnsi" w:eastAsiaTheme="minorEastAsia" w:hAnsiTheme="minorHAnsi" w:cstheme="minorBidi"/>
            <w:b w:val="0"/>
            <w:bCs w:val="0"/>
            <w:noProof/>
            <w:sz w:val="22"/>
            <w:szCs w:val="22"/>
            <w:lang w:eastAsia="en-US"/>
          </w:rPr>
          <w:tab/>
        </w:r>
        <w:r w:rsidR="002435ED" w:rsidRPr="00852BF5">
          <w:rPr>
            <w:rStyle w:val="Hipervnculo"/>
            <w:noProof/>
          </w:rPr>
          <w:t>Introduction</w:t>
        </w:r>
        <w:r w:rsidR="002435ED">
          <w:rPr>
            <w:noProof/>
            <w:webHidden/>
          </w:rPr>
          <w:tab/>
        </w:r>
        <w:r w:rsidR="002435ED">
          <w:rPr>
            <w:noProof/>
            <w:webHidden/>
          </w:rPr>
          <w:fldChar w:fldCharType="begin"/>
        </w:r>
        <w:r w:rsidR="002435ED">
          <w:rPr>
            <w:noProof/>
            <w:webHidden/>
          </w:rPr>
          <w:instrText xml:space="preserve"> PAGEREF _Toc339574922 \h </w:instrText>
        </w:r>
      </w:ins>
      <w:r w:rsidR="002435ED">
        <w:rPr>
          <w:noProof/>
          <w:webHidden/>
        </w:rPr>
      </w:r>
      <w:r w:rsidR="002435ED">
        <w:rPr>
          <w:noProof/>
          <w:webHidden/>
        </w:rPr>
        <w:fldChar w:fldCharType="separate"/>
      </w:r>
      <w:ins w:id="4" w:author="Erin Richardson" w:date="2012-11-01T23:13:00Z">
        <w:r w:rsidR="002435ED">
          <w:rPr>
            <w:noProof/>
            <w:webHidden/>
          </w:rPr>
          <w:t>2</w:t>
        </w:r>
        <w:r w:rsidR="002435ED">
          <w:rPr>
            <w:noProof/>
            <w:webHidden/>
          </w:rPr>
          <w:fldChar w:fldCharType="end"/>
        </w:r>
        <w:r w:rsidR="002435ED" w:rsidRPr="00852BF5">
          <w:rPr>
            <w:rStyle w:val="Hipervnculo"/>
            <w:noProof/>
          </w:rPr>
          <w:fldChar w:fldCharType="end"/>
        </w:r>
      </w:ins>
    </w:p>
    <w:p w14:paraId="28EA09E0" w14:textId="77777777" w:rsidR="002435ED" w:rsidRDefault="002435ED">
      <w:pPr>
        <w:pStyle w:val="TDC2"/>
        <w:rPr>
          <w:ins w:id="5" w:author="Erin Richardson" w:date="2012-11-01T23:13:00Z"/>
          <w:rFonts w:asciiTheme="minorHAnsi" w:eastAsiaTheme="minorEastAsia" w:hAnsiTheme="minorHAnsi" w:cstheme="minorBidi"/>
          <w:bCs w:val="0"/>
          <w:sz w:val="22"/>
          <w:szCs w:val="22"/>
          <w:lang w:val="en-US" w:eastAsia="en-US"/>
        </w:rPr>
      </w:pPr>
      <w:ins w:id="6" w:author="Erin Richardson" w:date="2012-11-01T23:13:00Z">
        <w:r w:rsidRPr="00852BF5">
          <w:rPr>
            <w:rStyle w:val="Hipervnculo"/>
          </w:rPr>
          <w:fldChar w:fldCharType="begin"/>
        </w:r>
        <w:r w:rsidRPr="00852BF5">
          <w:rPr>
            <w:rStyle w:val="Hipervnculo"/>
          </w:rPr>
          <w:instrText xml:space="preserve"> </w:instrText>
        </w:r>
        <w:r>
          <w:instrText>HYPERLINK \l "_Toc339574923"</w:instrText>
        </w:r>
        <w:r w:rsidRPr="00852BF5">
          <w:rPr>
            <w:rStyle w:val="Hipervnculo"/>
          </w:rPr>
          <w:instrText xml:space="preserve"> </w:instrText>
        </w:r>
        <w:r w:rsidRPr="00852BF5">
          <w:rPr>
            <w:rStyle w:val="Hipervnculo"/>
          </w:rPr>
          <w:fldChar w:fldCharType="separate"/>
        </w:r>
        <w:r w:rsidRPr="00852BF5">
          <w:rPr>
            <w:rStyle w:val="Hipervnculo"/>
            <w:lang w:val="en-US"/>
          </w:rPr>
          <w:t>1.1</w:t>
        </w:r>
        <w:r>
          <w:rPr>
            <w:rFonts w:asciiTheme="minorHAnsi" w:eastAsiaTheme="minorEastAsia" w:hAnsiTheme="minorHAnsi" w:cstheme="minorBidi"/>
            <w:bCs w:val="0"/>
            <w:sz w:val="22"/>
            <w:szCs w:val="22"/>
            <w:lang w:val="en-US" w:eastAsia="en-US"/>
          </w:rPr>
          <w:tab/>
        </w:r>
        <w:r w:rsidRPr="00852BF5">
          <w:rPr>
            <w:rStyle w:val="Hipervnculo"/>
            <w:lang w:val="en-US"/>
          </w:rPr>
          <w:t>Plastic SCM</w:t>
        </w:r>
        <w:r>
          <w:rPr>
            <w:webHidden/>
          </w:rPr>
          <w:tab/>
        </w:r>
        <w:r>
          <w:rPr>
            <w:webHidden/>
          </w:rPr>
          <w:fldChar w:fldCharType="begin"/>
        </w:r>
        <w:r>
          <w:rPr>
            <w:webHidden/>
          </w:rPr>
          <w:instrText xml:space="preserve"> PAGEREF _Toc339574923 \h </w:instrText>
        </w:r>
      </w:ins>
      <w:r>
        <w:rPr>
          <w:webHidden/>
        </w:rPr>
      </w:r>
      <w:r>
        <w:rPr>
          <w:webHidden/>
        </w:rPr>
        <w:fldChar w:fldCharType="separate"/>
      </w:r>
      <w:ins w:id="7" w:author="Erin Richardson" w:date="2012-11-01T23:13:00Z">
        <w:r>
          <w:rPr>
            <w:webHidden/>
          </w:rPr>
          <w:t>2</w:t>
        </w:r>
        <w:r>
          <w:rPr>
            <w:webHidden/>
          </w:rPr>
          <w:fldChar w:fldCharType="end"/>
        </w:r>
        <w:r w:rsidRPr="00852BF5">
          <w:rPr>
            <w:rStyle w:val="Hipervnculo"/>
          </w:rPr>
          <w:fldChar w:fldCharType="end"/>
        </w:r>
      </w:ins>
    </w:p>
    <w:p w14:paraId="35898D39" w14:textId="77777777" w:rsidR="002435ED" w:rsidRDefault="002435ED">
      <w:pPr>
        <w:pStyle w:val="TDC2"/>
        <w:rPr>
          <w:ins w:id="8" w:author="Erin Richardson" w:date="2012-11-01T23:13:00Z"/>
          <w:rFonts w:asciiTheme="minorHAnsi" w:eastAsiaTheme="minorEastAsia" w:hAnsiTheme="minorHAnsi" w:cstheme="minorBidi"/>
          <w:bCs w:val="0"/>
          <w:sz w:val="22"/>
          <w:szCs w:val="22"/>
          <w:lang w:val="en-US" w:eastAsia="en-US"/>
        </w:rPr>
      </w:pPr>
      <w:ins w:id="9" w:author="Erin Richardson" w:date="2012-11-01T23:13:00Z">
        <w:r w:rsidRPr="00852BF5">
          <w:rPr>
            <w:rStyle w:val="Hipervnculo"/>
          </w:rPr>
          <w:fldChar w:fldCharType="begin"/>
        </w:r>
        <w:r w:rsidRPr="00852BF5">
          <w:rPr>
            <w:rStyle w:val="Hipervnculo"/>
          </w:rPr>
          <w:instrText xml:space="preserve"> </w:instrText>
        </w:r>
        <w:r>
          <w:instrText>HYPERLINK \l "_Toc339574924"</w:instrText>
        </w:r>
        <w:r w:rsidRPr="00852BF5">
          <w:rPr>
            <w:rStyle w:val="Hipervnculo"/>
          </w:rPr>
          <w:instrText xml:space="preserve"> </w:instrText>
        </w:r>
        <w:r w:rsidRPr="00852BF5">
          <w:rPr>
            <w:rStyle w:val="Hipervnculo"/>
          </w:rPr>
          <w:fldChar w:fldCharType="separate"/>
        </w:r>
        <w:r w:rsidRPr="00852BF5">
          <w:rPr>
            <w:rStyle w:val="Hipervnculo"/>
            <w:lang w:val="en-US"/>
          </w:rPr>
          <w:t>1.2</w:t>
        </w:r>
        <w:r>
          <w:rPr>
            <w:rFonts w:asciiTheme="minorHAnsi" w:eastAsiaTheme="minorEastAsia" w:hAnsiTheme="minorHAnsi" w:cstheme="minorBidi"/>
            <w:bCs w:val="0"/>
            <w:sz w:val="22"/>
            <w:szCs w:val="22"/>
            <w:lang w:val="en-US" w:eastAsia="en-US"/>
          </w:rPr>
          <w:tab/>
        </w:r>
        <w:r w:rsidRPr="00852BF5">
          <w:rPr>
            <w:rStyle w:val="Hipervnculo"/>
            <w:lang w:val="en-US"/>
          </w:rPr>
          <w:t>Components</w:t>
        </w:r>
        <w:r>
          <w:rPr>
            <w:webHidden/>
          </w:rPr>
          <w:tab/>
        </w:r>
        <w:r>
          <w:rPr>
            <w:webHidden/>
          </w:rPr>
          <w:fldChar w:fldCharType="begin"/>
        </w:r>
        <w:r>
          <w:rPr>
            <w:webHidden/>
          </w:rPr>
          <w:instrText xml:space="preserve"> PAGEREF _Toc339574924 \h </w:instrText>
        </w:r>
      </w:ins>
      <w:r>
        <w:rPr>
          <w:webHidden/>
        </w:rPr>
      </w:r>
      <w:r>
        <w:rPr>
          <w:webHidden/>
        </w:rPr>
        <w:fldChar w:fldCharType="separate"/>
      </w:r>
      <w:ins w:id="10" w:author="Erin Richardson" w:date="2012-11-01T23:13:00Z">
        <w:r>
          <w:rPr>
            <w:webHidden/>
          </w:rPr>
          <w:t>2</w:t>
        </w:r>
        <w:r>
          <w:rPr>
            <w:webHidden/>
          </w:rPr>
          <w:fldChar w:fldCharType="end"/>
        </w:r>
        <w:r w:rsidRPr="00852BF5">
          <w:rPr>
            <w:rStyle w:val="Hipervnculo"/>
          </w:rPr>
          <w:fldChar w:fldCharType="end"/>
        </w:r>
      </w:ins>
    </w:p>
    <w:p w14:paraId="78FB9C0B" w14:textId="77777777" w:rsidR="002435ED" w:rsidRDefault="002435ED">
      <w:pPr>
        <w:pStyle w:val="TDC1"/>
        <w:rPr>
          <w:ins w:id="11" w:author="Erin Richardson" w:date="2012-11-01T23:13:00Z"/>
          <w:rFonts w:asciiTheme="minorHAnsi" w:eastAsiaTheme="minorEastAsia" w:hAnsiTheme="minorHAnsi" w:cstheme="minorBidi"/>
          <w:b w:val="0"/>
          <w:bCs w:val="0"/>
          <w:noProof/>
          <w:sz w:val="22"/>
          <w:szCs w:val="22"/>
          <w:lang w:eastAsia="en-US"/>
        </w:rPr>
      </w:pPr>
      <w:ins w:id="12"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"_Toc339574925"</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2</w:t>
        </w:r>
        <w:r>
          <w:rPr>
            <w:rFonts w:asciiTheme="minorHAnsi" w:eastAsiaTheme="minorEastAsia" w:hAnsiTheme="minorHAnsi" w:cstheme="minorBidi"/>
            <w:b w:val="0"/>
            <w:bCs w:val="0"/>
            <w:noProof/>
            <w:sz w:val="22"/>
            <w:szCs w:val="22"/>
            <w:lang w:eastAsia="en-US"/>
          </w:rPr>
          <w:tab/>
        </w:r>
        <w:r w:rsidRPr="00852BF5">
          <w:rPr>
            <w:rStyle w:val="Hipervnculo"/>
            <w:noProof/>
          </w:rPr>
          <w:t>Minimum requirements</w:t>
        </w:r>
        <w:r>
          <w:rPr>
            <w:noProof/>
            <w:webHidden/>
          </w:rPr>
          <w:tab/>
        </w:r>
        <w:r>
          <w:rPr>
            <w:noProof/>
            <w:webHidden/>
          </w:rPr>
          <w:fldChar w:fldCharType="begin"/>
        </w:r>
        <w:r>
          <w:rPr>
            <w:noProof/>
            <w:webHidden/>
          </w:rPr>
          <w:instrText xml:space="preserve"> PAGEREF _Toc339574925 \h </w:instrText>
        </w:r>
      </w:ins>
      <w:r>
        <w:rPr>
          <w:noProof/>
          <w:webHidden/>
        </w:rPr>
      </w:r>
      <w:r>
        <w:rPr>
          <w:noProof/>
          <w:webHidden/>
        </w:rPr>
        <w:fldChar w:fldCharType="separate"/>
      </w:r>
      <w:ins w:id="13" w:author="Erin Richardson" w:date="2012-11-01T23:13:00Z">
        <w:r>
          <w:rPr>
            <w:noProof/>
            <w:webHidden/>
          </w:rPr>
          <w:t>4</w:t>
        </w:r>
        <w:r>
          <w:rPr>
            <w:noProof/>
            <w:webHidden/>
          </w:rPr>
          <w:fldChar w:fldCharType="end"/>
        </w:r>
        <w:r w:rsidRPr="00852BF5">
          <w:rPr>
            <w:rStyle w:val="Hipervnculo"/>
            <w:noProof/>
          </w:rPr>
          <w:fldChar w:fldCharType="end"/>
        </w:r>
      </w:ins>
    </w:p>
    <w:p w14:paraId="679E581E" w14:textId="77777777" w:rsidR="002435ED" w:rsidRDefault="002435ED">
      <w:pPr>
        <w:pStyle w:val="TDC2"/>
        <w:rPr>
          <w:ins w:id="14" w:author="Erin Richardson" w:date="2012-11-01T23:13:00Z"/>
          <w:rFonts w:asciiTheme="minorHAnsi" w:eastAsiaTheme="minorEastAsia" w:hAnsiTheme="minorHAnsi" w:cstheme="minorBidi"/>
          <w:bCs w:val="0"/>
          <w:sz w:val="22"/>
          <w:szCs w:val="22"/>
          <w:lang w:val="en-US" w:eastAsia="en-US"/>
        </w:rPr>
      </w:pPr>
      <w:ins w:id="15" w:author="Erin Richardson" w:date="2012-11-01T23:13:00Z">
        <w:r w:rsidRPr="00852BF5">
          <w:rPr>
            <w:rStyle w:val="Hipervnculo"/>
          </w:rPr>
          <w:fldChar w:fldCharType="begin"/>
        </w:r>
        <w:r w:rsidRPr="00852BF5">
          <w:rPr>
            <w:rStyle w:val="Hipervnculo"/>
          </w:rPr>
          <w:instrText xml:space="preserve"> </w:instrText>
        </w:r>
        <w:r>
          <w:instrText>HYPERLINK \l "_Toc339574926"</w:instrText>
        </w:r>
        <w:r w:rsidRPr="00852BF5">
          <w:rPr>
            <w:rStyle w:val="Hipervnculo"/>
          </w:rPr>
          <w:instrText xml:space="preserve"> </w:instrText>
        </w:r>
        <w:r w:rsidRPr="00852BF5">
          <w:rPr>
            <w:rStyle w:val="Hipervnculo"/>
          </w:rPr>
          <w:fldChar w:fldCharType="separate"/>
        </w:r>
        <w:r w:rsidRPr="00852BF5">
          <w:rPr>
            <w:rStyle w:val="Hipervnculo"/>
            <w:lang w:val="en-US"/>
          </w:rPr>
          <w:t>2.1</w:t>
        </w:r>
        <w:r>
          <w:rPr>
            <w:rFonts w:asciiTheme="minorHAnsi" w:eastAsiaTheme="minorEastAsia" w:hAnsiTheme="minorHAnsi" w:cstheme="minorBidi"/>
            <w:bCs w:val="0"/>
            <w:sz w:val="22"/>
            <w:szCs w:val="22"/>
            <w:lang w:val="en-US" w:eastAsia="en-US"/>
          </w:rPr>
          <w:tab/>
        </w:r>
        <w:r w:rsidRPr="00852BF5">
          <w:rPr>
            <w:rStyle w:val="Hipervnculo"/>
            <w:lang w:val="en-US"/>
          </w:rPr>
          <w:t>Server</w:t>
        </w:r>
        <w:r>
          <w:rPr>
            <w:webHidden/>
          </w:rPr>
          <w:tab/>
        </w:r>
        <w:r>
          <w:rPr>
            <w:webHidden/>
          </w:rPr>
          <w:fldChar w:fldCharType="begin"/>
        </w:r>
        <w:r>
          <w:rPr>
            <w:webHidden/>
          </w:rPr>
          <w:instrText xml:space="preserve"> PAGEREF _Toc339574926 \h </w:instrText>
        </w:r>
      </w:ins>
      <w:r>
        <w:rPr>
          <w:webHidden/>
        </w:rPr>
      </w:r>
      <w:r>
        <w:rPr>
          <w:webHidden/>
        </w:rPr>
        <w:fldChar w:fldCharType="separate"/>
      </w:r>
      <w:ins w:id="16" w:author="Erin Richardson" w:date="2012-11-01T23:13:00Z">
        <w:r>
          <w:rPr>
            <w:webHidden/>
          </w:rPr>
          <w:t>4</w:t>
        </w:r>
        <w:r>
          <w:rPr>
            <w:webHidden/>
          </w:rPr>
          <w:fldChar w:fldCharType="end"/>
        </w:r>
        <w:r w:rsidRPr="00852BF5">
          <w:rPr>
            <w:rStyle w:val="Hipervnculo"/>
          </w:rPr>
          <w:fldChar w:fldCharType="end"/>
        </w:r>
      </w:ins>
    </w:p>
    <w:p w14:paraId="40A75622" w14:textId="77777777" w:rsidR="002435ED" w:rsidRDefault="002435ED">
      <w:pPr>
        <w:pStyle w:val="TDC2"/>
        <w:rPr>
          <w:ins w:id="17" w:author="Erin Richardson" w:date="2012-11-01T23:13:00Z"/>
          <w:rFonts w:asciiTheme="minorHAnsi" w:eastAsiaTheme="minorEastAsia" w:hAnsiTheme="minorHAnsi" w:cstheme="minorBidi"/>
          <w:bCs w:val="0"/>
          <w:sz w:val="22"/>
          <w:szCs w:val="22"/>
          <w:lang w:val="en-US" w:eastAsia="en-US"/>
        </w:rPr>
      </w:pPr>
      <w:ins w:id="18" w:author="Erin Richardson" w:date="2012-11-01T23:13:00Z">
        <w:r w:rsidRPr="00852BF5">
          <w:rPr>
            <w:rStyle w:val="Hipervnculo"/>
          </w:rPr>
          <w:fldChar w:fldCharType="begin"/>
        </w:r>
        <w:r w:rsidRPr="00852BF5">
          <w:rPr>
            <w:rStyle w:val="Hipervnculo"/>
          </w:rPr>
          <w:instrText xml:space="preserve"> </w:instrText>
        </w:r>
        <w:r>
          <w:instrText>HYPERLINK \l "_Toc339574927"</w:instrText>
        </w:r>
        <w:r w:rsidRPr="00852BF5">
          <w:rPr>
            <w:rStyle w:val="Hipervnculo"/>
          </w:rPr>
          <w:instrText xml:space="preserve"> </w:instrText>
        </w:r>
        <w:r w:rsidRPr="00852BF5">
          <w:rPr>
            <w:rStyle w:val="Hipervnculo"/>
          </w:rPr>
          <w:fldChar w:fldCharType="separate"/>
        </w:r>
        <w:r w:rsidRPr="00852BF5">
          <w:rPr>
            <w:rStyle w:val="Hipervnculo"/>
            <w:lang w:val="en-US"/>
          </w:rPr>
          <w:t>2.2</w:t>
        </w:r>
        <w:r>
          <w:rPr>
            <w:rFonts w:asciiTheme="minorHAnsi" w:eastAsiaTheme="minorEastAsia" w:hAnsiTheme="minorHAnsi" w:cstheme="minorBidi"/>
            <w:bCs w:val="0"/>
            <w:sz w:val="22"/>
            <w:szCs w:val="22"/>
            <w:lang w:val="en-US" w:eastAsia="en-US"/>
          </w:rPr>
          <w:tab/>
        </w:r>
        <w:r w:rsidRPr="00852BF5">
          <w:rPr>
            <w:rStyle w:val="Hipervnculo"/>
            <w:lang w:val="en-US"/>
          </w:rPr>
          <w:t>Client</w:t>
        </w:r>
        <w:r>
          <w:rPr>
            <w:webHidden/>
          </w:rPr>
          <w:tab/>
        </w:r>
        <w:r>
          <w:rPr>
            <w:webHidden/>
          </w:rPr>
          <w:fldChar w:fldCharType="begin"/>
        </w:r>
        <w:r>
          <w:rPr>
            <w:webHidden/>
          </w:rPr>
          <w:instrText xml:space="preserve"> PAGEREF _Toc339574927 \h </w:instrText>
        </w:r>
      </w:ins>
      <w:r>
        <w:rPr>
          <w:webHidden/>
        </w:rPr>
      </w:r>
      <w:r>
        <w:rPr>
          <w:webHidden/>
        </w:rPr>
        <w:fldChar w:fldCharType="separate"/>
      </w:r>
      <w:ins w:id="19" w:author="Erin Richardson" w:date="2012-11-01T23:13:00Z">
        <w:r>
          <w:rPr>
            <w:webHidden/>
          </w:rPr>
          <w:t>4</w:t>
        </w:r>
        <w:r>
          <w:rPr>
            <w:webHidden/>
          </w:rPr>
          <w:fldChar w:fldCharType="end"/>
        </w:r>
        <w:r w:rsidRPr="00852BF5">
          <w:rPr>
            <w:rStyle w:val="Hipervnculo"/>
          </w:rPr>
          <w:fldChar w:fldCharType="end"/>
        </w:r>
      </w:ins>
    </w:p>
    <w:p w14:paraId="6EA02B05" w14:textId="77777777" w:rsidR="002435ED" w:rsidRDefault="002435ED">
      <w:pPr>
        <w:pStyle w:val="TDC1"/>
        <w:rPr>
          <w:ins w:id="20" w:author="Erin Richardson" w:date="2012-11-01T23:13:00Z"/>
          <w:rFonts w:asciiTheme="minorHAnsi" w:eastAsiaTheme="minorEastAsia" w:hAnsiTheme="minorHAnsi" w:cstheme="minorBidi"/>
          <w:b w:val="0"/>
          <w:bCs w:val="0"/>
          <w:noProof/>
          <w:sz w:val="22"/>
          <w:szCs w:val="22"/>
          <w:lang w:eastAsia="en-US"/>
        </w:rPr>
      </w:pPr>
      <w:ins w:id="21"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"_Toc339574928"</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w:t>
        </w:r>
        <w:r>
          <w:rPr>
            <w:rFonts w:asciiTheme="minorHAnsi" w:eastAsiaTheme="minorEastAsia" w:hAnsiTheme="minorHAnsi" w:cstheme="minorBidi"/>
            <w:b w:val="0"/>
            <w:bCs w:val="0"/>
            <w:noProof/>
            <w:sz w:val="22"/>
            <w:szCs w:val="22"/>
            <w:lang w:eastAsia="en-US"/>
          </w:rPr>
          <w:tab/>
        </w:r>
        <w:r w:rsidRPr="00852BF5">
          <w:rPr>
            <w:rStyle w:val="Hipervnculo"/>
            <w:noProof/>
          </w:rPr>
          <w:t>Plastic SCM installation</w:t>
        </w:r>
        <w:r>
          <w:rPr>
            <w:noProof/>
            <w:webHidden/>
          </w:rPr>
          <w:tab/>
        </w:r>
        <w:r>
          <w:rPr>
            <w:noProof/>
            <w:webHidden/>
          </w:rPr>
          <w:fldChar w:fldCharType="begin"/>
        </w:r>
        <w:r>
          <w:rPr>
            <w:noProof/>
            <w:webHidden/>
          </w:rPr>
          <w:instrText xml:space="preserve"> PAGEREF _Toc339574928 \h </w:instrText>
        </w:r>
      </w:ins>
      <w:r>
        <w:rPr>
          <w:noProof/>
          <w:webHidden/>
        </w:rPr>
      </w:r>
      <w:r>
        <w:rPr>
          <w:noProof/>
          <w:webHidden/>
        </w:rPr>
        <w:fldChar w:fldCharType="separate"/>
      </w:r>
      <w:ins w:id="22" w:author="Erin Richardson" w:date="2012-11-01T23:13:00Z">
        <w:r>
          <w:rPr>
            <w:noProof/>
            <w:webHidden/>
          </w:rPr>
          <w:t>6</w:t>
        </w:r>
        <w:r>
          <w:rPr>
            <w:noProof/>
            <w:webHidden/>
          </w:rPr>
          <w:fldChar w:fldCharType="end"/>
        </w:r>
        <w:r w:rsidRPr="00852BF5">
          <w:rPr>
            <w:rStyle w:val="Hipervnculo"/>
            <w:noProof/>
          </w:rPr>
          <w:fldChar w:fldCharType="end"/>
        </w:r>
      </w:ins>
    </w:p>
    <w:p w14:paraId="119F4266" w14:textId="77777777" w:rsidR="002435ED" w:rsidRDefault="002435ED">
      <w:pPr>
        <w:pStyle w:val="TDC2"/>
        <w:rPr>
          <w:ins w:id="23" w:author="Erin Richardson" w:date="2012-11-01T23:13:00Z"/>
          <w:rFonts w:asciiTheme="minorHAnsi" w:eastAsiaTheme="minorEastAsia" w:hAnsiTheme="minorHAnsi" w:cstheme="minorBidi"/>
          <w:bCs w:val="0"/>
          <w:sz w:val="22"/>
          <w:szCs w:val="22"/>
          <w:lang w:val="en-US" w:eastAsia="en-US"/>
        </w:rPr>
      </w:pPr>
      <w:ins w:id="24" w:author="Erin Richardson" w:date="2012-11-01T23:13:00Z">
        <w:r w:rsidRPr="00852BF5">
          <w:rPr>
            <w:rStyle w:val="Hipervnculo"/>
          </w:rPr>
          <w:fldChar w:fldCharType="begin"/>
        </w:r>
        <w:r w:rsidRPr="00852BF5">
          <w:rPr>
            <w:rStyle w:val="Hipervnculo"/>
          </w:rPr>
          <w:instrText xml:space="preserve"> </w:instrText>
        </w:r>
        <w:r>
          <w:instrText>HYPERLINK \l "_Toc339574929"</w:instrText>
        </w:r>
        <w:r w:rsidRPr="00852BF5">
          <w:rPr>
            <w:rStyle w:val="Hipervnculo"/>
          </w:rPr>
          <w:instrText xml:space="preserve"> </w:instrText>
        </w:r>
        <w:r w:rsidRPr="00852BF5">
          <w:rPr>
            <w:rStyle w:val="Hipervnculo"/>
          </w:rPr>
          <w:fldChar w:fldCharType="separate"/>
        </w:r>
        <w:r w:rsidRPr="00852BF5">
          <w:rPr>
            <w:rStyle w:val="Hipervnculo"/>
            <w:lang w:val="en-US"/>
          </w:rPr>
          <w:t>3.1</w:t>
        </w:r>
        <w:r>
          <w:rPr>
            <w:rFonts w:asciiTheme="minorHAnsi" w:eastAsiaTheme="minorEastAsia" w:hAnsiTheme="minorHAnsi" w:cstheme="minorBidi"/>
            <w:bCs w:val="0"/>
            <w:sz w:val="22"/>
            <w:szCs w:val="22"/>
            <w:lang w:val="en-US" w:eastAsia="en-US"/>
          </w:rPr>
          <w:tab/>
        </w:r>
        <w:r w:rsidRPr="00852BF5">
          <w:rPr>
            <w:rStyle w:val="Hipervnculo"/>
            <w:lang w:val="en-US"/>
          </w:rPr>
          <w:t>Prerequisites</w:t>
        </w:r>
        <w:r>
          <w:rPr>
            <w:webHidden/>
          </w:rPr>
          <w:tab/>
        </w:r>
        <w:r>
          <w:rPr>
            <w:webHidden/>
          </w:rPr>
          <w:fldChar w:fldCharType="begin"/>
        </w:r>
        <w:r>
          <w:rPr>
            <w:webHidden/>
          </w:rPr>
          <w:instrText xml:space="preserve"> PAGEREF _Toc339574929 \h </w:instrText>
        </w:r>
      </w:ins>
      <w:r>
        <w:rPr>
          <w:webHidden/>
        </w:rPr>
      </w:r>
      <w:r>
        <w:rPr>
          <w:webHidden/>
        </w:rPr>
        <w:fldChar w:fldCharType="separate"/>
      </w:r>
      <w:ins w:id="25" w:author="Erin Richardson" w:date="2012-11-01T23:13:00Z">
        <w:r>
          <w:rPr>
            <w:webHidden/>
          </w:rPr>
          <w:t>6</w:t>
        </w:r>
        <w:r>
          <w:rPr>
            <w:webHidden/>
          </w:rPr>
          <w:fldChar w:fldCharType="end"/>
        </w:r>
        <w:r w:rsidRPr="00852BF5">
          <w:rPr>
            <w:rStyle w:val="Hipervnculo"/>
          </w:rPr>
          <w:fldChar w:fldCharType="end"/>
        </w:r>
      </w:ins>
    </w:p>
    <w:p w14:paraId="25C305F8" w14:textId="77777777" w:rsidR="002435ED" w:rsidRDefault="002435ED">
      <w:pPr>
        <w:pStyle w:val="TDC2"/>
        <w:rPr>
          <w:ins w:id="26" w:author="Erin Richardson" w:date="2012-11-01T23:13:00Z"/>
          <w:rFonts w:asciiTheme="minorHAnsi" w:eastAsiaTheme="minorEastAsia" w:hAnsiTheme="minorHAnsi" w:cstheme="minorBidi"/>
          <w:bCs w:val="0"/>
          <w:sz w:val="22"/>
          <w:szCs w:val="22"/>
          <w:lang w:val="en-US" w:eastAsia="en-US"/>
        </w:rPr>
      </w:pPr>
      <w:ins w:id="27" w:author="Erin Richardson" w:date="2012-11-01T23:13:00Z">
        <w:r w:rsidRPr="00852BF5">
          <w:rPr>
            <w:rStyle w:val="Hipervnculo"/>
          </w:rPr>
          <w:fldChar w:fldCharType="begin"/>
        </w:r>
        <w:r w:rsidRPr="00852BF5">
          <w:rPr>
            <w:rStyle w:val="Hipervnculo"/>
          </w:rPr>
          <w:instrText xml:space="preserve"> </w:instrText>
        </w:r>
        <w:r>
          <w:instrText>HYPERLINK \l "_Toc339574930"</w:instrText>
        </w:r>
        <w:r w:rsidRPr="00852BF5">
          <w:rPr>
            <w:rStyle w:val="Hipervnculo"/>
          </w:rPr>
          <w:instrText xml:space="preserve"> </w:instrText>
        </w:r>
        <w:r w:rsidRPr="00852BF5">
          <w:rPr>
            <w:rStyle w:val="Hipervnculo"/>
          </w:rPr>
          <w:fldChar w:fldCharType="separate"/>
        </w:r>
        <w:r w:rsidRPr="00852BF5">
          <w:rPr>
            <w:rStyle w:val="Hipervnculo"/>
            <w:lang w:val="en-US"/>
          </w:rPr>
          <w:t>3.2</w:t>
        </w:r>
        <w:r>
          <w:rPr>
            <w:rFonts w:asciiTheme="minorHAnsi" w:eastAsiaTheme="minorEastAsia" w:hAnsiTheme="minorHAnsi" w:cstheme="minorBidi"/>
            <w:bCs w:val="0"/>
            <w:sz w:val="22"/>
            <w:szCs w:val="22"/>
            <w:lang w:val="en-US" w:eastAsia="en-US"/>
          </w:rPr>
          <w:tab/>
        </w:r>
        <w:r w:rsidRPr="00852BF5">
          <w:rPr>
            <w:rStyle w:val="Hipervnculo"/>
            <w:lang w:val="en-US"/>
          </w:rPr>
          <w:t>Server and Client installation</w:t>
        </w:r>
        <w:r>
          <w:rPr>
            <w:webHidden/>
          </w:rPr>
          <w:tab/>
        </w:r>
        <w:r>
          <w:rPr>
            <w:webHidden/>
          </w:rPr>
          <w:fldChar w:fldCharType="begin"/>
        </w:r>
        <w:r>
          <w:rPr>
            <w:webHidden/>
          </w:rPr>
          <w:instrText xml:space="preserve"> PAGEREF _Toc339574930 \h </w:instrText>
        </w:r>
      </w:ins>
      <w:r>
        <w:rPr>
          <w:webHidden/>
        </w:rPr>
      </w:r>
      <w:r>
        <w:rPr>
          <w:webHidden/>
        </w:rPr>
        <w:fldChar w:fldCharType="separate"/>
      </w:r>
      <w:ins w:id="28" w:author="Erin Richardson" w:date="2012-11-01T23:13:00Z">
        <w:r>
          <w:rPr>
            <w:webHidden/>
          </w:rPr>
          <w:t>6</w:t>
        </w:r>
        <w:r>
          <w:rPr>
            <w:webHidden/>
          </w:rPr>
          <w:fldChar w:fldCharType="end"/>
        </w:r>
        <w:r w:rsidRPr="00852BF5">
          <w:rPr>
            <w:rStyle w:val="Hipervnculo"/>
          </w:rPr>
          <w:fldChar w:fldCharType="end"/>
        </w:r>
      </w:ins>
    </w:p>
    <w:p w14:paraId="45C8B670" w14:textId="77777777" w:rsidR="002435ED" w:rsidRDefault="002435ED">
      <w:pPr>
        <w:pStyle w:val="TDC2"/>
        <w:rPr>
          <w:ins w:id="29" w:author="Erin Richardson" w:date="2012-11-01T23:13:00Z"/>
          <w:rFonts w:asciiTheme="minorHAnsi" w:eastAsiaTheme="minorEastAsia" w:hAnsiTheme="minorHAnsi" w:cstheme="minorBidi"/>
          <w:bCs w:val="0"/>
          <w:sz w:val="22"/>
          <w:szCs w:val="22"/>
          <w:lang w:val="en-US" w:eastAsia="en-US"/>
        </w:rPr>
      </w:pPr>
      <w:ins w:id="30" w:author="Erin Richardson" w:date="2012-11-01T23:13:00Z">
        <w:r w:rsidRPr="00852BF5">
          <w:rPr>
            <w:rStyle w:val="Hipervnculo"/>
          </w:rPr>
          <w:fldChar w:fldCharType="begin"/>
        </w:r>
        <w:r w:rsidRPr="00852BF5">
          <w:rPr>
            <w:rStyle w:val="Hipervnculo"/>
          </w:rPr>
          <w:instrText xml:space="preserve"> </w:instrText>
        </w:r>
        <w:r>
          <w:instrText>HYPERLINK \l "_Toc339574931"</w:instrText>
        </w:r>
        <w:r w:rsidRPr="00852BF5">
          <w:rPr>
            <w:rStyle w:val="Hipervnculo"/>
          </w:rPr>
          <w:instrText xml:space="preserve"> </w:instrText>
        </w:r>
        <w:r w:rsidRPr="00852BF5">
          <w:rPr>
            <w:rStyle w:val="Hipervnculo"/>
          </w:rPr>
          <w:fldChar w:fldCharType="separate"/>
        </w:r>
        <w:r w:rsidRPr="00852BF5">
          <w:rPr>
            <w:rStyle w:val="Hipervnculo"/>
            <w:lang w:val="en-US"/>
          </w:rPr>
          <w:t>3.3</w:t>
        </w:r>
        <w:r>
          <w:rPr>
            <w:rFonts w:asciiTheme="minorHAnsi" w:eastAsiaTheme="minorEastAsia" w:hAnsiTheme="minorHAnsi" w:cstheme="minorBidi"/>
            <w:bCs w:val="0"/>
            <w:sz w:val="22"/>
            <w:szCs w:val="22"/>
            <w:lang w:val="en-US" w:eastAsia="en-US"/>
          </w:rPr>
          <w:tab/>
        </w:r>
        <w:r w:rsidRPr="00852BF5">
          <w:rPr>
            <w:rStyle w:val="Hipervnculo"/>
            <w:lang w:val="en-US"/>
          </w:rPr>
          <w:t>Service to find Servers</w:t>
        </w:r>
        <w:r>
          <w:rPr>
            <w:webHidden/>
          </w:rPr>
          <w:tab/>
        </w:r>
        <w:r>
          <w:rPr>
            <w:webHidden/>
          </w:rPr>
          <w:fldChar w:fldCharType="begin"/>
        </w:r>
        <w:r>
          <w:rPr>
            <w:webHidden/>
          </w:rPr>
          <w:instrText xml:space="preserve"> PAGEREF _Toc339574931 \h </w:instrText>
        </w:r>
      </w:ins>
      <w:r>
        <w:rPr>
          <w:webHidden/>
        </w:rPr>
      </w:r>
      <w:r>
        <w:rPr>
          <w:webHidden/>
        </w:rPr>
        <w:fldChar w:fldCharType="separate"/>
      </w:r>
      <w:ins w:id="31" w:author="Erin Richardson" w:date="2012-11-01T23:13:00Z">
        <w:r>
          <w:rPr>
            <w:webHidden/>
          </w:rPr>
          <w:t>9</w:t>
        </w:r>
        <w:r>
          <w:rPr>
            <w:webHidden/>
          </w:rPr>
          <w:fldChar w:fldCharType="end"/>
        </w:r>
        <w:r w:rsidRPr="00852BF5">
          <w:rPr>
            <w:rStyle w:val="Hipervnculo"/>
          </w:rPr>
          <w:fldChar w:fldCharType="end"/>
        </w:r>
      </w:ins>
    </w:p>
    <w:p w14:paraId="400BBB22" w14:textId="77777777" w:rsidR="002435ED" w:rsidRDefault="002435ED">
      <w:pPr>
        <w:pStyle w:val="TDC2"/>
        <w:rPr>
          <w:ins w:id="32" w:author="Erin Richardson" w:date="2012-11-01T23:13:00Z"/>
          <w:rFonts w:asciiTheme="minorHAnsi" w:eastAsiaTheme="minorEastAsia" w:hAnsiTheme="minorHAnsi" w:cstheme="minorBidi"/>
          <w:bCs w:val="0"/>
          <w:sz w:val="22"/>
          <w:szCs w:val="22"/>
          <w:lang w:val="en-US" w:eastAsia="en-US"/>
        </w:rPr>
      </w:pPr>
      <w:ins w:id="33" w:author="Erin Richardson" w:date="2012-11-01T23:13:00Z">
        <w:r w:rsidRPr="00852BF5">
          <w:rPr>
            <w:rStyle w:val="Hipervnculo"/>
          </w:rPr>
          <w:fldChar w:fldCharType="begin"/>
        </w:r>
        <w:r w:rsidRPr="00852BF5">
          <w:rPr>
            <w:rStyle w:val="Hipervnculo"/>
          </w:rPr>
          <w:instrText xml:space="preserve"> </w:instrText>
        </w:r>
        <w:r>
          <w:instrText>HYPERLINK \l "_Toc339574932"</w:instrText>
        </w:r>
        <w:r w:rsidRPr="00852BF5">
          <w:rPr>
            <w:rStyle w:val="Hipervnculo"/>
          </w:rPr>
          <w:instrText xml:space="preserve"> </w:instrText>
        </w:r>
        <w:r w:rsidRPr="00852BF5">
          <w:rPr>
            <w:rStyle w:val="Hipervnculo"/>
          </w:rPr>
          <w:fldChar w:fldCharType="separate"/>
        </w:r>
        <w:r w:rsidRPr="00852BF5">
          <w:rPr>
            <w:rStyle w:val="Hipervnculo"/>
            <w:lang w:val="en-US"/>
          </w:rPr>
          <w:t>3.4</w:t>
        </w:r>
        <w:r>
          <w:rPr>
            <w:rFonts w:asciiTheme="minorHAnsi" w:eastAsiaTheme="minorEastAsia" w:hAnsiTheme="minorHAnsi" w:cstheme="minorBidi"/>
            <w:bCs w:val="0"/>
            <w:sz w:val="22"/>
            <w:szCs w:val="22"/>
            <w:lang w:val="en-US" w:eastAsia="en-US"/>
          </w:rPr>
          <w:tab/>
        </w:r>
        <w:r w:rsidRPr="00852BF5">
          <w:rPr>
            <w:rStyle w:val="Hipervnculo"/>
            <w:lang w:val="en-US"/>
          </w:rPr>
          <w:t>Server configuration</w:t>
        </w:r>
        <w:r>
          <w:rPr>
            <w:webHidden/>
          </w:rPr>
          <w:tab/>
        </w:r>
        <w:r>
          <w:rPr>
            <w:webHidden/>
          </w:rPr>
          <w:fldChar w:fldCharType="begin"/>
        </w:r>
        <w:r>
          <w:rPr>
            <w:webHidden/>
          </w:rPr>
          <w:instrText xml:space="preserve"> PAGEREF _Toc339574932 \h </w:instrText>
        </w:r>
      </w:ins>
      <w:r>
        <w:rPr>
          <w:webHidden/>
        </w:rPr>
      </w:r>
      <w:r>
        <w:rPr>
          <w:webHidden/>
        </w:rPr>
        <w:fldChar w:fldCharType="separate"/>
      </w:r>
      <w:ins w:id="34" w:author="Erin Richardson" w:date="2012-11-01T23:13:00Z">
        <w:r>
          <w:rPr>
            <w:webHidden/>
          </w:rPr>
          <w:t>11</w:t>
        </w:r>
        <w:r>
          <w:rPr>
            <w:webHidden/>
          </w:rPr>
          <w:fldChar w:fldCharType="end"/>
        </w:r>
        <w:r w:rsidRPr="00852BF5">
          <w:rPr>
            <w:rStyle w:val="Hipervnculo"/>
          </w:rPr>
          <w:fldChar w:fldCharType="end"/>
        </w:r>
      </w:ins>
    </w:p>
    <w:p w14:paraId="1D16D607" w14:textId="77777777" w:rsidR="002435ED" w:rsidRDefault="002435ED">
      <w:pPr>
        <w:pStyle w:val="TDC2"/>
        <w:rPr>
          <w:ins w:id="35" w:author="Erin Richardson" w:date="2012-11-01T23:13:00Z"/>
          <w:rFonts w:asciiTheme="minorHAnsi" w:eastAsiaTheme="minorEastAsia" w:hAnsiTheme="minorHAnsi" w:cstheme="minorBidi"/>
          <w:bCs w:val="0"/>
          <w:sz w:val="22"/>
          <w:szCs w:val="22"/>
          <w:lang w:val="en-US" w:eastAsia="en-US"/>
        </w:rPr>
      </w:pPr>
      <w:ins w:id="36" w:author="Erin Richardson" w:date="2012-11-01T23:13:00Z">
        <w:r w:rsidRPr="00852BF5">
          <w:rPr>
            <w:rStyle w:val="Hipervnculo"/>
          </w:rPr>
          <w:fldChar w:fldCharType="begin"/>
        </w:r>
        <w:r w:rsidRPr="00852BF5">
          <w:rPr>
            <w:rStyle w:val="Hipervnculo"/>
          </w:rPr>
          <w:instrText xml:space="preserve"> </w:instrText>
        </w:r>
        <w:r>
          <w:instrText>HYPERLINK \l "_Toc339574933"</w:instrText>
        </w:r>
        <w:r w:rsidRPr="00852BF5">
          <w:rPr>
            <w:rStyle w:val="Hipervnculo"/>
          </w:rPr>
          <w:instrText xml:space="preserve"> </w:instrText>
        </w:r>
        <w:r w:rsidRPr="00852BF5">
          <w:rPr>
            <w:rStyle w:val="Hipervnculo"/>
          </w:rPr>
          <w:fldChar w:fldCharType="separate"/>
        </w:r>
        <w:r w:rsidRPr="00852BF5">
          <w:rPr>
            <w:rStyle w:val="Hipervnculo"/>
            <w:lang w:val="en-US"/>
          </w:rPr>
          <w:t>3.5</w:t>
        </w:r>
        <w:r>
          <w:rPr>
            <w:rFonts w:asciiTheme="minorHAnsi" w:eastAsiaTheme="minorEastAsia" w:hAnsiTheme="minorHAnsi" w:cstheme="minorBidi"/>
            <w:bCs w:val="0"/>
            <w:sz w:val="22"/>
            <w:szCs w:val="22"/>
            <w:lang w:val="en-US" w:eastAsia="en-US"/>
          </w:rPr>
          <w:tab/>
        </w:r>
        <w:r w:rsidRPr="00852BF5">
          <w:rPr>
            <w:rStyle w:val="Hipervnculo"/>
            <w:lang w:val="en-US"/>
          </w:rPr>
          <w:t>User authentication configuration</w:t>
        </w:r>
        <w:r>
          <w:rPr>
            <w:webHidden/>
          </w:rPr>
          <w:tab/>
        </w:r>
        <w:r>
          <w:rPr>
            <w:webHidden/>
          </w:rPr>
          <w:fldChar w:fldCharType="begin"/>
        </w:r>
        <w:r>
          <w:rPr>
            <w:webHidden/>
          </w:rPr>
          <w:instrText xml:space="preserve"> PAGEREF _Toc339574933 \h </w:instrText>
        </w:r>
      </w:ins>
      <w:r>
        <w:rPr>
          <w:webHidden/>
        </w:rPr>
      </w:r>
      <w:r>
        <w:rPr>
          <w:webHidden/>
        </w:rPr>
        <w:fldChar w:fldCharType="separate"/>
      </w:r>
      <w:ins w:id="37" w:author="Erin Richardson" w:date="2012-11-01T23:13:00Z">
        <w:r>
          <w:rPr>
            <w:webHidden/>
          </w:rPr>
          <w:t>14</w:t>
        </w:r>
        <w:r>
          <w:rPr>
            <w:webHidden/>
          </w:rPr>
          <w:fldChar w:fldCharType="end"/>
        </w:r>
        <w:r w:rsidRPr="00852BF5">
          <w:rPr>
            <w:rStyle w:val="Hipervnculo"/>
          </w:rPr>
          <w:fldChar w:fldCharType="end"/>
        </w:r>
      </w:ins>
    </w:p>
    <w:p w14:paraId="101D99BF" w14:textId="77777777" w:rsidR="002435ED" w:rsidRDefault="002435ED">
      <w:pPr>
        <w:pStyle w:val="TDC3"/>
        <w:rPr>
          <w:ins w:id="38" w:author="Erin Richardson" w:date="2012-11-01T23:13:00Z"/>
          <w:rFonts w:asciiTheme="minorHAnsi" w:eastAsiaTheme="minorEastAsia" w:hAnsiTheme="minorHAnsi" w:cstheme="minorBidi"/>
          <w:bCs w:val="0"/>
          <w:iCs w:val="0"/>
          <w:noProof/>
          <w:sz w:val="22"/>
          <w:szCs w:val="22"/>
          <w:lang w:eastAsia="en-US"/>
        </w:rPr>
      </w:pPr>
      <w:ins w:id="39"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"_Toc339574934"</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3.5.1</w:t>
        </w:r>
        <w:r>
          <w:rPr>
            <w:rFonts w:asciiTheme="minorHAnsi" w:eastAsiaTheme="minorEastAsia" w:hAnsiTheme="minorHAnsi" w:cstheme="minorBidi"/>
            <w:bCs w:val="0"/>
            <w:iCs w:val="0"/>
            <w:noProof/>
            <w:sz w:val="22"/>
            <w:szCs w:val="22"/>
            <w:lang w:eastAsia="en-US"/>
          </w:rPr>
          <w:tab/>
        </w:r>
        <w:r w:rsidRPr="00852BF5">
          <w:rPr>
            <w:rStyle w:val="Hipervnculo"/>
            <w:noProof/>
          </w:rPr>
          <w:t>Authentication basics</w:t>
        </w:r>
        <w:r>
          <w:rPr>
            <w:noProof/>
            <w:webHidden/>
          </w:rPr>
          <w:tab/>
        </w:r>
        <w:r>
          <w:rPr>
            <w:noProof/>
            <w:webHidden/>
          </w:rPr>
          <w:fldChar w:fldCharType="begin"/>
        </w:r>
        <w:r>
          <w:rPr>
            <w:noProof/>
            <w:webHidden/>
          </w:rPr>
          <w:instrText xml:space="preserve"> PAGEREF _Toc339574934 \h </w:instrText>
        </w:r>
      </w:ins>
      <w:r>
        <w:rPr>
          <w:noProof/>
          <w:webHidden/>
        </w:rPr>
      </w:r>
      <w:r>
        <w:rPr>
          <w:noProof/>
          <w:webHidden/>
        </w:rPr>
        <w:fldChar w:fldCharType="separate"/>
      </w:r>
      <w:ins w:id="40" w:author="Erin Richardson" w:date="2012-11-01T23:13:00Z">
        <w:r>
          <w:rPr>
            <w:noProof/>
            <w:webHidden/>
          </w:rPr>
          <w:t>15</w:t>
        </w:r>
        <w:r>
          <w:rPr>
            <w:noProof/>
            <w:webHidden/>
          </w:rPr>
          <w:fldChar w:fldCharType="end"/>
        </w:r>
        <w:r w:rsidRPr="00852BF5">
          <w:rPr>
            <w:rStyle w:val="Hipervnculo"/>
            <w:noProof/>
          </w:rPr>
          <w:fldChar w:fldCharType="end"/>
        </w:r>
      </w:ins>
    </w:p>
    <w:p w14:paraId="5A9FE7A3" w14:textId="77777777" w:rsidR="002435ED" w:rsidRDefault="002435ED">
      <w:pPr>
        <w:pStyle w:val="TDC3"/>
        <w:rPr>
          <w:ins w:id="41" w:author="Erin Richardson" w:date="2012-11-01T23:13:00Z"/>
          <w:rFonts w:asciiTheme="minorHAnsi" w:eastAsiaTheme="minorEastAsia" w:hAnsiTheme="minorHAnsi" w:cstheme="minorBidi"/>
          <w:bCs w:val="0"/>
          <w:iCs w:val="0"/>
          <w:noProof/>
          <w:sz w:val="22"/>
          <w:szCs w:val="22"/>
          <w:lang w:eastAsia="en-US"/>
        </w:rPr>
      </w:pPr>
      <w:ins w:id="42"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"_Toc339574935"</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3.5.2</w:t>
        </w:r>
        <w:r>
          <w:rPr>
            <w:rFonts w:asciiTheme="minorHAnsi" w:eastAsiaTheme="minorEastAsia" w:hAnsiTheme="minorHAnsi" w:cstheme="minorBidi"/>
            <w:bCs w:val="0"/>
            <w:iCs w:val="0"/>
            <w:noProof/>
            <w:sz w:val="22"/>
            <w:szCs w:val="22"/>
            <w:lang w:eastAsia="en-US"/>
          </w:rPr>
          <w:tab/>
        </w:r>
        <w:r w:rsidRPr="00852BF5">
          <w:rPr>
            <w:rStyle w:val="Hipervnculo"/>
            <w:noProof/>
          </w:rPr>
          <w:t>Local users</w:t>
        </w:r>
        <w:r>
          <w:rPr>
            <w:noProof/>
            <w:webHidden/>
          </w:rPr>
          <w:tab/>
        </w:r>
        <w:r>
          <w:rPr>
            <w:noProof/>
            <w:webHidden/>
          </w:rPr>
          <w:fldChar w:fldCharType="begin"/>
        </w:r>
        <w:r>
          <w:rPr>
            <w:noProof/>
            <w:webHidden/>
          </w:rPr>
          <w:instrText xml:space="preserve"> PAGEREF _Toc339574935 \h </w:instrText>
        </w:r>
      </w:ins>
      <w:r>
        <w:rPr>
          <w:noProof/>
          <w:webHidden/>
        </w:rPr>
      </w:r>
      <w:r>
        <w:rPr>
          <w:noProof/>
          <w:webHidden/>
        </w:rPr>
        <w:fldChar w:fldCharType="separate"/>
      </w:r>
      <w:ins w:id="43" w:author="Erin Richardson" w:date="2012-11-01T23:13:00Z">
        <w:r>
          <w:rPr>
            <w:noProof/>
            <w:webHidden/>
          </w:rPr>
          <w:t>15</w:t>
        </w:r>
        <w:r>
          <w:rPr>
            <w:noProof/>
            <w:webHidden/>
          </w:rPr>
          <w:fldChar w:fldCharType="end"/>
        </w:r>
        <w:r w:rsidRPr="00852BF5">
          <w:rPr>
            <w:rStyle w:val="Hipervnculo"/>
            <w:noProof/>
          </w:rPr>
          <w:fldChar w:fldCharType="end"/>
        </w:r>
      </w:ins>
    </w:p>
    <w:p w14:paraId="43863B58" w14:textId="77777777" w:rsidR="002435ED" w:rsidRDefault="002435ED">
      <w:pPr>
        <w:pStyle w:val="TDC3"/>
        <w:rPr>
          <w:ins w:id="44" w:author="Erin Richardson" w:date="2012-11-01T23:13:00Z"/>
          <w:rFonts w:asciiTheme="minorHAnsi" w:eastAsiaTheme="minorEastAsia" w:hAnsiTheme="minorHAnsi" w:cstheme="minorBidi"/>
          <w:bCs w:val="0"/>
          <w:iCs w:val="0"/>
          <w:noProof/>
          <w:sz w:val="22"/>
          <w:szCs w:val="22"/>
          <w:lang w:eastAsia="en-US"/>
        </w:rPr>
      </w:pPr>
      <w:ins w:id="45"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"_Toc339574936"</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3.5.3</w:t>
        </w:r>
        <w:r>
          <w:rPr>
            <w:rFonts w:asciiTheme="minorHAnsi" w:eastAsiaTheme="minorEastAsia" w:hAnsiTheme="minorHAnsi" w:cstheme="minorBidi"/>
            <w:bCs w:val="0"/>
            <w:iCs w:val="0"/>
            <w:noProof/>
            <w:sz w:val="22"/>
            <w:szCs w:val="22"/>
            <w:lang w:eastAsia="en-US"/>
          </w:rPr>
          <w:tab/>
        </w:r>
        <w:r w:rsidRPr="00852BF5">
          <w:rPr>
            <w:rStyle w:val="Hipervnculo"/>
            <w:noProof/>
          </w:rPr>
          <w:t>Local users: name + ID</w:t>
        </w:r>
        <w:r>
          <w:rPr>
            <w:noProof/>
            <w:webHidden/>
          </w:rPr>
          <w:tab/>
        </w:r>
        <w:r>
          <w:rPr>
            <w:noProof/>
            <w:webHidden/>
          </w:rPr>
          <w:fldChar w:fldCharType="begin"/>
        </w:r>
        <w:r>
          <w:rPr>
            <w:noProof/>
            <w:webHidden/>
          </w:rPr>
          <w:instrText xml:space="preserve"> PAGEREF _Toc339574936 \h </w:instrText>
        </w:r>
      </w:ins>
      <w:r>
        <w:rPr>
          <w:noProof/>
          <w:webHidden/>
        </w:rPr>
      </w:r>
      <w:r>
        <w:rPr>
          <w:noProof/>
          <w:webHidden/>
        </w:rPr>
        <w:fldChar w:fldCharType="separate"/>
      </w:r>
      <w:ins w:id="46" w:author="Erin Richardson" w:date="2012-11-01T23:13:00Z">
        <w:r>
          <w:rPr>
            <w:noProof/>
            <w:webHidden/>
          </w:rPr>
          <w:t>15</w:t>
        </w:r>
        <w:r>
          <w:rPr>
            <w:noProof/>
            <w:webHidden/>
          </w:rPr>
          <w:fldChar w:fldCharType="end"/>
        </w:r>
        <w:r w:rsidRPr="00852BF5">
          <w:rPr>
            <w:rStyle w:val="Hipervnculo"/>
            <w:noProof/>
          </w:rPr>
          <w:fldChar w:fldCharType="end"/>
        </w:r>
      </w:ins>
    </w:p>
    <w:p w14:paraId="0F9F84BA" w14:textId="77777777" w:rsidR="002435ED" w:rsidRDefault="002435ED">
      <w:pPr>
        <w:pStyle w:val="TDC3"/>
        <w:rPr>
          <w:ins w:id="47" w:author="Erin Richardson" w:date="2012-11-01T23:13:00Z"/>
          <w:rFonts w:asciiTheme="minorHAnsi" w:eastAsiaTheme="minorEastAsia" w:hAnsiTheme="minorHAnsi" w:cstheme="minorBidi"/>
          <w:bCs w:val="0"/>
          <w:iCs w:val="0"/>
          <w:noProof/>
          <w:sz w:val="22"/>
          <w:szCs w:val="22"/>
          <w:lang w:eastAsia="en-US"/>
        </w:rPr>
      </w:pPr>
      <w:ins w:id="48"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"_Toc339574937"</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3.5.4</w:t>
        </w:r>
        <w:r>
          <w:rPr>
            <w:rFonts w:asciiTheme="minorHAnsi" w:eastAsiaTheme="minorEastAsia" w:hAnsiTheme="minorHAnsi" w:cstheme="minorBidi"/>
            <w:bCs w:val="0"/>
            <w:iCs w:val="0"/>
            <w:noProof/>
            <w:sz w:val="22"/>
            <w:szCs w:val="22"/>
            <w:lang w:eastAsia="en-US"/>
          </w:rPr>
          <w:tab/>
        </w:r>
        <w:r w:rsidRPr="00852BF5">
          <w:rPr>
            <w:rStyle w:val="Hipervnculo"/>
            <w:noProof/>
          </w:rPr>
          <w:t>Active Directory Integrated Security</w:t>
        </w:r>
        <w:r>
          <w:rPr>
            <w:noProof/>
            <w:webHidden/>
          </w:rPr>
          <w:tab/>
        </w:r>
        <w:r>
          <w:rPr>
            <w:noProof/>
            <w:webHidden/>
          </w:rPr>
          <w:fldChar w:fldCharType="begin"/>
        </w:r>
        <w:r>
          <w:rPr>
            <w:noProof/>
            <w:webHidden/>
          </w:rPr>
          <w:instrText xml:space="preserve"> PAGEREF _Toc339574937 \h </w:instrText>
        </w:r>
      </w:ins>
      <w:r>
        <w:rPr>
          <w:noProof/>
          <w:webHidden/>
        </w:rPr>
      </w:r>
      <w:r>
        <w:rPr>
          <w:noProof/>
          <w:webHidden/>
        </w:rPr>
        <w:fldChar w:fldCharType="separate"/>
      </w:r>
      <w:ins w:id="49" w:author="Erin Richardson" w:date="2012-11-01T23:13:00Z">
        <w:r>
          <w:rPr>
            <w:noProof/>
            <w:webHidden/>
          </w:rPr>
          <w:t>16</w:t>
        </w:r>
        <w:r>
          <w:rPr>
            <w:noProof/>
            <w:webHidden/>
          </w:rPr>
          <w:fldChar w:fldCharType="end"/>
        </w:r>
        <w:r w:rsidRPr="00852BF5">
          <w:rPr>
            <w:rStyle w:val="Hipervnculo"/>
            <w:noProof/>
          </w:rPr>
          <w:fldChar w:fldCharType="end"/>
        </w:r>
      </w:ins>
    </w:p>
    <w:p w14:paraId="75B37A4E" w14:textId="77777777" w:rsidR="002435ED" w:rsidRDefault="002435ED">
      <w:pPr>
        <w:pStyle w:val="TDC3"/>
        <w:rPr>
          <w:ins w:id="50" w:author="Erin Richardson" w:date="2012-11-01T23:13:00Z"/>
          <w:rFonts w:asciiTheme="minorHAnsi" w:eastAsiaTheme="minorEastAsia" w:hAnsiTheme="minorHAnsi" w:cstheme="minorBidi"/>
          <w:bCs w:val="0"/>
          <w:iCs w:val="0"/>
          <w:noProof/>
          <w:sz w:val="22"/>
          <w:szCs w:val="22"/>
          <w:lang w:eastAsia="en-US"/>
        </w:rPr>
      </w:pPr>
      <w:ins w:id="51"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"_Toc339574938"</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3.5.5</w:t>
        </w:r>
        <w:r>
          <w:rPr>
            <w:rFonts w:asciiTheme="minorHAnsi" w:eastAsiaTheme="minorEastAsia" w:hAnsiTheme="minorHAnsi" w:cstheme="minorBidi"/>
            <w:bCs w:val="0"/>
            <w:iCs w:val="0"/>
            <w:noProof/>
            <w:sz w:val="22"/>
            <w:szCs w:val="22"/>
            <w:lang w:eastAsia="en-US"/>
          </w:rPr>
          <w:tab/>
        </w:r>
        <w:r w:rsidRPr="00852BF5">
          <w:rPr>
            <w:rStyle w:val="Hipervnculo"/>
            <w:noProof/>
          </w:rPr>
          <w:t>LDAP</w:t>
        </w:r>
        <w:r>
          <w:rPr>
            <w:noProof/>
            <w:webHidden/>
          </w:rPr>
          <w:tab/>
        </w:r>
        <w:r>
          <w:rPr>
            <w:noProof/>
            <w:webHidden/>
          </w:rPr>
          <w:fldChar w:fldCharType="begin"/>
        </w:r>
        <w:r>
          <w:rPr>
            <w:noProof/>
            <w:webHidden/>
          </w:rPr>
          <w:instrText xml:space="preserve"> PAGEREF _Toc339574938 \h </w:instrText>
        </w:r>
      </w:ins>
      <w:r>
        <w:rPr>
          <w:noProof/>
          <w:webHidden/>
        </w:rPr>
      </w:r>
      <w:r>
        <w:rPr>
          <w:noProof/>
          <w:webHidden/>
        </w:rPr>
        <w:fldChar w:fldCharType="separate"/>
      </w:r>
      <w:ins w:id="52" w:author="Erin Richardson" w:date="2012-11-01T23:13:00Z">
        <w:r>
          <w:rPr>
            <w:noProof/>
            <w:webHidden/>
          </w:rPr>
          <w:t>17</w:t>
        </w:r>
        <w:r>
          <w:rPr>
            <w:noProof/>
            <w:webHidden/>
          </w:rPr>
          <w:fldChar w:fldCharType="end"/>
        </w:r>
        <w:r w:rsidRPr="00852BF5">
          <w:rPr>
            <w:rStyle w:val="Hipervnculo"/>
            <w:noProof/>
          </w:rPr>
          <w:fldChar w:fldCharType="end"/>
        </w:r>
      </w:ins>
    </w:p>
    <w:p w14:paraId="0167FF05" w14:textId="77777777" w:rsidR="002435ED" w:rsidRDefault="002435ED">
      <w:pPr>
        <w:pStyle w:val="TDC3"/>
        <w:rPr>
          <w:ins w:id="53" w:author="Erin Richardson" w:date="2012-11-01T23:13:00Z"/>
          <w:rFonts w:asciiTheme="minorHAnsi" w:eastAsiaTheme="minorEastAsia" w:hAnsiTheme="minorHAnsi" w:cstheme="minorBidi"/>
          <w:bCs w:val="0"/>
          <w:iCs w:val="0"/>
          <w:noProof/>
          <w:sz w:val="22"/>
          <w:szCs w:val="22"/>
          <w:lang w:eastAsia="en-US"/>
        </w:rPr>
      </w:pPr>
      <w:ins w:id="54"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"_Toc339574939"</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3.5.6</w:t>
        </w:r>
        <w:r>
          <w:rPr>
            <w:rFonts w:asciiTheme="minorHAnsi" w:eastAsiaTheme="minorEastAsia" w:hAnsiTheme="minorHAnsi" w:cstheme="minorBidi"/>
            <w:bCs w:val="0"/>
            <w:iCs w:val="0"/>
            <w:noProof/>
            <w:sz w:val="22"/>
            <w:szCs w:val="22"/>
            <w:lang w:eastAsia="en-US"/>
          </w:rPr>
          <w:tab/>
        </w:r>
        <w:r w:rsidRPr="00852BF5">
          <w:rPr>
            <w:rStyle w:val="Hipervnculo"/>
            <w:noProof/>
          </w:rPr>
          <w:t>User/Password</w:t>
        </w:r>
        <w:r>
          <w:rPr>
            <w:noProof/>
            <w:webHidden/>
          </w:rPr>
          <w:tab/>
        </w:r>
        <w:r>
          <w:rPr>
            <w:noProof/>
            <w:webHidden/>
          </w:rPr>
          <w:fldChar w:fldCharType="begin"/>
        </w:r>
        <w:r>
          <w:rPr>
            <w:noProof/>
            <w:webHidden/>
          </w:rPr>
          <w:instrText xml:space="preserve"> PAGEREF _Toc339574939 \h </w:instrText>
        </w:r>
      </w:ins>
      <w:r>
        <w:rPr>
          <w:noProof/>
          <w:webHidden/>
        </w:rPr>
      </w:r>
      <w:r>
        <w:rPr>
          <w:noProof/>
          <w:webHidden/>
        </w:rPr>
        <w:fldChar w:fldCharType="separate"/>
      </w:r>
      <w:ins w:id="55" w:author="Erin Richardson" w:date="2012-11-01T23:13:00Z">
        <w:r>
          <w:rPr>
            <w:noProof/>
            <w:webHidden/>
          </w:rPr>
          <w:t>17</w:t>
        </w:r>
        <w:r>
          <w:rPr>
            <w:noProof/>
            <w:webHidden/>
          </w:rPr>
          <w:fldChar w:fldCharType="end"/>
        </w:r>
        <w:r w:rsidRPr="00852BF5">
          <w:rPr>
            <w:rStyle w:val="Hipervnculo"/>
            <w:noProof/>
          </w:rPr>
          <w:fldChar w:fldCharType="end"/>
        </w:r>
      </w:ins>
    </w:p>
    <w:p w14:paraId="0DAF1FE3" w14:textId="77777777" w:rsidR="002435ED" w:rsidRDefault="002435ED">
      <w:pPr>
        <w:pStyle w:val="TDC2"/>
        <w:rPr>
          <w:ins w:id="56" w:author="Erin Richardson" w:date="2012-11-01T23:13:00Z"/>
          <w:rFonts w:asciiTheme="minorHAnsi" w:eastAsiaTheme="minorEastAsia" w:hAnsiTheme="minorHAnsi" w:cstheme="minorBidi"/>
          <w:bCs w:val="0"/>
          <w:sz w:val="22"/>
          <w:szCs w:val="22"/>
          <w:lang w:val="en-US" w:eastAsia="en-US"/>
        </w:rPr>
      </w:pPr>
      <w:ins w:id="57" w:author="Erin Richardson" w:date="2012-11-01T23:13:00Z">
        <w:r w:rsidRPr="00852BF5">
          <w:rPr>
            <w:rStyle w:val="Hipervnculo"/>
          </w:rPr>
          <w:fldChar w:fldCharType="begin"/>
        </w:r>
        <w:r w:rsidRPr="00852BF5">
          <w:rPr>
            <w:rStyle w:val="Hipervnculo"/>
          </w:rPr>
          <w:instrText xml:space="preserve"> </w:instrText>
        </w:r>
        <w:r>
          <w:instrText>HYPERLINK \l "_Toc339574940"</w:instrText>
        </w:r>
        <w:r w:rsidRPr="00852BF5">
          <w:rPr>
            <w:rStyle w:val="Hipervnculo"/>
          </w:rPr>
          <w:instrText xml:space="preserve"> </w:instrText>
        </w:r>
        <w:r w:rsidRPr="00852BF5">
          <w:rPr>
            <w:rStyle w:val="Hipervnculo"/>
          </w:rPr>
          <w:fldChar w:fldCharType="separate"/>
        </w:r>
        <w:r w:rsidRPr="00852BF5">
          <w:rPr>
            <w:rStyle w:val="Hipervnculo"/>
            <w:lang w:val="en-US"/>
          </w:rPr>
          <w:t>3.6</w:t>
        </w:r>
        <w:r>
          <w:rPr>
            <w:rFonts w:asciiTheme="minorHAnsi" w:eastAsiaTheme="minorEastAsia" w:hAnsiTheme="minorHAnsi" w:cstheme="minorBidi"/>
            <w:bCs w:val="0"/>
            <w:sz w:val="22"/>
            <w:szCs w:val="22"/>
            <w:lang w:val="en-US" w:eastAsia="en-US"/>
          </w:rPr>
          <w:tab/>
        </w:r>
        <w:r w:rsidRPr="00852BF5">
          <w:rPr>
            <w:rStyle w:val="Hipervnculo"/>
            <w:lang w:val="en-US"/>
          </w:rPr>
          <w:t>Server startup</w:t>
        </w:r>
        <w:r>
          <w:rPr>
            <w:webHidden/>
          </w:rPr>
          <w:tab/>
        </w:r>
        <w:r>
          <w:rPr>
            <w:webHidden/>
          </w:rPr>
          <w:fldChar w:fldCharType="begin"/>
        </w:r>
        <w:r>
          <w:rPr>
            <w:webHidden/>
          </w:rPr>
          <w:instrText xml:space="preserve"> PAGEREF _Toc339574940 \h </w:instrText>
        </w:r>
      </w:ins>
      <w:r>
        <w:rPr>
          <w:webHidden/>
        </w:rPr>
      </w:r>
      <w:r>
        <w:rPr>
          <w:webHidden/>
        </w:rPr>
        <w:fldChar w:fldCharType="separate"/>
      </w:r>
      <w:ins w:id="58" w:author="Erin Richardson" w:date="2012-11-01T23:13:00Z">
        <w:r>
          <w:rPr>
            <w:webHidden/>
          </w:rPr>
          <w:t>24</w:t>
        </w:r>
        <w:r>
          <w:rPr>
            <w:webHidden/>
          </w:rPr>
          <w:fldChar w:fldCharType="end"/>
        </w:r>
        <w:r w:rsidRPr="00852BF5">
          <w:rPr>
            <w:rStyle w:val="Hipervnculo"/>
          </w:rPr>
          <w:fldChar w:fldCharType="end"/>
        </w:r>
      </w:ins>
    </w:p>
    <w:p w14:paraId="1266FC5E" w14:textId="77777777" w:rsidR="002435ED" w:rsidRDefault="002435ED">
      <w:pPr>
        <w:pStyle w:val="TDC3"/>
        <w:rPr>
          <w:ins w:id="59" w:author="Erin Richardson" w:date="2012-11-01T23:13:00Z"/>
          <w:rFonts w:asciiTheme="minorHAnsi" w:eastAsiaTheme="minorEastAsia" w:hAnsiTheme="minorHAnsi" w:cstheme="minorBidi"/>
          <w:bCs w:val="0"/>
          <w:iCs w:val="0"/>
          <w:noProof/>
          <w:sz w:val="22"/>
          <w:szCs w:val="22"/>
          <w:lang w:eastAsia="en-US"/>
        </w:rPr>
      </w:pPr>
      <w:ins w:id="60"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"_Toc339574941"</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3.6.1</w:t>
        </w:r>
        <w:r>
          <w:rPr>
            <w:rFonts w:asciiTheme="minorHAnsi" w:eastAsiaTheme="minorEastAsia" w:hAnsiTheme="minorHAnsi" w:cstheme="minorBidi"/>
            <w:bCs w:val="0"/>
            <w:iCs w:val="0"/>
            <w:noProof/>
            <w:sz w:val="22"/>
            <w:szCs w:val="22"/>
            <w:lang w:eastAsia="en-US"/>
          </w:rPr>
          <w:tab/>
        </w:r>
        <w:r w:rsidRPr="00852BF5">
          <w:rPr>
            <w:rStyle w:val="Hipervnculo"/>
            <w:noProof/>
          </w:rPr>
          <w:t>Windows Systems</w:t>
        </w:r>
        <w:r>
          <w:rPr>
            <w:noProof/>
            <w:webHidden/>
          </w:rPr>
          <w:tab/>
        </w:r>
        <w:r>
          <w:rPr>
            <w:noProof/>
            <w:webHidden/>
          </w:rPr>
          <w:fldChar w:fldCharType="begin"/>
        </w:r>
        <w:r>
          <w:rPr>
            <w:noProof/>
            <w:webHidden/>
          </w:rPr>
          <w:instrText xml:space="preserve"> PAGEREF _Toc339574941 \h </w:instrText>
        </w:r>
      </w:ins>
      <w:r>
        <w:rPr>
          <w:noProof/>
          <w:webHidden/>
        </w:rPr>
      </w:r>
      <w:r>
        <w:rPr>
          <w:noProof/>
          <w:webHidden/>
        </w:rPr>
        <w:fldChar w:fldCharType="separate"/>
      </w:r>
      <w:ins w:id="61" w:author="Erin Richardson" w:date="2012-11-01T23:13:00Z">
        <w:r>
          <w:rPr>
            <w:noProof/>
            <w:webHidden/>
          </w:rPr>
          <w:t>24</w:t>
        </w:r>
        <w:r>
          <w:rPr>
            <w:noProof/>
            <w:webHidden/>
          </w:rPr>
          <w:fldChar w:fldCharType="end"/>
        </w:r>
        <w:r w:rsidRPr="00852BF5">
          <w:rPr>
            <w:rStyle w:val="Hipervnculo"/>
            <w:noProof/>
          </w:rPr>
          <w:fldChar w:fldCharType="end"/>
        </w:r>
      </w:ins>
    </w:p>
    <w:p w14:paraId="13EC6A45" w14:textId="77777777" w:rsidR="002435ED" w:rsidRDefault="002435ED">
      <w:pPr>
        <w:pStyle w:val="TDC3"/>
        <w:rPr>
          <w:ins w:id="62" w:author="Erin Richardson" w:date="2012-11-01T23:13:00Z"/>
          <w:rFonts w:asciiTheme="minorHAnsi" w:eastAsiaTheme="minorEastAsia" w:hAnsiTheme="minorHAnsi" w:cstheme="minorBidi"/>
          <w:bCs w:val="0"/>
          <w:iCs w:val="0"/>
          <w:noProof/>
          <w:sz w:val="22"/>
          <w:szCs w:val="22"/>
          <w:lang w:eastAsia="en-US"/>
        </w:rPr>
      </w:pPr>
      <w:ins w:id="63"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"_Toc339574942"</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3.6.2</w:t>
        </w:r>
        <w:r>
          <w:rPr>
            <w:rFonts w:asciiTheme="minorHAnsi" w:eastAsiaTheme="minorEastAsia" w:hAnsiTheme="minorHAnsi" w:cstheme="minorBidi"/>
            <w:bCs w:val="0"/>
            <w:iCs w:val="0"/>
            <w:noProof/>
            <w:sz w:val="22"/>
            <w:szCs w:val="22"/>
            <w:lang w:eastAsia="en-US"/>
          </w:rPr>
          <w:tab/>
        </w:r>
        <w:r w:rsidRPr="00852BF5">
          <w:rPr>
            <w:rStyle w:val="Hipervnculo"/>
            <w:noProof/>
          </w:rPr>
          <w:t>Linux Systems</w:t>
        </w:r>
        <w:r>
          <w:rPr>
            <w:noProof/>
            <w:webHidden/>
          </w:rPr>
          <w:tab/>
        </w:r>
        <w:r>
          <w:rPr>
            <w:noProof/>
            <w:webHidden/>
          </w:rPr>
          <w:fldChar w:fldCharType="begin"/>
        </w:r>
        <w:r>
          <w:rPr>
            <w:noProof/>
            <w:webHidden/>
          </w:rPr>
          <w:instrText xml:space="preserve"> PAGEREF _Toc339574942 \h </w:instrText>
        </w:r>
      </w:ins>
      <w:r>
        <w:rPr>
          <w:noProof/>
          <w:webHidden/>
        </w:rPr>
      </w:r>
      <w:r>
        <w:rPr>
          <w:noProof/>
          <w:webHidden/>
        </w:rPr>
        <w:fldChar w:fldCharType="separate"/>
      </w:r>
      <w:ins w:id="64" w:author="Erin Richardson" w:date="2012-11-01T23:13:00Z">
        <w:r>
          <w:rPr>
            <w:noProof/>
            <w:webHidden/>
          </w:rPr>
          <w:t>25</w:t>
        </w:r>
        <w:r>
          <w:rPr>
            <w:noProof/>
            <w:webHidden/>
          </w:rPr>
          <w:fldChar w:fldCharType="end"/>
        </w:r>
        <w:r w:rsidRPr="00852BF5">
          <w:rPr>
            <w:rStyle w:val="Hipervnculo"/>
            <w:noProof/>
          </w:rPr>
          <w:fldChar w:fldCharType="end"/>
        </w:r>
      </w:ins>
    </w:p>
    <w:p w14:paraId="6FB5992A" w14:textId="77777777" w:rsidR="002435ED" w:rsidRDefault="002435ED">
      <w:pPr>
        <w:pStyle w:val="TDC2"/>
        <w:rPr>
          <w:ins w:id="65" w:author="Erin Richardson" w:date="2012-11-01T23:13:00Z"/>
          <w:rFonts w:asciiTheme="minorHAnsi" w:eastAsiaTheme="minorEastAsia" w:hAnsiTheme="minorHAnsi" w:cstheme="minorBidi"/>
          <w:bCs w:val="0"/>
          <w:sz w:val="22"/>
          <w:szCs w:val="22"/>
          <w:lang w:val="en-US" w:eastAsia="en-US"/>
        </w:rPr>
      </w:pPr>
      <w:ins w:id="66" w:author="Erin Richardson" w:date="2012-11-01T23:13:00Z">
        <w:r w:rsidRPr="00852BF5">
          <w:rPr>
            <w:rStyle w:val="Hipervnculo"/>
          </w:rPr>
          <w:fldChar w:fldCharType="begin"/>
        </w:r>
        <w:r w:rsidRPr="00852BF5">
          <w:rPr>
            <w:rStyle w:val="Hipervnculo"/>
          </w:rPr>
          <w:instrText xml:space="preserve"> </w:instrText>
        </w:r>
        <w:r>
          <w:instrText>HYPERLINK \l "_Toc339574943"</w:instrText>
        </w:r>
        <w:r w:rsidRPr="00852BF5">
          <w:rPr>
            <w:rStyle w:val="Hipervnculo"/>
          </w:rPr>
          <w:instrText xml:space="preserve"> </w:instrText>
        </w:r>
        <w:r w:rsidRPr="00852BF5">
          <w:rPr>
            <w:rStyle w:val="Hipervnculo"/>
          </w:rPr>
          <w:fldChar w:fldCharType="separate"/>
        </w:r>
        <w:r w:rsidRPr="00852BF5">
          <w:rPr>
            <w:rStyle w:val="Hipervnculo"/>
            <w:lang w:val="en-US"/>
          </w:rPr>
          <w:t>3.7</w:t>
        </w:r>
        <w:r>
          <w:rPr>
            <w:rFonts w:asciiTheme="minorHAnsi" w:eastAsiaTheme="minorEastAsia" w:hAnsiTheme="minorHAnsi" w:cstheme="minorBidi"/>
            <w:bCs w:val="0"/>
            <w:sz w:val="22"/>
            <w:szCs w:val="22"/>
            <w:lang w:val="en-US" w:eastAsia="en-US"/>
          </w:rPr>
          <w:tab/>
        </w:r>
        <w:r w:rsidRPr="00852BF5">
          <w:rPr>
            <w:rStyle w:val="Hipervnculo"/>
            <w:lang w:val="en-US"/>
          </w:rPr>
          <w:t>Client configuration</w:t>
        </w:r>
        <w:r>
          <w:rPr>
            <w:webHidden/>
          </w:rPr>
          <w:tab/>
        </w:r>
        <w:r>
          <w:rPr>
            <w:webHidden/>
          </w:rPr>
          <w:fldChar w:fldCharType="begin"/>
        </w:r>
        <w:r>
          <w:rPr>
            <w:webHidden/>
          </w:rPr>
          <w:instrText xml:space="preserve"> PAGEREF _Toc339574943 \h </w:instrText>
        </w:r>
      </w:ins>
      <w:r>
        <w:rPr>
          <w:webHidden/>
        </w:rPr>
      </w:r>
      <w:r>
        <w:rPr>
          <w:webHidden/>
        </w:rPr>
        <w:fldChar w:fldCharType="separate"/>
      </w:r>
      <w:ins w:id="67" w:author="Erin Richardson" w:date="2012-11-01T23:13:00Z">
        <w:r>
          <w:rPr>
            <w:webHidden/>
          </w:rPr>
          <w:t>26</w:t>
        </w:r>
        <w:r>
          <w:rPr>
            <w:webHidden/>
          </w:rPr>
          <w:fldChar w:fldCharType="end"/>
        </w:r>
        <w:r w:rsidRPr="00852BF5">
          <w:rPr>
            <w:rStyle w:val="Hipervnculo"/>
          </w:rPr>
          <w:fldChar w:fldCharType="end"/>
        </w:r>
      </w:ins>
    </w:p>
    <w:p w14:paraId="24C1DC61" w14:textId="77777777" w:rsidR="002435ED" w:rsidRDefault="002435ED">
      <w:pPr>
        <w:pStyle w:val="TDC3"/>
        <w:rPr>
          <w:ins w:id="68" w:author="Erin Richardson" w:date="2012-11-01T23:13:00Z"/>
          <w:rFonts w:asciiTheme="minorHAnsi" w:eastAsiaTheme="minorEastAsia" w:hAnsiTheme="minorHAnsi" w:cstheme="minorBidi"/>
          <w:bCs w:val="0"/>
          <w:iCs w:val="0"/>
          <w:noProof/>
          <w:sz w:val="22"/>
          <w:szCs w:val="22"/>
          <w:lang w:eastAsia="en-US"/>
        </w:rPr>
      </w:pPr>
      <w:ins w:id="69"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"_Toc339574944"</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3.7.1</w:t>
        </w:r>
        <w:r>
          <w:rPr>
            <w:rFonts w:asciiTheme="minorHAnsi" w:eastAsiaTheme="minorEastAsia" w:hAnsiTheme="minorHAnsi" w:cstheme="minorBidi"/>
            <w:bCs w:val="0"/>
            <w:iCs w:val="0"/>
            <w:noProof/>
            <w:sz w:val="22"/>
            <w:szCs w:val="22"/>
            <w:lang w:eastAsia="en-US"/>
          </w:rPr>
          <w:tab/>
        </w:r>
        <w:r w:rsidRPr="00852BF5">
          <w:rPr>
            <w:rStyle w:val="Hipervnculo"/>
            <w:noProof/>
          </w:rPr>
          <w:t>Merge and Differences Tools configuration</w:t>
        </w:r>
        <w:r>
          <w:rPr>
            <w:noProof/>
            <w:webHidden/>
          </w:rPr>
          <w:tab/>
        </w:r>
        <w:r>
          <w:rPr>
            <w:noProof/>
            <w:webHidden/>
          </w:rPr>
          <w:fldChar w:fldCharType="begin"/>
        </w:r>
        <w:r>
          <w:rPr>
            <w:noProof/>
            <w:webHidden/>
          </w:rPr>
          <w:instrText xml:space="preserve"> PAGEREF _Toc339574944 \h </w:instrText>
        </w:r>
      </w:ins>
      <w:r>
        <w:rPr>
          <w:noProof/>
          <w:webHidden/>
        </w:rPr>
      </w:r>
      <w:r>
        <w:rPr>
          <w:noProof/>
          <w:webHidden/>
        </w:rPr>
        <w:fldChar w:fldCharType="separate"/>
      </w:r>
      <w:ins w:id="70" w:author="Erin Richardson" w:date="2012-11-01T23:13:00Z">
        <w:r>
          <w:rPr>
            <w:noProof/>
            <w:webHidden/>
          </w:rPr>
          <w:t>28</w:t>
        </w:r>
        <w:r>
          <w:rPr>
            <w:noProof/>
            <w:webHidden/>
          </w:rPr>
          <w:fldChar w:fldCharType="end"/>
        </w:r>
        <w:r w:rsidRPr="00852BF5">
          <w:rPr>
            <w:rStyle w:val="Hipervnculo"/>
            <w:noProof/>
          </w:rPr>
          <w:fldChar w:fldCharType="end"/>
        </w:r>
      </w:ins>
    </w:p>
    <w:p w14:paraId="3C3037B3" w14:textId="77777777" w:rsidR="002435ED" w:rsidRDefault="002435ED">
      <w:pPr>
        <w:pStyle w:val="TDC1"/>
        <w:rPr>
          <w:ins w:id="71" w:author="Erin Richardson" w:date="2012-11-01T23:13:00Z"/>
          <w:rFonts w:asciiTheme="minorHAnsi" w:eastAsiaTheme="minorEastAsia" w:hAnsiTheme="minorHAnsi" w:cstheme="minorBidi"/>
          <w:b w:val="0"/>
          <w:bCs w:val="0"/>
          <w:noProof/>
          <w:sz w:val="22"/>
          <w:szCs w:val="22"/>
          <w:lang w:eastAsia="en-US"/>
        </w:rPr>
      </w:pPr>
      <w:ins w:id="72"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"_Toc339574945"</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4</w:t>
        </w:r>
        <w:r>
          <w:rPr>
            <w:rFonts w:asciiTheme="minorHAnsi" w:eastAsiaTheme="minorEastAsia" w:hAnsiTheme="minorHAnsi" w:cstheme="minorBidi"/>
            <w:b w:val="0"/>
            <w:bCs w:val="0"/>
            <w:noProof/>
            <w:sz w:val="22"/>
            <w:szCs w:val="22"/>
            <w:lang w:eastAsia="en-US"/>
          </w:rPr>
          <w:tab/>
        </w:r>
        <w:r w:rsidRPr="00852BF5">
          <w:rPr>
            <w:rStyle w:val="Hipervnculo"/>
            <w:noProof/>
          </w:rPr>
          <w:t>Using a proxy server</w:t>
        </w:r>
        <w:r>
          <w:rPr>
            <w:noProof/>
            <w:webHidden/>
          </w:rPr>
          <w:tab/>
        </w:r>
        <w:r>
          <w:rPr>
            <w:noProof/>
            <w:webHidden/>
          </w:rPr>
          <w:fldChar w:fldCharType="begin"/>
        </w:r>
        <w:r>
          <w:rPr>
            <w:noProof/>
            <w:webHidden/>
          </w:rPr>
          <w:instrText xml:space="preserve"> PAGEREF _Toc339574945 \h </w:instrText>
        </w:r>
      </w:ins>
      <w:r>
        <w:rPr>
          <w:noProof/>
          <w:webHidden/>
        </w:rPr>
      </w:r>
      <w:r>
        <w:rPr>
          <w:noProof/>
          <w:webHidden/>
        </w:rPr>
        <w:fldChar w:fldCharType="separate"/>
      </w:r>
      <w:ins w:id="73" w:author="Erin Richardson" w:date="2012-11-01T23:13:00Z">
        <w:r>
          <w:rPr>
            <w:noProof/>
            <w:webHidden/>
          </w:rPr>
          <w:t>31</w:t>
        </w:r>
        <w:r>
          <w:rPr>
            <w:noProof/>
            <w:webHidden/>
          </w:rPr>
          <w:fldChar w:fldCharType="end"/>
        </w:r>
        <w:r w:rsidRPr="00852BF5">
          <w:rPr>
            <w:rStyle w:val="Hipervnculo"/>
            <w:noProof/>
          </w:rPr>
          <w:fldChar w:fldCharType="end"/>
        </w:r>
      </w:ins>
    </w:p>
    <w:p w14:paraId="20D5AC4A" w14:textId="77777777" w:rsidR="002435ED" w:rsidRDefault="002435ED">
      <w:pPr>
        <w:pStyle w:val="TDC2"/>
        <w:rPr>
          <w:ins w:id="74" w:author="Erin Richardson" w:date="2012-11-01T23:13:00Z"/>
          <w:rFonts w:asciiTheme="minorHAnsi" w:eastAsiaTheme="minorEastAsia" w:hAnsiTheme="minorHAnsi" w:cstheme="minorBidi"/>
          <w:bCs w:val="0"/>
          <w:sz w:val="22"/>
          <w:szCs w:val="22"/>
          <w:lang w:val="en-US" w:eastAsia="en-US"/>
        </w:rPr>
      </w:pPr>
      <w:ins w:id="75" w:author="Erin Richardson" w:date="2012-11-01T23:13:00Z">
        <w:r w:rsidRPr="00852BF5">
          <w:rPr>
            <w:rStyle w:val="Hipervnculo"/>
          </w:rPr>
          <w:fldChar w:fldCharType="begin"/>
        </w:r>
        <w:r w:rsidRPr="00852BF5">
          <w:rPr>
            <w:rStyle w:val="Hipervnculo"/>
          </w:rPr>
          <w:instrText xml:space="preserve"> </w:instrText>
        </w:r>
        <w:r>
          <w:instrText>HYPERLINK \l "_Toc339574946"</w:instrText>
        </w:r>
        <w:r w:rsidRPr="00852BF5">
          <w:rPr>
            <w:rStyle w:val="Hipervnculo"/>
          </w:rPr>
          <w:instrText xml:space="preserve"> </w:instrText>
        </w:r>
        <w:r w:rsidRPr="00852BF5">
          <w:rPr>
            <w:rStyle w:val="Hipervnculo"/>
          </w:rPr>
          <w:fldChar w:fldCharType="separate"/>
        </w:r>
        <w:r w:rsidRPr="00852BF5">
          <w:rPr>
            <w:rStyle w:val="Hipervnculo"/>
            <w:lang w:val="en-US"/>
          </w:rPr>
          <w:t>4.1</w:t>
        </w:r>
        <w:r>
          <w:rPr>
            <w:rFonts w:asciiTheme="minorHAnsi" w:eastAsiaTheme="minorEastAsia" w:hAnsiTheme="minorHAnsi" w:cstheme="minorBidi"/>
            <w:bCs w:val="0"/>
            <w:sz w:val="22"/>
            <w:szCs w:val="22"/>
            <w:lang w:val="en-US" w:eastAsia="en-US"/>
          </w:rPr>
          <w:tab/>
        </w:r>
        <w:r w:rsidRPr="00852BF5">
          <w:rPr>
            <w:rStyle w:val="Hipervnculo"/>
            <w:lang w:val="en-US"/>
          </w:rPr>
          <w:t>Installing the Plastic SCM Proxy server</w:t>
        </w:r>
        <w:r>
          <w:rPr>
            <w:webHidden/>
          </w:rPr>
          <w:tab/>
        </w:r>
        <w:r>
          <w:rPr>
            <w:webHidden/>
          </w:rPr>
          <w:fldChar w:fldCharType="begin"/>
        </w:r>
        <w:r>
          <w:rPr>
            <w:webHidden/>
          </w:rPr>
          <w:instrText xml:space="preserve"> PAGEREF _Toc339574946 \h </w:instrText>
        </w:r>
      </w:ins>
      <w:r>
        <w:rPr>
          <w:webHidden/>
        </w:rPr>
      </w:r>
      <w:r>
        <w:rPr>
          <w:webHidden/>
        </w:rPr>
        <w:fldChar w:fldCharType="separate"/>
      </w:r>
      <w:ins w:id="76" w:author="Erin Richardson" w:date="2012-11-01T23:13:00Z">
        <w:r>
          <w:rPr>
            <w:webHidden/>
          </w:rPr>
          <w:t>33</w:t>
        </w:r>
        <w:r>
          <w:rPr>
            <w:webHidden/>
          </w:rPr>
          <w:fldChar w:fldCharType="end"/>
        </w:r>
        <w:r w:rsidRPr="00852BF5">
          <w:rPr>
            <w:rStyle w:val="Hipervnculo"/>
          </w:rPr>
          <w:fldChar w:fldCharType="end"/>
        </w:r>
      </w:ins>
    </w:p>
    <w:p w14:paraId="403F59B1" w14:textId="77777777" w:rsidR="002435ED" w:rsidRDefault="002435ED">
      <w:pPr>
        <w:pStyle w:val="TDC2"/>
        <w:rPr>
          <w:ins w:id="77" w:author="Erin Richardson" w:date="2012-11-01T23:13:00Z"/>
          <w:rFonts w:asciiTheme="minorHAnsi" w:eastAsiaTheme="minorEastAsia" w:hAnsiTheme="minorHAnsi" w:cstheme="minorBidi"/>
          <w:bCs w:val="0"/>
          <w:sz w:val="22"/>
          <w:szCs w:val="22"/>
          <w:lang w:val="en-US" w:eastAsia="en-US"/>
        </w:rPr>
      </w:pPr>
      <w:ins w:id="78" w:author="Erin Richardson" w:date="2012-11-01T23:13:00Z">
        <w:r w:rsidRPr="00852BF5">
          <w:rPr>
            <w:rStyle w:val="Hipervnculo"/>
          </w:rPr>
          <w:fldChar w:fldCharType="begin"/>
        </w:r>
        <w:r w:rsidRPr="00852BF5">
          <w:rPr>
            <w:rStyle w:val="Hipervnculo"/>
          </w:rPr>
          <w:instrText xml:space="preserve"> </w:instrText>
        </w:r>
        <w:r>
          <w:instrText>HYPERLINK \l "_Toc339574947"</w:instrText>
        </w:r>
        <w:r w:rsidRPr="00852BF5">
          <w:rPr>
            <w:rStyle w:val="Hipervnculo"/>
          </w:rPr>
          <w:instrText xml:space="preserve"> </w:instrText>
        </w:r>
        <w:r w:rsidRPr="00852BF5">
          <w:rPr>
            <w:rStyle w:val="Hipervnculo"/>
          </w:rPr>
          <w:fldChar w:fldCharType="separate"/>
        </w:r>
        <w:r w:rsidRPr="00852BF5">
          <w:rPr>
            <w:rStyle w:val="Hipervnculo"/>
            <w:lang w:val="en-US"/>
          </w:rPr>
          <w:t>4.2</w:t>
        </w:r>
        <w:r>
          <w:rPr>
            <w:rFonts w:asciiTheme="minorHAnsi" w:eastAsiaTheme="minorEastAsia" w:hAnsiTheme="minorHAnsi" w:cstheme="minorBidi"/>
            <w:bCs w:val="0"/>
            <w:sz w:val="22"/>
            <w:szCs w:val="22"/>
            <w:lang w:val="en-US" w:eastAsia="en-US"/>
          </w:rPr>
          <w:tab/>
        </w:r>
        <w:r w:rsidRPr="00852BF5">
          <w:rPr>
            <w:rStyle w:val="Hipervnculo"/>
            <w:lang w:val="en-US"/>
          </w:rPr>
          <w:t>Configuring the clients</w:t>
        </w:r>
        <w:r>
          <w:rPr>
            <w:webHidden/>
          </w:rPr>
          <w:tab/>
        </w:r>
        <w:r>
          <w:rPr>
            <w:webHidden/>
          </w:rPr>
          <w:fldChar w:fldCharType="begin"/>
        </w:r>
        <w:r>
          <w:rPr>
            <w:webHidden/>
          </w:rPr>
          <w:instrText xml:space="preserve"> PAGEREF _Toc339574947 \h </w:instrText>
        </w:r>
      </w:ins>
      <w:r>
        <w:rPr>
          <w:webHidden/>
        </w:rPr>
      </w:r>
      <w:r>
        <w:rPr>
          <w:webHidden/>
        </w:rPr>
        <w:fldChar w:fldCharType="separate"/>
      </w:r>
      <w:ins w:id="79" w:author="Erin Richardson" w:date="2012-11-01T23:13:00Z">
        <w:r>
          <w:rPr>
            <w:webHidden/>
          </w:rPr>
          <w:t>34</w:t>
        </w:r>
        <w:r>
          <w:rPr>
            <w:webHidden/>
          </w:rPr>
          <w:fldChar w:fldCharType="end"/>
        </w:r>
        <w:r w:rsidRPr="00852BF5">
          <w:rPr>
            <w:rStyle w:val="Hipervnculo"/>
          </w:rPr>
          <w:fldChar w:fldCharType="end"/>
        </w:r>
      </w:ins>
    </w:p>
    <w:p w14:paraId="5960A7BA" w14:textId="77777777" w:rsidR="002435ED" w:rsidRDefault="002435ED">
      <w:pPr>
        <w:pStyle w:val="TDC1"/>
        <w:rPr>
          <w:ins w:id="80" w:author="Erin Richardson" w:date="2012-11-01T23:13:00Z"/>
          <w:rFonts w:asciiTheme="minorHAnsi" w:eastAsiaTheme="minorEastAsia" w:hAnsiTheme="minorHAnsi" w:cstheme="minorBidi"/>
          <w:b w:val="0"/>
          <w:bCs w:val="0"/>
          <w:noProof/>
          <w:sz w:val="22"/>
          <w:szCs w:val="22"/>
          <w:lang w:eastAsia="en-US"/>
        </w:rPr>
      </w:pPr>
      <w:ins w:id="81"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"_Toc339574948"</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5</w:t>
        </w:r>
        <w:r>
          <w:rPr>
            <w:rFonts w:asciiTheme="minorHAnsi" w:eastAsiaTheme="minorEastAsia" w:hAnsiTheme="minorHAnsi" w:cstheme="minorBidi"/>
            <w:b w:val="0"/>
            <w:bCs w:val="0"/>
            <w:noProof/>
            <w:sz w:val="22"/>
            <w:szCs w:val="22"/>
            <w:lang w:eastAsia="en-US"/>
          </w:rPr>
          <w:tab/>
        </w:r>
        <w:r w:rsidRPr="00852BF5">
          <w:rPr>
            <w:rStyle w:val="Hipervnculo"/>
            <w:noProof/>
          </w:rPr>
          <w:t>Creating and managing  repositories</w:t>
        </w:r>
        <w:r>
          <w:rPr>
            <w:noProof/>
            <w:webHidden/>
          </w:rPr>
          <w:tab/>
        </w:r>
        <w:r>
          <w:rPr>
            <w:noProof/>
            <w:webHidden/>
          </w:rPr>
          <w:fldChar w:fldCharType="begin"/>
        </w:r>
        <w:r>
          <w:rPr>
            <w:noProof/>
            <w:webHidden/>
          </w:rPr>
          <w:instrText xml:space="preserve"> PAGEREF _Toc339574948 \h </w:instrText>
        </w:r>
      </w:ins>
      <w:r>
        <w:rPr>
          <w:noProof/>
          <w:webHidden/>
        </w:rPr>
      </w:r>
      <w:r>
        <w:rPr>
          <w:noProof/>
          <w:webHidden/>
        </w:rPr>
        <w:fldChar w:fldCharType="separate"/>
      </w:r>
      <w:ins w:id="82" w:author="Erin Richardson" w:date="2012-11-01T23:13:00Z">
        <w:r>
          <w:rPr>
            <w:noProof/>
            <w:webHidden/>
          </w:rPr>
          <w:t>36</w:t>
        </w:r>
        <w:r>
          <w:rPr>
            <w:noProof/>
            <w:webHidden/>
          </w:rPr>
          <w:fldChar w:fldCharType="end"/>
        </w:r>
        <w:r w:rsidRPr="00852BF5">
          <w:rPr>
            <w:rStyle w:val="Hipervnculo"/>
            <w:noProof/>
          </w:rPr>
          <w:fldChar w:fldCharType="end"/>
        </w:r>
      </w:ins>
    </w:p>
    <w:p w14:paraId="6C0F6EE6" w14:textId="77777777" w:rsidR="002435ED" w:rsidRDefault="002435ED">
      <w:pPr>
        <w:pStyle w:val="TDC2"/>
        <w:rPr>
          <w:ins w:id="83" w:author="Erin Richardson" w:date="2012-11-01T23:13:00Z"/>
          <w:rFonts w:asciiTheme="minorHAnsi" w:eastAsiaTheme="minorEastAsia" w:hAnsiTheme="minorHAnsi" w:cstheme="minorBidi"/>
          <w:bCs w:val="0"/>
          <w:sz w:val="22"/>
          <w:szCs w:val="22"/>
          <w:lang w:val="en-US" w:eastAsia="en-US"/>
        </w:rPr>
      </w:pPr>
      <w:ins w:id="84" w:author="Erin Richardson" w:date="2012-11-01T23:13:00Z">
        <w:r w:rsidRPr="00852BF5">
          <w:rPr>
            <w:rStyle w:val="Hipervnculo"/>
          </w:rPr>
          <w:fldChar w:fldCharType="begin"/>
        </w:r>
        <w:r w:rsidRPr="00852BF5">
          <w:rPr>
            <w:rStyle w:val="Hipervnculo"/>
          </w:rPr>
          <w:instrText xml:space="preserve"> </w:instrText>
        </w:r>
        <w:r>
          <w:instrText>HYPERLINK \l "_Toc339574949"</w:instrText>
        </w:r>
        <w:r w:rsidRPr="00852BF5">
          <w:rPr>
            <w:rStyle w:val="Hipervnculo"/>
          </w:rPr>
          <w:instrText xml:space="preserve"> </w:instrText>
        </w:r>
        <w:r w:rsidRPr="00852BF5">
          <w:rPr>
            <w:rStyle w:val="Hipervnculo"/>
          </w:rPr>
          <w:fldChar w:fldCharType="separate"/>
        </w:r>
        <w:r w:rsidRPr="00852BF5">
          <w:rPr>
            <w:rStyle w:val="Hipervnculo"/>
            <w:lang w:val="en-US"/>
          </w:rPr>
          <w:t>5.1</w:t>
        </w:r>
        <w:r>
          <w:rPr>
            <w:rFonts w:asciiTheme="minorHAnsi" w:eastAsiaTheme="minorEastAsia" w:hAnsiTheme="minorHAnsi" w:cstheme="minorBidi"/>
            <w:bCs w:val="0"/>
            <w:sz w:val="22"/>
            <w:szCs w:val="22"/>
            <w:lang w:val="en-US" w:eastAsia="en-US"/>
          </w:rPr>
          <w:tab/>
        </w:r>
        <w:r w:rsidRPr="00852BF5">
          <w:rPr>
            <w:rStyle w:val="Hipervnculo"/>
            <w:lang w:val="en-US"/>
          </w:rPr>
          <w:t>Creating a new repository</w:t>
        </w:r>
        <w:r>
          <w:rPr>
            <w:webHidden/>
          </w:rPr>
          <w:tab/>
        </w:r>
        <w:r>
          <w:rPr>
            <w:webHidden/>
          </w:rPr>
          <w:fldChar w:fldCharType="begin"/>
        </w:r>
        <w:r>
          <w:rPr>
            <w:webHidden/>
          </w:rPr>
          <w:instrText xml:space="preserve"> PAGEREF _Toc339574949 \h </w:instrText>
        </w:r>
      </w:ins>
      <w:r>
        <w:rPr>
          <w:webHidden/>
        </w:rPr>
      </w:r>
      <w:r>
        <w:rPr>
          <w:webHidden/>
        </w:rPr>
        <w:fldChar w:fldCharType="separate"/>
      </w:r>
      <w:ins w:id="85" w:author="Erin Richardson" w:date="2012-11-01T23:13:00Z">
        <w:r>
          <w:rPr>
            <w:webHidden/>
          </w:rPr>
          <w:t>36</w:t>
        </w:r>
        <w:r>
          <w:rPr>
            <w:webHidden/>
          </w:rPr>
          <w:fldChar w:fldCharType="end"/>
        </w:r>
        <w:r w:rsidRPr="00852BF5">
          <w:rPr>
            <w:rStyle w:val="Hipervnculo"/>
          </w:rPr>
          <w:fldChar w:fldCharType="end"/>
        </w:r>
      </w:ins>
    </w:p>
    <w:p w14:paraId="271E4FB6" w14:textId="77777777" w:rsidR="002435ED" w:rsidRDefault="002435ED">
      <w:pPr>
        <w:pStyle w:val="TDC2"/>
        <w:rPr>
          <w:ins w:id="86" w:author="Erin Richardson" w:date="2012-11-01T23:13:00Z"/>
          <w:rFonts w:asciiTheme="minorHAnsi" w:eastAsiaTheme="minorEastAsia" w:hAnsiTheme="minorHAnsi" w:cstheme="minorBidi"/>
          <w:bCs w:val="0"/>
          <w:sz w:val="22"/>
          <w:szCs w:val="22"/>
          <w:lang w:val="en-US" w:eastAsia="en-US"/>
        </w:rPr>
      </w:pPr>
      <w:ins w:id="87" w:author="Erin Richardson" w:date="2012-11-01T23:13:00Z">
        <w:r w:rsidRPr="00852BF5">
          <w:rPr>
            <w:rStyle w:val="Hipervnculo"/>
          </w:rPr>
          <w:fldChar w:fldCharType="begin"/>
        </w:r>
        <w:r w:rsidRPr="00852BF5">
          <w:rPr>
            <w:rStyle w:val="Hipervnculo"/>
          </w:rPr>
          <w:instrText xml:space="preserve"> </w:instrText>
        </w:r>
        <w:r>
          <w:instrText>HYPERLINK \l "_Toc339574950"</w:instrText>
        </w:r>
        <w:r w:rsidRPr="00852BF5">
          <w:rPr>
            <w:rStyle w:val="Hipervnculo"/>
          </w:rPr>
          <w:instrText xml:space="preserve"> </w:instrText>
        </w:r>
        <w:r w:rsidRPr="00852BF5">
          <w:rPr>
            <w:rStyle w:val="Hipervnculo"/>
          </w:rPr>
          <w:fldChar w:fldCharType="separate"/>
        </w:r>
        <w:r w:rsidRPr="00852BF5">
          <w:rPr>
            <w:rStyle w:val="Hipervnculo"/>
            <w:lang w:val="en-US"/>
          </w:rPr>
          <w:t>5.2</w:t>
        </w:r>
        <w:r>
          <w:rPr>
            <w:rFonts w:asciiTheme="minorHAnsi" w:eastAsiaTheme="minorEastAsia" w:hAnsiTheme="minorHAnsi" w:cstheme="minorBidi"/>
            <w:bCs w:val="0"/>
            <w:sz w:val="22"/>
            <w:szCs w:val="22"/>
            <w:lang w:val="en-US" w:eastAsia="en-US"/>
          </w:rPr>
          <w:tab/>
        </w:r>
        <w:r w:rsidRPr="00852BF5">
          <w:rPr>
            <w:rStyle w:val="Hipervnculo"/>
            <w:lang w:val="en-US"/>
          </w:rPr>
          <w:t>Listing available repositories</w:t>
        </w:r>
        <w:r>
          <w:rPr>
            <w:webHidden/>
          </w:rPr>
          <w:tab/>
        </w:r>
        <w:r>
          <w:rPr>
            <w:webHidden/>
          </w:rPr>
          <w:fldChar w:fldCharType="begin"/>
        </w:r>
        <w:r>
          <w:rPr>
            <w:webHidden/>
          </w:rPr>
          <w:instrText xml:space="preserve"> PAGEREF _Toc339574950 \h </w:instrText>
        </w:r>
      </w:ins>
      <w:r>
        <w:rPr>
          <w:webHidden/>
        </w:rPr>
      </w:r>
      <w:r>
        <w:rPr>
          <w:webHidden/>
        </w:rPr>
        <w:fldChar w:fldCharType="separate"/>
      </w:r>
      <w:ins w:id="88" w:author="Erin Richardson" w:date="2012-11-01T23:13:00Z">
        <w:r>
          <w:rPr>
            <w:webHidden/>
          </w:rPr>
          <w:t>37</w:t>
        </w:r>
        <w:r>
          <w:rPr>
            <w:webHidden/>
          </w:rPr>
          <w:fldChar w:fldCharType="end"/>
        </w:r>
        <w:r w:rsidRPr="00852BF5">
          <w:rPr>
            <w:rStyle w:val="Hipervnculo"/>
          </w:rPr>
          <w:fldChar w:fldCharType="end"/>
        </w:r>
      </w:ins>
    </w:p>
    <w:p w14:paraId="50E4D128" w14:textId="77777777" w:rsidR="002435ED" w:rsidRDefault="002435ED">
      <w:pPr>
        <w:pStyle w:val="TDC2"/>
        <w:rPr>
          <w:ins w:id="89" w:author="Erin Richardson" w:date="2012-11-01T23:13:00Z"/>
          <w:rFonts w:asciiTheme="minorHAnsi" w:eastAsiaTheme="minorEastAsia" w:hAnsiTheme="minorHAnsi" w:cstheme="minorBidi"/>
          <w:bCs w:val="0"/>
          <w:sz w:val="22"/>
          <w:szCs w:val="22"/>
          <w:lang w:val="en-US" w:eastAsia="en-US"/>
        </w:rPr>
      </w:pPr>
      <w:ins w:id="90" w:author="Erin Richardson" w:date="2012-11-01T23:13:00Z">
        <w:r w:rsidRPr="00852BF5">
          <w:rPr>
            <w:rStyle w:val="Hipervnculo"/>
          </w:rPr>
          <w:fldChar w:fldCharType="begin"/>
        </w:r>
        <w:r w:rsidRPr="00852BF5">
          <w:rPr>
            <w:rStyle w:val="Hipervnculo"/>
          </w:rPr>
          <w:instrText xml:space="preserve"> </w:instrText>
        </w:r>
        <w:r>
          <w:instrText>HYPERLINK \l "_Toc339574951"</w:instrText>
        </w:r>
        <w:r w:rsidRPr="00852BF5">
          <w:rPr>
            <w:rStyle w:val="Hipervnculo"/>
          </w:rPr>
          <w:instrText xml:space="preserve"> </w:instrText>
        </w:r>
        <w:r w:rsidRPr="00852BF5">
          <w:rPr>
            <w:rStyle w:val="Hipervnculo"/>
          </w:rPr>
          <w:fldChar w:fldCharType="separate"/>
        </w:r>
        <w:r w:rsidRPr="00852BF5">
          <w:rPr>
            <w:rStyle w:val="Hipervnculo"/>
            <w:lang w:val="en-US"/>
          </w:rPr>
          <w:t>5.3</w:t>
        </w:r>
        <w:r>
          <w:rPr>
            <w:rFonts w:asciiTheme="minorHAnsi" w:eastAsiaTheme="minorEastAsia" w:hAnsiTheme="minorHAnsi" w:cstheme="minorBidi"/>
            <w:bCs w:val="0"/>
            <w:sz w:val="22"/>
            <w:szCs w:val="22"/>
            <w:lang w:val="en-US" w:eastAsia="en-US"/>
          </w:rPr>
          <w:tab/>
        </w:r>
        <w:r w:rsidRPr="00852BF5">
          <w:rPr>
            <w:rStyle w:val="Hipervnculo"/>
            <w:lang w:val="en-US"/>
          </w:rPr>
          <w:t>Archiving repositories</w:t>
        </w:r>
        <w:r>
          <w:rPr>
            <w:webHidden/>
          </w:rPr>
          <w:tab/>
        </w:r>
        <w:r>
          <w:rPr>
            <w:webHidden/>
          </w:rPr>
          <w:fldChar w:fldCharType="begin"/>
        </w:r>
        <w:r>
          <w:rPr>
            <w:webHidden/>
          </w:rPr>
          <w:instrText xml:space="preserve"> PAGEREF _Toc339574951 \h </w:instrText>
        </w:r>
      </w:ins>
      <w:r>
        <w:rPr>
          <w:webHidden/>
        </w:rPr>
      </w:r>
      <w:r>
        <w:rPr>
          <w:webHidden/>
        </w:rPr>
        <w:fldChar w:fldCharType="separate"/>
      </w:r>
      <w:ins w:id="91" w:author="Erin Richardson" w:date="2012-11-01T23:13:00Z">
        <w:r>
          <w:rPr>
            <w:webHidden/>
          </w:rPr>
          <w:t>38</w:t>
        </w:r>
        <w:r>
          <w:rPr>
            <w:webHidden/>
          </w:rPr>
          <w:fldChar w:fldCharType="end"/>
        </w:r>
        <w:r w:rsidRPr="00852BF5">
          <w:rPr>
            <w:rStyle w:val="Hipervnculo"/>
          </w:rPr>
          <w:fldChar w:fldCharType="end"/>
        </w:r>
      </w:ins>
    </w:p>
    <w:p w14:paraId="7538D5C7" w14:textId="77777777" w:rsidR="002435ED" w:rsidRDefault="002435ED">
      <w:pPr>
        <w:pStyle w:val="TDC2"/>
        <w:rPr>
          <w:ins w:id="92" w:author="Erin Richardson" w:date="2012-11-01T23:13:00Z"/>
          <w:rFonts w:asciiTheme="minorHAnsi" w:eastAsiaTheme="minorEastAsia" w:hAnsiTheme="minorHAnsi" w:cstheme="minorBidi"/>
          <w:bCs w:val="0"/>
          <w:sz w:val="22"/>
          <w:szCs w:val="22"/>
          <w:lang w:val="en-US" w:eastAsia="en-US"/>
        </w:rPr>
      </w:pPr>
      <w:ins w:id="93" w:author="Erin Richardson" w:date="2012-11-01T23:13:00Z">
        <w:r w:rsidRPr="00852BF5">
          <w:rPr>
            <w:rStyle w:val="Hipervnculo"/>
          </w:rPr>
          <w:fldChar w:fldCharType="begin"/>
        </w:r>
        <w:r w:rsidRPr="00852BF5">
          <w:rPr>
            <w:rStyle w:val="Hipervnculo"/>
          </w:rPr>
          <w:instrText xml:space="preserve"> </w:instrText>
        </w:r>
        <w:r>
          <w:instrText>HYPERLINK \l "_Toc339574952"</w:instrText>
        </w:r>
        <w:r w:rsidRPr="00852BF5">
          <w:rPr>
            <w:rStyle w:val="Hipervnculo"/>
          </w:rPr>
          <w:instrText xml:space="preserve"> </w:instrText>
        </w:r>
        <w:r w:rsidRPr="00852BF5">
          <w:rPr>
            <w:rStyle w:val="Hipervnculo"/>
          </w:rPr>
          <w:fldChar w:fldCharType="separate"/>
        </w:r>
        <w:r w:rsidRPr="00852BF5">
          <w:rPr>
            <w:rStyle w:val="Hipervnculo"/>
            <w:lang w:val="en-US"/>
          </w:rPr>
          <w:t>5.4</w:t>
        </w:r>
        <w:r>
          <w:rPr>
            <w:rFonts w:asciiTheme="minorHAnsi" w:eastAsiaTheme="minorEastAsia" w:hAnsiTheme="minorHAnsi" w:cstheme="minorBidi"/>
            <w:bCs w:val="0"/>
            <w:sz w:val="22"/>
            <w:szCs w:val="22"/>
            <w:lang w:val="en-US" w:eastAsia="en-US"/>
          </w:rPr>
          <w:tab/>
        </w:r>
        <w:r w:rsidRPr="00852BF5">
          <w:rPr>
            <w:rStyle w:val="Hipervnculo"/>
            <w:lang w:val="en-US"/>
          </w:rPr>
          <w:t>Reconnecting archived repositories</w:t>
        </w:r>
        <w:r>
          <w:rPr>
            <w:webHidden/>
          </w:rPr>
          <w:tab/>
        </w:r>
        <w:r>
          <w:rPr>
            <w:webHidden/>
          </w:rPr>
          <w:fldChar w:fldCharType="begin"/>
        </w:r>
        <w:r>
          <w:rPr>
            <w:webHidden/>
          </w:rPr>
          <w:instrText xml:space="preserve"> PAGEREF _Toc339574952 \h </w:instrText>
        </w:r>
      </w:ins>
      <w:r>
        <w:rPr>
          <w:webHidden/>
        </w:rPr>
      </w:r>
      <w:r>
        <w:rPr>
          <w:webHidden/>
        </w:rPr>
        <w:fldChar w:fldCharType="separate"/>
      </w:r>
      <w:ins w:id="94" w:author="Erin Richardson" w:date="2012-11-01T23:13:00Z">
        <w:r>
          <w:rPr>
            <w:webHidden/>
          </w:rPr>
          <w:t>39</w:t>
        </w:r>
        <w:r>
          <w:rPr>
            <w:webHidden/>
          </w:rPr>
          <w:fldChar w:fldCharType="end"/>
        </w:r>
        <w:r w:rsidRPr="00852BF5">
          <w:rPr>
            <w:rStyle w:val="Hipervnculo"/>
          </w:rPr>
          <w:fldChar w:fldCharType="end"/>
        </w:r>
      </w:ins>
    </w:p>
    <w:p w14:paraId="206E22DD" w14:textId="5745C8CA" w:rsidR="002435ED" w:rsidRDefault="002435ED">
      <w:pPr>
        <w:pStyle w:val="TDC1"/>
        <w:rPr>
          <w:ins w:id="95" w:author="Erin Richardson" w:date="2012-11-01T23:13:00Z"/>
          <w:rFonts w:asciiTheme="minorHAnsi" w:eastAsiaTheme="minorEastAsia" w:hAnsiTheme="minorHAnsi" w:cstheme="minorBidi"/>
          <w:b w:val="0"/>
          <w:bCs w:val="0"/>
          <w:noProof/>
          <w:sz w:val="22"/>
          <w:szCs w:val="22"/>
          <w:lang w:eastAsia="en-US"/>
        </w:rPr>
      </w:pPr>
      <w:ins w:id="96"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"_Toc339574953"</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6</w:t>
        </w:r>
        <w:r>
          <w:rPr>
            <w:rFonts w:asciiTheme="minorHAnsi" w:eastAsiaTheme="minorEastAsia" w:hAnsiTheme="minorHAnsi" w:cstheme="minorBidi"/>
            <w:b w:val="0"/>
            <w:bCs w:val="0"/>
            <w:noProof/>
            <w:sz w:val="22"/>
            <w:szCs w:val="22"/>
            <w:lang w:eastAsia="en-US"/>
          </w:rPr>
          <w:tab/>
        </w:r>
      </w:ins>
      <w:ins w:id="97" w:author="Amalia Hernandez Garcia" w:date="2012-11-08T09:11:00Z">
        <w:r w:rsidR="00911C1E">
          <w:rPr>
            <w:rStyle w:val="Hipervnculo"/>
            <w:noProof/>
          </w:rPr>
          <w:t>Configuring exclusive checkout (lock)</w:t>
        </w:r>
      </w:ins>
      <w:ins w:id="98" w:author="Erin Richardson" w:date="2012-11-01T23:13:00Z">
        <w:del w:id="99" w:author="Amalia Hernandez Garcia" w:date="2012-11-08T09:11:00Z">
          <w:r w:rsidRPr="00852BF5" w:rsidDel="00911C1E">
            <w:rPr>
              <w:rStyle w:val="Hipervnculo"/>
              <w:noProof/>
            </w:rPr>
            <w:delText>Managing File</w:delText>
          </w:r>
          <w:bookmarkStart w:id="100" w:name="_GoBack"/>
          <w:bookmarkEnd w:id="100"/>
          <w:r w:rsidRPr="00852BF5" w:rsidDel="00911C1E">
            <w:rPr>
              <w:rStyle w:val="Hipervnculo"/>
              <w:noProof/>
            </w:rPr>
            <w:delText>s</w:delText>
          </w:r>
        </w:del>
        <w:r>
          <w:rPr>
            <w:noProof/>
            <w:webHidden/>
          </w:rPr>
          <w:tab/>
        </w:r>
        <w:r>
          <w:rPr>
            <w:noProof/>
            <w:webHidden/>
          </w:rPr>
          <w:fldChar w:fldCharType="begin"/>
        </w:r>
        <w:r>
          <w:rPr>
            <w:noProof/>
            <w:webHidden/>
          </w:rPr>
          <w:instrText xml:space="preserve"> PAGEREF _Toc339574953 \h </w:instrText>
        </w:r>
      </w:ins>
      <w:r>
        <w:rPr>
          <w:noProof/>
          <w:webHidden/>
        </w:rPr>
      </w:r>
      <w:r>
        <w:rPr>
          <w:noProof/>
          <w:webHidden/>
        </w:rPr>
        <w:fldChar w:fldCharType="separate"/>
      </w:r>
      <w:ins w:id="101" w:author="Erin Richardson" w:date="2012-11-01T23:13:00Z">
        <w:r>
          <w:rPr>
            <w:noProof/>
            <w:webHidden/>
          </w:rPr>
          <w:t>41</w:t>
        </w:r>
        <w:r>
          <w:rPr>
            <w:noProof/>
            <w:webHidden/>
          </w:rPr>
          <w:fldChar w:fldCharType="end"/>
        </w:r>
        <w:r w:rsidRPr="00852BF5">
          <w:rPr>
            <w:rStyle w:val="Hipervnculo"/>
            <w:noProof/>
          </w:rPr>
          <w:fldChar w:fldCharType="end"/>
        </w:r>
      </w:ins>
    </w:p>
    <w:p w14:paraId="3C3C3D98" w14:textId="77777777" w:rsidR="002435ED" w:rsidRDefault="002435ED">
      <w:pPr>
        <w:pStyle w:val="TDC2"/>
        <w:rPr>
          <w:ins w:id="102" w:author="Erin Richardson" w:date="2012-11-01T23:13:00Z"/>
          <w:rFonts w:asciiTheme="minorHAnsi" w:eastAsiaTheme="minorEastAsia" w:hAnsiTheme="minorHAnsi" w:cstheme="minorBidi"/>
          <w:bCs w:val="0"/>
          <w:sz w:val="22"/>
          <w:szCs w:val="22"/>
          <w:lang w:val="en-US" w:eastAsia="en-US"/>
        </w:rPr>
      </w:pPr>
      <w:ins w:id="103" w:author="Erin Richardson" w:date="2012-11-01T23:13:00Z">
        <w:r w:rsidRPr="00852BF5">
          <w:rPr>
            <w:rStyle w:val="Hipervnculo"/>
          </w:rPr>
          <w:fldChar w:fldCharType="begin"/>
        </w:r>
        <w:r w:rsidRPr="00852BF5">
          <w:rPr>
            <w:rStyle w:val="Hipervnculo"/>
          </w:rPr>
          <w:instrText xml:space="preserve"> </w:instrText>
        </w:r>
        <w:r>
          <w:instrText>HYPERLINK \l "_Toc339574954"</w:instrText>
        </w:r>
        <w:r w:rsidRPr="00852BF5">
          <w:rPr>
            <w:rStyle w:val="Hipervnculo"/>
          </w:rPr>
          <w:instrText xml:space="preserve"> </w:instrText>
        </w:r>
        <w:r w:rsidRPr="00852BF5">
          <w:rPr>
            <w:rStyle w:val="Hipervnculo"/>
          </w:rPr>
          <w:fldChar w:fldCharType="separate"/>
        </w:r>
        <w:r w:rsidRPr="00852BF5">
          <w:rPr>
            <w:rStyle w:val="Hipervnculo"/>
          </w:rPr>
          <w:t>6.1</w:t>
        </w:r>
        <w:r>
          <w:rPr>
            <w:rFonts w:asciiTheme="minorHAnsi" w:eastAsiaTheme="minorEastAsia" w:hAnsiTheme="minorHAnsi" w:cstheme="minorBidi"/>
            <w:bCs w:val="0"/>
            <w:sz w:val="22"/>
            <w:szCs w:val="22"/>
            <w:lang w:val="en-US" w:eastAsia="en-US"/>
          </w:rPr>
          <w:tab/>
        </w:r>
        <w:r w:rsidRPr="00852BF5">
          <w:rPr>
            <w:rStyle w:val="Hipervnculo"/>
          </w:rPr>
          <w:t>Exclusive checkout</w:t>
        </w:r>
        <w:r>
          <w:rPr>
            <w:webHidden/>
          </w:rPr>
          <w:tab/>
        </w:r>
        <w:r>
          <w:rPr>
            <w:webHidden/>
          </w:rPr>
          <w:fldChar w:fldCharType="begin"/>
        </w:r>
        <w:r>
          <w:rPr>
            <w:webHidden/>
          </w:rPr>
          <w:instrText xml:space="preserve"> PAGEREF _Toc339574954 \h </w:instrText>
        </w:r>
      </w:ins>
      <w:r>
        <w:rPr>
          <w:webHidden/>
        </w:rPr>
      </w:r>
      <w:r>
        <w:rPr>
          <w:webHidden/>
        </w:rPr>
        <w:fldChar w:fldCharType="separate"/>
      </w:r>
      <w:ins w:id="104" w:author="Erin Richardson" w:date="2012-11-01T23:13:00Z">
        <w:r>
          <w:rPr>
            <w:webHidden/>
          </w:rPr>
          <w:t>41</w:t>
        </w:r>
        <w:r>
          <w:rPr>
            <w:webHidden/>
          </w:rPr>
          <w:fldChar w:fldCharType="end"/>
        </w:r>
        <w:r w:rsidRPr="00852BF5">
          <w:rPr>
            <w:rStyle w:val="Hipervnculo"/>
          </w:rPr>
          <w:fldChar w:fldCharType="end"/>
        </w:r>
      </w:ins>
    </w:p>
    <w:p w14:paraId="6E13CABB" w14:textId="77777777" w:rsidR="002435ED" w:rsidRDefault="002435ED">
      <w:pPr>
        <w:pStyle w:val="TDC1"/>
        <w:rPr>
          <w:ins w:id="105" w:author="Erin Richardson" w:date="2012-11-01T23:13:00Z"/>
          <w:rFonts w:asciiTheme="minorHAnsi" w:eastAsiaTheme="minorEastAsia" w:hAnsiTheme="minorHAnsi" w:cstheme="minorBidi"/>
          <w:b w:val="0"/>
          <w:bCs w:val="0"/>
          <w:noProof/>
          <w:sz w:val="22"/>
          <w:szCs w:val="22"/>
          <w:lang w:eastAsia="en-US"/>
        </w:rPr>
      </w:pPr>
      <w:ins w:id="106"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"_Toc339574955"</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7</w:t>
        </w:r>
        <w:r>
          <w:rPr>
            <w:rFonts w:asciiTheme="minorHAnsi" w:eastAsiaTheme="minorEastAsia" w:hAnsiTheme="minorHAnsi" w:cstheme="minorBidi"/>
            <w:b w:val="0"/>
            <w:bCs w:val="0"/>
            <w:noProof/>
            <w:sz w:val="22"/>
            <w:szCs w:val="22"/>
            <w:lang w:eastAsia="en-US"/>
          </w:rPr>
          <w:tab/>
        </w:r>
        <w:r w:rsidRPr="00852BF5">
          <w:rPr>
            <w:rStyle w:val="Hipervnculo"/>
            <w:noProof/>
          </w:rPr>
          <w:t>Database setup</w:t>
        </w:r>
        <w:r>
          <w:rPr>
            <w:noProof/>
            <w:webHidden/>
          </w:rPr>
          <w:tab/>
        </w:r>
        <w:r>
          <w:rPr>
            <w:noProof/>
            <w:webHidden/>
          </w:rPr>
          <w:fldChar w:fldCharType="begin"/>
        </w:r>
        <w:r>
          <w:rPr>
            <w:noProof/>
            <w:webHidden/>
          </w:rPr>
          <w:instrText xml:space="preserve"> PAGEREF _Toc339574955 \h </w:instrText>
        </w:r>
      </w:ins>
      <w:r>
        <w:rPr>
          <w:noProof/>
          <w:webHidden/>
        </w:rPr>
      </w:r>
      <w:r>
        <w:rPr>
          <w:noProof/>
          <w:webHidden/>
        </w:rPr>
        <w:fldChar w:fldCharType="separate"/>
      </w:r>
      <w:ins w:id="107" w:author="Erin Richardson" w:date="2012-11-01T23:13:00Z">
        <w:r>
          <w:rPr>
            <w:noProof/>
            <w:webHidden/>
          </w:rPr>
          <w:t>44</w:t>
        </w:r>
        <w:r>
          <w:rPr>
            <w:noProof/>
            <w:webHidden/>
          </w:rPr>
          <w:fldChar w:fldCharType="end"/>
        </w:r>
        <w:r w:rsidRPr="00852BF5">
          <w:rPr>
            <w:rStyle w:val="Hipervnculo"/>
            <w:noProof/>
          </w:rPr>
          <w:fldChar w:fldCharType="end"/>
        </w:r>
      </w:ins>
    </w:p>
    <w:p w14:paraId="085551F6" w14:textId="77777777" w:rsidR="002435ED" w:rsidRDefault="002435ED">
      <w:pPr>
        <w:pStyle w:val="TDC3"/>
        <w:rPr>
          <w:ins w:id="108" w:author="Erin Richardson" w:date="2012-11-01T23:13:00Z"/>
          <w:rFonts w:asciiTheme="minorHAnsi" w:eastAsiaTheme="minorEastAsia" w:hAnsiTheme="minorHAnsi" w:cstheme="minorBidi"/>
          <w:bCs w:val="0"/>
          <w:iCs w:val="0"/>
          <w:noProof/>
          <w:sz w:val="22"/>
          <w:szCs w:val="22"/>
          <w:lang w:eastAsia="en-US"/>
        </w:rPr>
      </w:pPr>
      <w:ins w:id="109"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"_Toc339574956"</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7.1.1</w:t>
        </w:r>
        <w:r>
          <w:rPr>
            <w:rFonts w:asciiTheme="minorHAnsi" w:eastAsiaTheme="minorEastAsia" w:hAnsiTheme="minorHAnsi" w:cstheme="minorBidi"/>
            <w:bCs w:val="0"/>
            <w:iCs w:val="0"/>
            <w:noProof/>
            <w:sz w:val="22"/>
            <w:szCs w:val="22"/>
            <w:lang w:eastAsia="en-US"/>
          </w:rPr>
          <w:tab/>
        </w:r>
        <w:r w:rsidRPr="00852BF5">
          <w:rPr>
            <w:rStyle w:val="Hipervnculo"/>
            <w:noProof/>
          </w:rPr>
          <w:t>Oracle specific options</w:t>
        </w:r>
        <w:r>
          <w:rPr>
            <w:noProof/>
            <w:webHidden/>
          </w:rPr>
          <w:tab/>
        </w:r>
        <w:r>
          <w:rPr>
            <w:noProof/>
            <w:webHidden/>
          </w:rPr>
          <w:fldChar w:fldCharType="begin"/>
        </w:r>
        <w:r>
          <w:rPr>
            <w:noProof/>
            <w:webHidden/>
          </w:rPr>
          <w:instrText xml:space="preserve"> PAGEREF _Toc339574956 \h </w:instrText>
        </w:r>
      </w:ins>
      <w:r>
        <w:rPr>
          <w:noProof/>
          <w:webHidden/>
        </w:rPr>
      </w:r>
      <w:r>
        <w:rPr>
          <w:noProof/>
          <w:webHidden/>
        </w:rPr>
        <w:fldChar w:fldCharType="separate"/>
      </w:r>
      <w:ins w:id="110" w:author="Erin Richardson" w:date="2012-11-01T23:13:00Z">
        <w:r>
          <w:rPr>
            <w:noProof/>
            <w:webHidden/>
          </w:rPr>
          <w:t>47</w:t>
        </w:r>
        <w:r>
          <w:rPr>
            <w:noProof/>
            <w:webHidden/>
          </w:rPr>
          <w:fldChar w:fldCharType="end"/>
        </w:r>
        <w:r w:rsidRPr="00852BF5">
          <w:rPr>
            <w:rStyle w:val="Hipervnculo"/>
            <w:noProof/>
          </w:rPr>
          <w:fldChar w:fldCharType="end"/>
        </w:r>
      </w:ins>
    </w:p>
    <w:p w14:paraId="4C35FEBE" w14:textId="77777777" w:rsidR="002435ED" w:rsidRDefault="002435ED">
      <w:pPr>
        <w:pStyle w:val="TDC1"/>
        <w:rPr>
          <w:ins w:id="111" w:author="Erin Richardson" w:date="2012-11-01T23:13:00Z"/>
          <w:rFonts w:asciiTheme="minorHAnsi" w:eastAsiaTheme="minorEastAsia" w:hAnsiTheme="minorHAnsi" w:cstheme="minorBidi"/>
          <w:b w:val="0"/>
          <w:bCs w:val="0"/>
          <w:noProof/>
          <w:sz w:val="22"/>
          <w:szCs w:val="22"/>
          <w:lang w:eastAsia="en-US"/>
        </w:rPr>
      </w:pPr>
      <w:ins w:id="112"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"_Toc339574957"</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8</w:t>
        </w:r>
        <w:r>
          <w:rPr>
            <w:rFonts w:asciiTheme="minorHAnsi" w:eastAsiaTheme="minorEastAsia" w:hAnsiTheme="minorHAnsi" w:cstheme="minorBidi"/>
            <w:b w:val="0"/>
            <w:bCs w:val="0"/>
            <w:noProof/>
            <w:sz w:val="22"/>
            <w:szCs w:val="22"/>
            <w:lang w:eastAsia="en-US"/>
          </w:rPr>
          <w:tab/>
        </w:r>
        <w:r w:rsidRPr="00852BF5">
          <w:rPr>
            <w:rStyle w:val="Hipervnculo"/>
            <w:noProof/>
          </w:rPr>
          <w:t>Backup and restore</w:t>
        </w:r>
        <w:r>
          <w:rPr>
            <w:noProof/>
            <w:webHidden/>
          </w:rPr>
          <w:tab/>
        </w:r>
        <w:r>
          <w:rPr>
            <w:noProof/>
            <w:webHidden/>
          </w:rPr>
          <w:fldChar w:fldCharType="begin"/>
        </w:r>
        <w:r>
          <w:rPr>
            <w:noProof/>
            <w:webHidden/>
          </w:rPr>
          <w:instrText xml:space="preserve"> PAGEREF _Toc339574957 \h </w:instrText>
        </w:r>
      </w:ins>
      <w:r>
        <w:rPr>
          <w:noProof/>
          <w:webHidden/>
        </w:rPr>
      </w:r>
      <w:r>
        <w:rPr>
          <w:noProof/>
          <w:webHidden/>
        </w:rPr>
        <w:fldChar w:fldCharType="separate"/>
      </w:r>
      <w:ins w:id="113" w:author="Erin Richardson" w:date="2012-11-01T23:13:00Z">
        <w:r>
          <w:rPr>
            <w:noProof/>
            <w:webHidden/>
          </w:rPr>
          <w:t>49</w:t>
        </w:r>
        <w:r>
          <w:rPr>
            <w:noProof/>
            <w:webHidden/>
          </w:rPr>
          <w:fldChar w:fldCharType="end"/>
        </w:r>
        <w:r w:rsidRPr="00852BF5">
          <w:rPr>
            <w:rStyle w:val="Hipervnculo"/>
            <w:noProof/>
          </w:rPr>
          <w:fldChar w:fldCharType="end"/>
        </w:r>
      </w:ins>
    </w:p>
    <w:p w14:paraId="4E7A9797" w14:textId="77777777" w:rsidR="002435ED" w:rsidRDefault="002435ED">
      <w:pPr>
        <w:pStyle w:val="TDC2"/>
        <w:rPr>
          <w:ins w:id="114" w:author="Erin Richardson" w:date="2012-11-01T23:13:00Z"/>
          <w:rFonts w:asciiTheme="minorHAnsi" w:eastAsiaTheme="minorEastAsia" w:hAnsiTheme="minorHAnsi" w:cstheme="minorBidi"/>
          <w:bCs w:val="0"/>
          <w:sz w:val="22"/>
          <w:szCs w:val="22"/>
          <w:lang w:val="en-US" w:eastAsia="en-US"/>
        </w:rPr>
      </w:pPr>
      <w:ins w:id="115" w:author="Erin Richardson" w:date="2012-11-01T23:13:00Z">
        <w:r w:rsidRPr="00852BF5">
          <w:rPr>
            <w:rStyle w:val="Hipervnculo"/>
          </w:rPr>
          <w:fldChar w:fldCharType="begin"/>
        </w:r>
        <w:r w:rsidRPr="00852BF5">
          <w:rPr>
            <w:rStyle w:val="Hipervnculo"/>
          </w:rPr>
          <w:instrText xml:space="preserve"> </w:instrText>
        </w:r>
        <w:r>
          <w:instrText>HYPERLINK \l "_Toc339574958"</w:instrText>
        </w:r>
        <w:r w:rsidRPr="00852BF5">
          <w:rPr>
            <w:rStyle w:val="Hipervnculo"/>
          </w:rPr>
          <w:instrText xml:space="preserve"> </w:instrText>
        </w:r>
        <w:r w:rsidRPr="00852BF5">
          <w:rPr>
            <w:rStyle w:val="Hipervnculo"/>
          </w:rPr>
          <w:fldChar w:fldCharType="separate"/>
        </w:r>
        <w:r w:rsidRPr="00852BF5">
          <w:rPr>
            <w:rStyle w:val="Hipervnculo"/>
            <w:lang w:val="en-US"/>
          </w:rPr>
          <w:t>8.1</w:t>
        </w:r>
        <w:r>
          <w:rPr>
            <w:rFonts w:asciiTheme="minorHAnsi" w:eastAsiaTheme="minorEastAsia" w:hAnsiTheme="minorHAnsi" w:cstheme="minorBidi"/>
            <w:bCs w:val="0"/>
            <w:sz w:val="22"/>
            <w:szCs w:val="22"/>
            <w:lang w:val="en-US" w:eastAsia="en-US"/>
          </w:rPr>
          <w:tab/>
        </w:r>
        <w:r w:rsidRPr="00852BF5">
          <w:rPr>
            <w:rStyle w:val="Hipervnculo"/>
            <w:lang w:val="en-US"/>
          </w:rPr>
          <w:t>How to backup the embedded databases</w:t>
        </w:r>
        <w:r>
          <w:rPr>
            <w:webHidden/>
          </w:rPr>
          <w:tab/>
        </w:r>
        <w:r>
          <w:rPr>
            <w:webHidden/>
          </w:rPr>
          <w:fldChar w:fldCharType="begin"/>
        </w:r>
        <w:r>
          <w:rPr>
            <w:webHidden/>
          </w:rPr>
          <w:instrText xml:space="preserve"> PAGEREF _Toc339574958 \h </w:instrText>
        </w:r>
      </w:ins>
      <w:r>
        <w:rPr>
          <w:webHidden/>
        </w:rPr>
      </w:r>
      <w:r>
        <w:rPr>
          <w:webHidden/>
        </w:rPr>
        <w:fldChar w:fldCharType="separate"/>
      </w:r>
      <w:ins w:id="116" w:author="Erin Richardson" w:date="2012-11-01T23:13:00Z">
        <w:r>
          <w:rPr>
            <w:webHidden/>
          </w:rPr>
          <w:t>49</w:t>
        </w:r>
        <w:r>
          <w:rPr>
            <w:webHidden/>
          </w:rPr>
          <w:fldChar w:fldCharType="end"/>
        </w:r>
        <w:r w:rsidRPr="00852BF5">
          <w:rPr>
            <w:rStyle w:val="Hipervnculo"/>
          </w:rPr>
          <w:fldChar w:fldCharType="end"/>
        </w:r>
      </w:ins>
    </w:p>
    <w:p w14:paraId="50164A28" w14:textId="77777777" w:rsidR="002435ED" w:rsidRDefault="002435ED">
      <w:pPr>
        <w:pStyle w:val="TDC2"/>
        <w:rPr>
          <w:ins w:id="117" w:author="Erin Richardson" w:date="2012-11-01T23:13:00Z"/>
          <w:rFonts w:asciiTheme="minorHAnsi" w:eastAsiaTheme="minorEastAsia" w:hAnsiTheme="minorHAnsi" w:cstheme="minorBidi"/>
          <w:bCs w:val="0"/>
          <w:sz w:val="22"/>
          <w:szCs w:val="22"/>
          <w:lang w:val="en-US" w:eastAsia="en-US"/>
        </w:rPr>
      </w:pPr>
      <w:ins w:id="118" w:author="Erin Richardson" w:date="2012-11-01T23:13:00Z">
        <w:r w:rsidRPr="00852BF5">
          <w:rPr>
            <w:rStyle w:val="Hipervnculo"/>
          </w:rPr>
          <w:fldChar w:fldCharType="begin"/>
        </w:r>
        <w:r w:rsidRPr="00852BF5">
          <w:rPr>
            <w:rStyle w:val="Hipervnculo"/>
          </w:rPr>
          <w:instrText xml:space="preserve"> </w:instrText>
        </w:r>
        <w:r>
          <w:instrText>HYPERLINK \l "_Toc339574959"</w:instrText>
        </w:r>
        <w:r w:rsidRPr="00852BF5">
          <w:rPr>
            <w:rStyle w:val="Hipervnculo"/>
          </w:rPr>
          <w:instrText xml:space="preserve"> </w:instrText>
        </w:r>
        <w:r w:rsidRPr="00852BF5">
          <w:rPr>
            <w:rStyle w:val="Hipervnculo"/>
          </w:rPr>
          <w:fldChar w:fldCharType="separate"/>
        </w:r>
        <w:r w:rsidRPr="00852BF5">
          <w:rPr>
            <w:rStyle w:val="Hipervnculo"/>
            <w:lang w:val="en-US"/>
          </w:rPr>
          <w:t>8.2</w:t>
        </w:r>
        <w:r>
          <w:rPr>
            <w:rFonts w:asciiTheme="minorHAnsi" w:eastAsiaTheme="minorEastAsia" w:hAnsiTheme="minorHAnsi" w:cstheme="minorBidi"/>
            <w:bCs w:val="0"/>
            <w:sz w:val="22"/>
            <w:szCs w:val="22"/>
            <w:lang w:val="en-US" w:eastAsia="en-US"/>
          </w:rPr>
          <w:tab/>
        </w:r>
        <w:r w:rsidRPr="00852BF5">
          <w:rPr>
            <w:rStyle w:val="Hipervnculo"/>
            <w:lang w:val="en-US"/>
          </w:rPr>
          <w:t>Restore embedded databases</w:t>
        </w:r>
        <w:r>
          <w:rPr>
            <w:webHidden/>
          </w:rPr>
          <w:tab/>
        </w:r>
        <w:r>
          <w:rPr>
            <w:webHidden/>
          </w:rPr>
          <w:fldChar w:fldCharType="begin"/>
        </w:r>
        <w:r>
          <w:rPr>
            <w:webHidden/>
          </w:rPr>
          <w:instrText xml:space="preserve"> PAGEREF _Toc339574959 \h </w:instrText>
        </w:r>
      </w:ins>
      <w:r>
        <w:rPr>
          <w:webHidden/>
        </w:rPr>
      </w:r>
      <w:r>
        <w:rPr>
          <w:webHidden/>
        </w:rPr>
        <w:fldChar w:fldCharType="separate"/>
      </w:r>
      <w:ins w:id="119" w:author="Erin Richardson" w:date="2012-11-01T23:13:00Z">
        <w:r>
          <w:rPr>
            <w:webHidden/>
          </w:rPr>
          <w:t>51</w:t>
        </w:r>
        <w:r>
          <w:rPr>
            <w:webHidden/>
          </w:rPr>
          <w:fldChar w:fldCharType="end"/>
        </w:r>
        <w:r w:rsidRPr="00852BF5">
          <w:rPr>
            <w:rStyle w:val="Hipervnculo"/>
          </w:rPr>
          <w:fldChar w:fldCharType="end"/>
        </w:r>
      </w:ins>
    </w:p>
    <w:p w14:paraId="0227B342" w14:textId="77777777" w:rsidR="002435ED" w:rsidRDefault="002435ED">
      <w:pPr>
        <w:pStyle w:val="TDC1"/>
        <w:rPr>
          <w:ins w:id="120" w:author="Erin Richardson" w:date="2012-11-01T23:13:00Z"/>
          <w:rFonts w:asciiTheme="minorHAnsi" w:eastAsiaTheme="minorEastAsia" w:hAnsiTheme="minorHAnsi" w:cstheme="minorBidi"/>
          <w:b w:val="0"/>
          <w:bCs w:val="0"/>
          <w:noProof/>
          <w:sz w:val="22"/>
          <w:szCs w:val="22"/>
          <w:lang w:eastAsia="en-US"/>
        </w:rPr>
      </w:pPr>
      <w:ins w:id="121" w:author="Erin Richardson" w:date="2012-11-01T23:13:00Z">
        <w:r w:rsidRPr="00852BF5">
          <w:rPr>
            <w:rStyle w:val="Hipervnculo"/>
            <w:noProof/>
          </w:rPr>
          <w:fldChar w:fldCharType="begin"/>
        </w:r>
        <w:r w:rsidRPr="00852BF5">
          <w:rPr>
            <w:rStyle w:val="Hipervnculo"/>
            <w:noProof/>
          </w:rPr>
          <w:instrText xml:space="preserve"> </w:instrText>
        </w:r>
        <w:r>
          <w:rPr>
            <w:noProof/>
          </w:rPr>
          <w:instrText>HYPERLINK \l "_Toc339574960"</w:instrText>
        </w:r>
        <w:r w:rsidRPr="00852BF5">
          <w:rPr>
            <w:rStyle w:val="Hipervnculo"/>
            <w:noProof/>
          </w:rPr>
          <w:instrText xml:space="preserve"> </w:instrText>
        </w:r>
        <w:r w:rsidRPr="00852BF5">
          <w:rPr>
            <w:rStyle w:val="Hipervnculo"/>
            <w:noProof/>
          </w:rPr>
          <w:fldChar w:fldCharType="separate"/>
        </w:r>
        <w:r w:rsidRPr="00852BF5">
          <w:rPr>
            <w:rStyle w:val="Hipervnculo"/>
            <w:noProof/>
          </w:rPr>
          <w:t>9</w:t>
        </w:r>
        <w:r>
          <w:rPr>
            <w:rFonts w:asciiTheme="minorHAnsi" w:eastAsiaTheme="minorEastAsia" w:hAnsiTheme="minorHAnsi" w:cstheme="minorBidi"/>
            <w:b w:val="0"/>
            <w:bCs w:val="0"/>
            <w:noProof/>
            <w:sz w:val="22"/>
            <w:szCs w:val="22"/>
            <w:lang w:eastAsia="en-US"/>
          </w:rPr>
          <w:tab/>
        </w:r>
        <w:r w:rsidRPr="00852BF5">
          <w:rPr>
            <w:rStyle w:val="Hipervnculo"/>
            <w:noProof/>
          </w:rPr>
          <w:t>Archiving revisions</w:t>
        </w:r>
        <w:r>
          <w:rPr>
            <w:noProof/>
            <w:webHidden/>
          </w:rPr>
          <w:tab/>
        </w:r>
        <w:r>
          <w:rPr>
            <w:noProof/>
            <w:webHidden/>
          </w:rPr>
          <w:fldChar w:fldCharType="begin"/>
        </w:r>
        <w:r>
          <w:rPr>
            <w:noProof/>
            <w:webHidden/>
          </w:rPr>
          <w:instrText xml:space="preserve"> PAGEREF _Toc339574960 \h </w:instrText>
        </w:r>
      </w:ins>
      <w:r>
        <w:rPr>
          <w:noProof/>
          <w:webHidden/>
        </w:rPr>
      </w:r>
      <w:r>
        <w:rPr>
          <w:noProof/>
          <w:webHidden/>
        </w:rPr>
        <w:fldChar w:fldCharType="separate"/>
      </w:r>
      <w:ins w:id="122" w:author="Erin Richardson" w:date="2012-11-01T23:13:00Z">
        <w:r>
          <w:rPr>
            <w:noProof/>
            <w:webHidden/>
          </w:rPr>
          <w:t>52</w:t>
        </w:r>
        <w:r>
          <w:rPr>
            <w:noProof/>
            <w:webHidden/>
          </w:rPr>
          <w:fldChar w:fldCharType="end"/>
        </w:r>
        <w:r w:rsidRPr="00852BF5">
          <w:rPr>
            <w:rStyle w:val="Hipervnculo"/>
            <w:noProof/>
          </w:rPr>
          <w:fldChar w:fldCharType="end"/>
        </w:r>
      </w:ins>
    </w:p>
    <w:p w14:paraId="48148C78" w14:textId="77777777" w:rsidR="002435ED" w:rsidRDefault="002435ED">
      <w:pPr>
        <w:pStyle w:val="TDC2"/>
        <w:rPr>
          <w:ins w:id="123" w:author="Erin Richardson" w:date="2012-11-01T23:13:00Z"/>
          <w:rFonts w:asciiTheme="minorHAnsi" w:eastAsiaTheme="minorEastAsia" w:hAnsiTheme="minorHAnsi" w:cstheme="minorBidi"/>
          <w:bCs w:val="0"/>
          <w:sz w:val="22"/>
          <w:szCs w:val="22"/>
          <w:lang w:val="en-US" w:eastAsia="en-US"/>
        </w:rPr>
      </w:pPr>
      <w:ins w:id="124" w:author="Erin Richardson" w:date="2012-11-01T23:13:00Z">
        <w:r w:rsidRPr="00852BF5">
          <w:rPr>
            <w:rStyle w:val="Hipervnculo"/>
          </w:rPr>
          <w:fldChar w:fldCharType="begin"/>
        </w:r>
        <w:r w:rsidRPr="00852BF5">
          <w:rPr>
            <w:rStyle w:val="Hipervnculo"/>
          </w:rPr>
          <w:instrText xml:space="preserve"> </w:instrText>
        </w:r>
        <w:r>
          <w:instrText>HYPERLINK \l "_Toc339574961"</w:instrText>
        </w:r>
        <w:r w:rsidRPr="00852BF5">
          <w:rPr>
            <w:rStyle w:val="Hipervnculo"/>
          </w:rPr>
          <w:instrText xml:space="preserve"> </w:instrText>
        </w:r>
        <w:r w:rsidRPr="00852BF5">
          <w:rPr>
            <w:rStyle w:val="Hipervnculo"/>
          </w:rPr>
          <w:fldChar w:fldCharType="separate"/>
        </w:r>
        <w:r w:rsidRPr="00852BF5">
          <w:rPr>
            <w:rStyle w:val="Hipervnculo"/>
            <w:lang w:val="en-US"/>
          </w:rPr>
          <w:t>9.1</w:t>
        </w:r>
        <w:r>
          <w:rPr>
            <w:rFonts w:asciiTheme="minorHAnsi" w:eastAsiaTheme="minorEastAsia" w:hAnsiTheme="minorHAnsi" w:cstheme="minorBidi"/>
            <w:bCs w:val="0"/>
            <w:sz w:val="22"/>
            <w:szCs w:val="22"/>
            <w:lang w:val="en-US" w:eastAsia="en-US"/>
          </w:rPr>
          <w:tab/>
        </w:r>
        <w:r w:rsidRPr="00852BF5">
          <w:rPr>
            <w:rStyle w:val="Hipervnculo"/>
            <w:lang w:val="en-US"/>
          </w:rPr>
          <w:t>Why archiving revisions</w:t>
        </w:r>
        <w:r>
          <w:rPr>
            <w:webHidden/>
          </w:rPr>
          <w:tab/>
        </w:r>
        <w:r>
          <w:rPr>
            <w:webHidden/>
          </w:rPr>
          <w:fldChar w:fldCharType="begin"/>
        </w:r>
        <w:r>
          <w:rPr>
            <w:webHidden/>
          </w:rPr>
          <w:instrText xml:space="preserve"> PAGEREF _Toc339574961 \h </w:instrText>
        </w:r>
      </w:ins>
      <w:r>
        <w:rPr>
          <w:webHidden/>
        </w:rPr>
      </w:r>
      <w:r>
        <w:rPr>
          <w:webHidden/>
        </w:rPr>
        <w:fldChar w:fldCharType="separate"/>
      </w:r>
      <w:ins w:id="125" w:author="Erin Richardson" w:date="2012-11-01T23:13:00Z">
        <w:r>
          <w:rPr>
            <w:webHidden/>
          </w:rPr>
          <w:t>52</w:t>
        </w:r>
        <w:r>
          <w:rPr>
            <w:webHidden/>
          </w:rPr>
          <w:fldChar w:fldCharType="end"/>
        </w:r>
        <w:r w:rsidRPr="00852BF5">
          <w:rPr>
            <w:rStyle w:val="Hipervnculo"/>
          </w:rPr>
          <w:fldChar w:fldCharType="end"/>
        </w:r>
      </w:ins>
    </w:p>
    <w:p w14:paraId="575DB8DA" w14:textId="77777777" w:rsidR="002435ED" w:rsidRDefault="002435ED">
      <w:pPr>
        <w:pStyle w:val="TDC2"/>
        <w:rPr>
          <w:ins w:id="126" w:author="Erin Richardson" w:date="2012-11-01T23:13:00Z"/>
          <w:rFonts w:asciiTheme="minorHAnsi" w:eastAsiaTheme="minorEastAsia" w:hAnsiTheme="minorHAnsi" w:cstheme="minorBidi"/>
          <w:bCs w:val="0"/>
          <w:sz w:val="22"/>
          <w:szCs w:val="22"/>
          <w:lang w:val="en-US" w:eastAsia="en-US"/>
        </w:rPr>
      </w:pPr>
      <w:ins w:id="127" w:author="Erin Richardson" w:date="2012-11-01T23:13:00Z">
        <w:r w:rsidRPr="00852BF5">
          <w:rPr>
            <w:rStyle w:val="Hipervnculo"/>
          </w:rPr>
          <w:fldChar w:fldCharType="begin"/>
        </w:r>
        <w:r w:rsidRPr="00852BF5">
          <w:rPr>
            <w:rStyle w:val="Hipervnculo"/>
          </w:rPr>
          <w:instrText xml:space="preserve"> </w:instrText>
        </w:r>
        <w:r>
          <w:instrText>HYPERLINK \l "_Toc339574962"</w:instrText>
        </w:r>
        <w:r w:rsidRPr="00852BF5">
          <w:rPr>
            <w:rStyle w:val="Hipervnculo"/>
          </w:rPr>
          <w:instrText xml:space="preserve"> </w:instrText>
        </w:r>
        <w:r w:rsidRPr="00852BF5">
          <w:rPr>
            <w:rStyle w:val="Hipervnculo"/>
          </w:rPr>
          <w:fldChar w:fldCharType="separate"/>
        </w:r>
        <w:r w:rsidRPr="00852BF5">
          <w:rPr>
            <w:rStyle w:val="Hipervnculo"/>
            <w:lang w:val="en-US"/>
          </w:rPr>
          <w:t>9.2</w:t>
        </w:r>
        <w:r>
          <w:rPr>
            <w:rFonts w:asciiTheme="minorHAnsi" w:eastAsiaTheme="minorEastAsia" w:hAnsiTheme="minorHAnsi" w:cstheme="minorBidi"/>
            <w:bCs w:val="0"/>
            <w:sz w:val="22"/>
            <w:szCs w:val="22"/>
            <w:lang w:val="en-US" w:eastAsia="en-US"/>
          </w:rPr>
          <w:tab/>
        </w:r>
        <w:r w:rsidRPr="00852BF5">
          <w:rPr>
            <w:rStyle w:val="Hipervnculo"/>
            <w:lang w:val="en-US"/>
          </w:rPr>
          <w:t>How to archive my revisions</w:t>
        </w:r>
        <w:r>
          <w:rPr>
            <w:webHidden/>
          </w:rPr>
          <w:tab/>
        </w:r>
        <w:r>
          <w:rPr>
            <w:webHidden/>
          </w:rPr>
          <w:fldChar w:fldCharType="begin"/>
        </w:r>
        <w:r>
          <w:rPr>
            <w:webHidden/>
          </w:rPr>
          <w:instrText xml:space="preserve"> PAGEREF _Toc339574962 \h </w:instrText>
        </w:r>
      </w:ins>
      <w:r>
        <w:rPr>
          <w:webHidden/>
        </w:rPr>
      </w:r>
      <w:r>
        <w:rPr>
          <w:webHidden/>
        </w:rPr>
        <w:fldChar w:fldCharType="separate"/>
      </w:r>
      <w:ins w:id="128" w:author="Erin Richardson" w:date="2012-11-01T23:13:00Z">
        <w:r>
          <w:rPr>
            <w:webHidden/>
          </w:rPr>
          <w:t>52</w:t>
        </w:r>
        <w:r>
          <w:rPr>
            <w:webHidden/>
          </w:rPr>
          <w:fldChar w:fldCharType="end"/>
        </w:r>
        <w:r w:rsidRPr="00852BF5">
          <w:rPr>
            <w:rStyle w:val="Hipervnculo"/>
          </w:rPr>
          <w:fldChar w:fldCharType="end"/>
        </w:r>
      </w:ins>
    </w:p>
    <w:p w14:paraId="41896B32" w14:textId="77777777" w:rsidR="002435ED" w:rsidRDefault="002435ED">
      <w:pPr>
        <w:pStyle w:val="TDC2"/>
        <w:rPr>
          <w:ins w:id="129" w:author="Erin Richardson" w:date="2012-11-01T23:13:00Z"/>
          <w:rFonts w:asciiTheme="minorHAnsi" w:eastAsiaTheme="minorEastAsia" w:hAnsiTheme="minorHAnsi" w:cstheme="minorBidi"/>
          <w:bCs w:val="0"/>
          <w:sz w:val="22"/>
          <w:szCs w:val="22"/>
          <w:lang w:val="en-US" w:eastAsia="en-US"/>
        </w:rPr>
      </w:pPr>
      <w:ins w:id="130" w:author="Erin Richardson" w:date="2012-11-01T23:13:00Z">
        <w:r w:rsidRPr="00852BF5">
          <w:rPr>
            <w:rStyle w:val="Hipervnculo"/>
          </w:rPr>
          <w:fldChar w:fldCharType="begin"/>
        </w:r>
        <w:r w:rsidRPr="00852BF5">
          <w:rPr>
            <w:rStyle w:val="Hipervnculo"/>
          </w:rPr>
          <w:instrText xml:space="preserve"> </w:instrText>
        </w:r>
        <w:r>
          <w:instrText>HYPERLINK \l "_Toc339574963"</w:instrText>
        </w:r>
        <w:r w:rsidRPr="00852BF5">
          <w:rPr>
            <w:rStyle w:val="Hipervnculo"/>
          </w:rPr>
          <w:instrText xml:space="preserve"> </w:instrText>
        </w:r>
        <w:r w:rsidRPr="00852BF5">
          <w:rPr>
            <w:rStyle w:val="Hipervnculo"/>
          </w:rPr>
          <w:fldChar w:fldCharType="separate"/>
        </w:r>
        <w:r w:rsidRPr="00852BF5">
          <w:rPr>
            <w:rStyle w:val="Hipervnculo"/>
            <w:lang w:val="en-US"/>
          </w:rPr>
          <w:t>9.3</w:t>
        </w:r>
        <w:r>
          <w:rPr>
            <w:rFonts w:asciiTheme="minorHAnsi" w:eastAsiaTheme="minorEastAsia" w:hAnsiTheme="minorHAnsi" w:cstheme="minorBidi"/>
            <w:bCs w:val="0"/>
            <w:sz w:val="22"/>
            <w:szCs w:val="22"/>
            <w:lang w:val="en-US" w:eastAsia="en-US"/>
          </w:rPr>
          <w:tab/>
        </w:r>
        <w:r w:rsidRPr="00852BF5">
          <w:rPr>
            <w:rStyle w:val="Hipervnculo"/>
            <w:lang w:val="en-US"/>
          </w:rPr>
          <w:t>How are the archived revisions accessed</w:t>
        </w:r>
        <w:r>
          <w:rPr>
            <w:webHidden/>
          </w:rPr>
          <w:tab/>
        </w:r>
        <w:r>
          <w:rPr>
            <w:webHidden/>
          </w:rPr>
          <w:fldChar w:fldCharType="begin"/>
        </w:r>
        <w:r>
          <w:rPr>
            <w:webHidden/>
          </w:rPr>
          <w:instrText xml:space="preserve"> PAGEREF _Toc339574963 \h </w:instrText>
        </w:r>
      </w:ins>
      <w:r>
        <w:rPr>
          <w:webHidden/>
        </w:rPr>
      </w:r>
      <w:r>
        <w:rPr>
          <w:webHidden/>
        </w:rPr>
        <w:fldChar w:fldCharType="separate"/>
      </w:r>
      <w:ins w:id="131" w:author="Erin Richardson" w:date="2012-11-01T23:13:00Z">
        <w:r>
          <w:rPr>
            <w:webHidden/>
          </w:rPr>
          <w:t>53</w:t>
        </w:r>
        <w:r>
          <w:rPr>
            <w:webHidden/>
          </w:rPr>
          <w:fldChar w:fldCharType="end"/>
        </w:r>
        <w:r w:rsidRPr="00852BF5">
          <w:rPr>
            <w:rStyle w:val="Hipervnculo"/>
          </w:rPr>
          <w:fldChar w:fldCharType="end"/>
        </w:r>
      </w:ins>
    </w:p>
    <w:p w14:paraId="4FE23B80" w14:textId="77777777" w:rsidR="002435ED" w:rsidRDefault="002435ED">
      <w:pPr>
        <w:pStyle w:val="TDC2"/>
        <w:rPr>
          <w:ins w:id="132" w:author="Erin Richardson" w:date="2012-11-01T23:13:00Z"/>
          <w:rFonts w:asciiTheme="minorHAnsi" w:eastAsiaTheme="minorEastAsia" w:hAnsiTheme="minorHAnsi" w:cstheme="minorBidi"/>
          <w:bCs w:val="0"/>
          <w:sz w:val="22"/>
          <w:szCs w:val="22"/>
          <w:lang w:val="en-US" w:eastAsia="en-US"/>
        </w:rPr>
      </w:pPr>
      <w:ins w:id="133" w:author="Erin Richardson" w:date="2012-11-01T23:13:00Z">
        <w:r w:rsidRPr="00852BF5">
          <w:rPr>
            <w:rStyle w:val="Hipervnculo"/>
          </w:rPr>
          <w:fldChar w:fldCharType="begin"/>
        </w:r>
        <w:r w:rsidRPr="00852BF5">
          <w:rPr>
            <w:rStyle w:val="Hipervnculo"/>
          </w:rPr>
          <w:instrText xml:space="preserve"> </w:instrText>
        </w:r>
        <w:r>
          <w:instrText>HYPERLINK \l "_Toc339574964"</w:instrText>
        </w:r>
        <w:r w:rsidRPr="00852BF5">
          <w:rPr>
            <w:rStyle w:val="Hipervnculo"/>
          </w:rPr>
          <w:instrText xml:space="preserve"> </w:instrText>
        </w:r>
        <w:r w:rsidRPr="00852BF5">
          <w:rPr>
            <w:rStyle w:val="Hipervnculo"/>
          </w:rPr>
          <w:fldChar w:fldCharType="separate"/>
        </w:r>
        <w:r w:rsidRPr="00852BF5">
          <w:rPr>
            <w:rStyle w:val="Hipervnculo"/>
            <w:lang w:val="en-US"/>
          </w:rPr>
          <w:t>9.4</w:t>
        </w:r>
        <w:r>
          <w:rPr>
            <w:rFonts w:asciiTheme="minorHAnsi" w:eastAsiaTheme="minorEastAsia" w:hAnsiTheme="minorHAnsi" w:cstheme="minorBidi"/>
            <w:bCs w:val="0"/>
            <w:sz w:val="22"/>
            <w:szCs w:val="22"/>
            <w:lang w:val="en-US" w:eastAsia="en-US"/>
          </w:rPr>
          <w:tab/>
        </w:r>
        <w:r w:rsidRPr="00852BF5">
          <w:rPr>
            <w:rStyle w:val="Hipervnculo"/>
            <w:lang w:val="en-US"/>
          </w:rPr>
          <w:t>How to restore archived revisions</w:t>
        </w:r>
        <w:r>
          <w:rPr>
            <w:webHidden/>
          </w:rPr>
          <w:tab/>
        </w:r>
        <w:r>
          <w:rPr>
            <w:webHidden/>
          </w:rPr>
          <w:fldChar w:fldCharType="begin"/>
        </w:r>
        <w:r>
          <w:rPr>
            <w:webHidden/>
          </w:rPr>
          <w:instrText xml:space="preserve"> PAGEREF _Toc339574964 \h </w:instrText>
        </w:r>
      </w:ins>
      <w:r>
        <w:rPr>
          <w:webHidden/>
        </w:rPr>
      </w:r>
      <w:r>
        <w:rPr>
          <w:webHidden/>
        </w:rPr>
        <w:fldChar w:fldCharType="separate"/>
      </w:r>
      <w:ins w:id="134" w:author="Erin Richardson" w:date="2012-11-01T23:13:00Z">
        <w:r>
          <w:rPr>
            <w:webHidden/>
          </w:rPr>
          <w:t>54</w:t>
        </w:r>
        <w:r>
          <w:rPr>
            <w:webHidden/>
          </w:rPr>
          <w:fldChar w:fldCharType="end"/>
        </w:r>
        <w:r w:rsidRPr="00852BF5">
          <w:rPr>
            <w:rStyle w:val="Hipervnculo"/>
          </w:rPr>
          <w:fldChar w:fldCharType="end"/>
        </w:r>
      </w:ins>
    </w:p>
    <w:p w14:paraId="39AE9EBD" w14:textId="77777777" w:rsidR="00D40529" w:rsidDel="002435ED" w:rsidRDefault="00D40529">
      <w:pPr>
        <w:pStyle w:val="TDC1"/>
        <w:rPr>
          <w:del w:id="135" w:author="Erin Richardson" w:date="2012-11-01T23:13:00Z"/>
          <w:rFonts w:asciiTheme="minorHAnsi" w:eastAsiaTheme="minorEastAsia" w:hAnsiTheme="minorHAnsi" w:cstheme="minorBidi"/>
          <w:b w:val="0"/>
          <w:bCs w:val="0"/>
          <w:noProof/>
          <w:sz w:val="22"/>
          <w:szCs w:val="22"/>
          <w:lang w:eastAsia="en-US"/>
        </w:rPr>
      </w:pPr>
      <w:del w:id="136" w:author="Erin Richardson" w:date="2012-11-01T23:13:00Z">
        <w:r w:rsidRPr="002435ED" w:rsidDel="002435ED">
          <w:rPr>
            <w:rStyle w:val="Hipervnculo"/>
            <w:noProof/>
          </w:rPr>
          <w:delText>1</w:delText>
        </w:r>
        <w:r w:rsidDel="002435ED">
          <w:rPr>
            <w:rFonts w:asciiTheme="minorHAnsi" w:eastAsiaTheme="minorEastAsia" w:hAnsiTheme="minorHAnsi" w:cstheme="minorBidi"/>
            <w:b w:val="0"/>
            <w:bCs w:val="0"/>
            <w:noProof/>
            <w:sz w:val="22"/>
            <w:szCs w:val="22"/>
            <w:lang w:eastAsia="en-US"/>
          </w:rPr>
          <w:tab/>
        </w:r>
        <w:r w:rsidRPr="002435ED" w:rsidDel="002435ED">
          <w:rPr>
            <w:rStyle w:val="Hipervnculo"/>
            <w:noProof/>
          </w:rPr>
          <w:delText>Introduction</w:delText>
        </w:r>
        <w:r w:rsidDel="002435ED">
          <w:rPr>
            <w:noProof/>
            <w:webHidden/>
          </w:rPr>
          <w:tab/>
          <w:delText>2</w:delText>
        </w:r>
      </w:del>
    </w:p>
    <w:p w14:paraId="7B0C98DD" w14:textId="77777777" w:rsidR="00D40529" w:rsidDel="002435ED" w:rsidRDefault="00D40529">
      <w:pPr>
        <w:pStyle w:val="TDC2"/>
        <w:rPr>
          <w:del w:id="137" w:author="Erin Richardson" w:date="2012-11-01T23:13:00Z"/>
          <w:rFonts w:asciiTheme="minorHAnsi" w:eastAsiaTheme="minorEastAsia" w:hAnsiTheme="minorHAnsi" w:cstheme="minorBidi"/>
          <w:bCs w:val="0"/>
          <w:sz w:val="22"/>
          <w:szCs w:val="22"/>
          <w:lang w:val="en-US" w:eastAsia="en-US"/>
        </w:rPr>
      </w:pPr>
      <w:del w:id="138" w:author="Erin Richardson" w:date="2012-11-01T23:13:00Z">
        <w:r w:rsidRPr="002435ED" w:rsidDel="002435ED">
          <w:rPr>
            <w:rStyle w:val="Hipervnculo"/>
            <w:lang w:val="en-US"/>
          </w:rPr>
          <w:delText>1.1</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Plastic SCM</w:delText>
        </w:r>
        <w:r w:rsidDel="002435ED">
          <w:rPr>
            <w:webHidden/>
          </w:rPr>
          <w:tab/>
          <w:delText>2</w:delText>
        </w:r>
      </w:del>
    </w:p>
    <w:p w14:paraId="2D515F2E" w14:textId="77777777" w:rsidR="00D40529" w:rsidDel="002435ED" w:rsidRDefault="00D40529">
      <w:pPr>
        <w:pStyle w:val="TDC2"/>
        <w:rPr>
          <w:del w:id="139" w:author="Erin Richardson" w:date="2012-11-01T23:13:00Z"/>
          <w:rFonts w:asciiTheme="minorHAnsi" w:eastAsiaTheme="minorEastAsia" w:hAnsiTheme="minorHAnsi" w:cstheme="minorBidi"/>
          <w:bCs w:val="0"/>
          <w:sz w:val="22"/>
          <w:szCs w:val="22"/>
          <w:lang w:val="en-US" w:eastAsia="en-US"/>
        </w:rPr>
      </w:pPr>
      <w:del w:id="140" w:author="Erin Richardson" w:date="2012-11-01T23:13:00Z">
        <w:r w:rsidRPr="002435ED" w:rsidDel="002435ED">
          <w:rPr>
            <w:rStyle w:val="Hipervnculo"/>
            <w:lang w:val="en-US"/>
          </w:rPr>
          <w:delText>1.2</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Comp</w:delText>
        </w:r>
        <w:r w:rsidRPr="002435ED" w:rsidDel="002435ED">
          <w:rPr>
            <w:rStyle w:val="Hipervnculo"/>
            <w:bCs w:val="0"/>
          </w:rPr>
          <w:delText>onents</w:delText>
        </w:r>
        <w:r w:rsidDel="002435ED">
          <w:rPr>
            <w:webHidden/>
          </w:rPr>
          <w:tab/>
          <w:delText>2</w:delText>
        </w:r>
      </w:del>
    </w:p>
    <w:p w14:paraId="25BD3C28" w14:textId="77777777" w:rsidR="00D40529" w:rsidDel="002435ED" w:rsidRDefault="00D40529">
      <w:pPr>
        <w:pStyle w:val="TDC1"/>
        <w:rPr>
          <w:del w:id="141" w:author="Erin Richardson" w:date="2012-11-01T23:13:00Z"/>
          <w:rFonts w:asciiTheme="minorHAnsi" w:eastAsiaTheme="minorEastAsia" w:hAnsiTheme="minorHAnsi" w:cstheme="minorBidi"/>
          <w:b w:val="0"/>
          <w:bCs w:val="0"/>
          <w:noProof/>
          <w:sz w:val="22"/>
          <w:szCs w:val="22"/>
          <w:lang w:eastAsia="en-US"/>
        </w:rPr>
      </w:pPr>
      <w:del w:id="142" w:author="Erin Richardson" w:date="2012-11-01T23:13:00Z">
        <w:r w:rsidRPr="002435ED" w:rsidDel="002435ED">
          <w:rPr>
            <w:rStyle w:val="Hipervnculo"/>
            <w:noProof/>
          </w:rPr>
          <w:delText>2</w:delText>
        </w:r>
        <w:r w:rsidDel="002435ED">
          <w:rPr>
            <w:rFonts w:asciiTheme="minorHAnsi" w:eastAsiaTheme="minorEastAsia" w:hAnsiTheme="minorHAnsi" w:cstheme="minorBidi"/>
            <w:b w:val="0"/>
            <w:bCs w:val="0"/>
            <w:noProof/>
            <w:sz w:val="22"/>
            <w:szCs w:val="22"/>
            <w:lang w:eastAsia="en-US"/>
          </w:rPr>
          <w:tab/>
        </w:r>
        <w:r w:rsidRPr="002435ED" w:rsidDel="002435ED">
          <w:rPr>
            <w:rStyle w:val="Hipervnculo"/>
            <w:noProof/>
          </w:rPr>
          <w:delText>Minimum requirements</w:delText>
        </w:r>
        <w:r w:rsidDel="002435ED">
          <w:rPr>
            <w:noProof/>
            <w:webHidden/>
          </w:rPr>
          <w:tab/>
          <w:delText>4</w:delText>
        </w:r>
      </w:del>
    </w:p>
    <w:p w14:paraId="67B99934" w14:textId="77777777" w:rsidR="00D40529" w:rsidDel="002435ED" w:rsidRDefault="00D40529">
      <w:pPr>
        <w:pStyle w:val="TDC2"/>
        <w:rPr>
          <w:del w:id="143" w:author="Erin Richardson" w:date="2012-11-01T23:13:00Z"/>
          <w:rFonts w:asciiTheme="minorHAnsi" w:eastAsiaTheme="minorEastAsia" w:hAnsiTheme="minorHAnsi" w:cstheme="minorBidi"/>
          <w:bCs w:val="0"/>
          <w:sz w:val="22"/>
          <w:szCs w:val="22"/>
          <w:lang w:val="en-US" w:eastAsia="en-US"/>
        </w:rPr>
      </w:pPr>
      <w:del w:id="144" w:author="Erin Richardson" w:date="2012-11-01T23:13:00Z">
        <w:r w:rsidRPr="002435ED" w:rsidDel="002435ED">
          <w:rPr>
            <w:rStyle w:val="Hipervnculo"/>
            <w:lang w:val="en-US"/>
          </w:rPr>
          <w:delText>2.1</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Server</w:delText>
        </w:r>
        <w:r w:rsidDel="002435ED">
          <w:rPr>
            <w:webHidden/>
          </w:rPr>
          <w:tab/>
          <w:delText>4</w:delText>
        </w:r>
      </w:del>
    </w:p>
    <w:p w14:paraId="56375574" w14:textId="77777777" w:rsidR="00D40529" w:rsidDel="002435ED" w:rsidRDefault="00D40529">
      <w:pPr>
        <w:pStyle w:val="TDC2"/>
        <w:rPr>
          <w:del w:id="145" w:author="Erin Richardson" w:date="2012-11-01T23:13:00Z"/>
          <w:rFonts w:asciiTheme="minorHAnsi" w:eastAsiaTheme="minorEastAsia" w:hAnsiTheme="minorHAnsi" w:cstheme="minorBidi"/>
          <w:bCs w:val="0"/>
          <w:sz w:val="22"/>
          <w:szCs w:val="22"/>
          <w:lang w:val="en-US" w:eastAsia="en-US"/>
        </w:rPr>
      </w:pPr>
      <w:del w:id="146" w:author="Erin Richardson" w:date="2012-11-01T23:13:00Z">
        <w:r w:rsidRPr="002435ED" w:rsidDel="002435ED">
          <w:rPr>
            <w:rStyle w:val="Hipervnculo"/>
            <w:lang w:val="en-US"/>
          </w:rPr>
          <w:delText>2.2</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Client</w:delText>
        </w:r>
        <w:r w:rsidDel="002435ED">
          <w:rPr>
            <w:webHidden/>
          </w:rPr>
          <w:tab/>
          <w:delText>4</w:delText>
        </w:r>
      </w:del>
    </w:p>
    <w:p w14:paraId="23D61CC2" w14:textId="77777777" w:rsidR="00D40529" w:rsidDel="002435ED" w:rsidRDefault="00D40529">
      <w:pPr>
        <w:pStyle w:val="TDC1"/>
        <w:rPr>
          <w:del w:id="147" w:author="Erin Richardson" w:date="2012-11-01T23:13:00Z"/>
          <w:rFonts w:asciiTheme="minorHAnsi" w:eastAsiaTheme="minorEastAsia" w:hAnsiTheme="minorHAnsi" w:cstheme="minorBidi"/>
          <w:b w:val="0"/>
          <w:bCs w:val="0"/>
          <w:noProof/>
          <w:sz w:val="22"/>
          <w:szCs w:val="22"/>
          <w:lang w:eastAsia="en-US"/>
        </w:rPr>
      </w:pPr>
      <w:del w:id="148" w:author="Erin Richardson" w:date="2012-11-01T23:13:00Z">
        <w:r w:rsidRPr="002435ED" w:rsidDel="002435ED">
          <w:rPr>
            <w:rStyle w:val="Hipervnculo"/>
            <w:noProof/>
          </w:rPr>
          <w:delText>3</w:delText>
        </w:r>
        <w:r w:rsidDel="002435ED">
          <w:rPr>
            <w:rFonts w:asciiTheme="minorHAnsi" w:eastAsiaTheme="minorEastAsia" w:hAnsiTheme="minorHAnsi" w:cstheme="minorBidi"/>
            <w:b w:val="0"/>
            <w:bCs w:val="0"/>
            <w:noProof/>
            <w:sz w:val="22"/>
            <w:szCs w:val="22"/>
            <w:lang w:eastAsia="en-US"/>
          </w:rPr>
          <w:tab/>
        </w:r>
        <w:r w:rsidRPr="002435ED" w:rsidDel="002435ED">
          <w:rPr>
            <w:rStyle w:val="Hipervnculo"/>
            <w:noProof/>
          </w:rPr>
          <w:delText>Plastic SCM installation</w:delText>
        </w:r>
        <w:r w:rsidDel="002435ED">
          <w:rPr>
            <w:noProof/>
            <w:webHidden/>
          </w:rPr>
          <w:tab/>
          <w:delText>6</w:delText>
        </w:r>
      </w:del>
    </w:p>
    <w:p w14:paraId="6819FB3E" w14:textId="77777777" w:rsidR="00D40529" w:rsidDel="002435ED" w:rsidRDefault="00D40529">
      <w:pPr>
        <w:pStyle w:val="TDC2"/>
        <w:rPr>
          <w:del w:id="149" w:author="Erin Richardson" w:date="2012-11-01T23:13:00Z"/>
          <w:rFonts w:asciiTheme="minorHAnsi" w:eastAsiaTheme="minorEastAsia" w:hAnsiTheme="minorHAnsi" w:cstheme="minorBidi"/>
          <w:bCs w:val="0"/>
          <w:sz w:val="22"/>
          <w:szCs w:val="22"/>
          <w:lang w:val="en-US" w:eastAsia="en-US"/>
        </w:rPr>
      </w:pPr>
      <w:del w:id="150" w:author="Erin Richardson" w:date="2012-11-01T23:13:00Z">
        <w:r w:rsidRPr="002435ED" w:rsidDel="002435ED">
          <w:rPr>
            <w:rStyle w:val="Hipervnculo"/>
            <w:lang w:val="en-US"/>
          </w:rPr>
          <w:delText>3.1</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Prerequisites</w:delText>
        </w:r>
        <w:r w:rsidDel="002435ED">
          <w:rPr>
            <w:webHidden/>
          </w:rPr>
          <w:tab/>
          <w:delText>6</w:delText>
        </w:r>
      </w:del>
    </w:p>
    <w:p w14:paraId="47C85F47" w14:textId="77777777" w:rsidR="00D40529" w:rsidDel="002435ED" w:rsidRDefault="00D40529">
      <w:pPr>
        <w:pStyle w:val="TDC2"/>
        <w:rPr>
          <w:del w:id="151" w:author="Erin Richardson" w:date="2012-11-01T23:13:00Z"/>
          <w:rFonts w:asciiTheme="minorHAnsi" w:eastAsiaTheme="minorEastAsia" w:hAnsiTheme="minorHAnsi" w:cstheme="minorBidi"/>
          <w:bCs w:val="0"/>
          <w:sz w:val="22"/>
          <w:szCs w:val="22"/>
          <w:lang w:val="en-US" w:eastAsia="en-US"/>
        </w:rPr>
      </w:pPr>
      <w:del w:id="152" w:author="Erin Richardson" w:date="2012-11-01T23:13:00Z">
        <w:r w:rsidRPr="002435ED" w:rsidDel="002435ED">
          <w:rPr>
            <w:rStyle w:val="Hipervnculo"/>
            <w:lang w:val="en-US"/>
          </w:rPr>
          <w:delText>3.2</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Server and Client ins</w:delText>
        </w:r>
        <w:r w:rsidRPr="002435ED" w:rsidDel="002435ED">
          <w:rPr>
            <w:rStyle w:val="Hipervnculo"/>
            <w:bCs w:val="0"/>
          </w:rPr>
          <w:delText>tallation</w:delText>
        </w:r>
        <w:r w:rsidDel="002435ED">
          <w:rPr>
            <w:webHidden/>
          </w:rPr>
          <w:tab/>
          <w:delText>6</w:delText>
        </w:r>
      </w:del>
    </w:p>
    <w:p w14:paraId="6CFBF3E4" w14:textId="77777777" w:rsidR="00D40529" w:rsidDel="002435ED" w:rsidRDefault="00D40529">
      <w:pPr>
        <w:pStyle w:val="TDC2"/>
        <w:rPr>
          <w:del w:id="153" w:author="Erin Richardson" w:date="2012-11-01T23:13:00Z"/>
          <w:rFonts w:asciiTheme="minorHAnsi" w:eastAsiaTheme="minorEastAsia" w:hAnsiTheme="minorHAnsi" w:cstheme="minorBidi"/>
          <w:bCs w:val="0"/>
          <w:sz w:val="22"/>
          <w:szCs w:val="22"/>
          <w:lang w:val="en-US" w:eastAsia="en-US"/>
        </w:rPr>
      </w:pPr>
      <w:del w:id="154" w:author="Erin Richardson" w:date="2012-11-01T23:13:00Z">
        <w:r w:rsidRPr="002435ED" w:rsidDel="002435ED">
          <w:rPr>
            <w:rStyle w:val="Hipervnculo"/>
            <w:lang w:val="en-US"/>
          </w:rPr>
          <w:delText>3.3</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Service to find Servers</w:delText>
        </w:r>
        <w:r w:rsidDel="002435ED">
          <w:rPr>
            <w:webHidden/>
          </w:rPr>
          <w:tab/>
          <w:delText>9</w:delText>
        </w:r>
      </w:del>
    </w:p>
    <w:p w14:paraId="18C86E83" w14:textId="77777777" w:rsidR="00D40529" w:rsidDel="002435ED" w:rsidRDefault="00D40529">
      <w:pPr>
        <w:pStyle w:val="TDC2"/>
        <w:rPr>
          <w:del w:id="155" w:author="Erin Richardson" w:date="2012-11-01T23:13:00Z"/>
          <w:rFonts w:asciiTheme="minorHAnsi" w:eastAsiaTheme="minorEastAsia" w:hAnsiTheme="minorHAnsi" w:cstheme="minorBidi"/>
          <w:bCs w:val="0"/>
          <w:sz w:val="22"/>
          <w:szCs w:val="22"/>
          <w:lang w:val="en-US" w:eastAsia="en-US"/>
        </w:rPr>
      </w:pPr>
      <w:del w:id="156" w:author="Erin Richardson" w:date="2012-11-01T23:13:00Z">
        <w:r w:rsidRPr="002435ED" w:rsidDel="002435ED">
          <w:rPr>
            <w:rStyle w:val="Hipervnculo"/>
            <w:lang w:val="en-US"/>
          </w:rPr>
          <w:delText>3.4</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Server configuration</w:delText>
        </w:r>
        <w:r w:rsidDel="002435ED">
          <w:rPr>
            <w:webHidden/>
          </w:rPr>
          <w:tab/>
          <w:delText>11</w:delText>
        </w:r>
      </w:del>
    </w:p>
    <w:p w14:paraId="5C4454A8" w14:textId="77777777" w:rsidR="00D40529" w:rsidDel="002435ED" w:rsidRDefault="00D40529">
      <w:pPr>
        <w:pStyle w:val="TDC2"/>
        <w:rPr>
          <w:del w:id="157" w:author="Erin Richardson" w:date="2012-11-01T23:13:00Z"/>
          <w:rFonts w:asciiTheme="minorHAnsi" w:eastAsiaTheme="minorEastAsia" w:hAnsiTheme="minorHAnsi" w:cstheme="minorBidi"/>
          <w:bCs w:val="0"/>
          <w:sz w:val="22"/>
          <w:szCs w:val="22"/>
          <w:lang w:val="en-US" w:eastAsia="en-US"/>
        </w:rPr>
      </w:pPr>
      <w:del w:id="158" w:author="Erin Richardson" w:date="2012-11-01T23:13:00Z">
        <w:r w:rsidRPr="002435ED" w:rsidDel="002435ED">
          <w:rPr>
            <w:rStyle w:val="Hipervnculo"/>
            <w:lang w:val="en-US"/>
          </w:rPr>
          <w:delText>3.5</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User authentication configuration</w:delText>
        </w:r>
        <w:r w:rsidDel="002435ED">
          <w:rPr>
            <w:webHidden/>
          </w:rPr>
          <w:tab/>
          <w:delText>14</w:delText>
        </w:r>
      </w:del>
    </w:p>
    <w:p w14:paraId="44708C4B" w14:textId="77777777" w:rsidR="00D40529" w:rsidDel="002435ED" w:rsidRDefault="00D40529">
      <w:pPr>
        <w:pStyle w:val="TDC3"/>
        <w:rPr>
          <w:del w:id="159" w:author="Erin Richardson" w:date="2012-11-01T23:13:00Z"/>
          <w:rFonts w:asciiTheme="minorHAnsi" w:eastAsiaTheme="minorEastAsia" w:hAnsiTheme="minorHAnsi" w:cstheme="minorBidi"/>
          <w:bCs w:val="0"/>
          <w:iCs w:val="0"/>
          <w:noProof/>
          <w:sz w:val="22"/>
          <w:szCs w:val="22"/>
          <w:lang w:eastAsia="en-US"/>
        </w:rPr>
      </w:pPr>
      <w:del w:id="160" w:author="Erin Richardson" w:date="2012-11-01T23:13:00Z">
        <w:r w:rsidRPr="002435ED" w:rsidDel="002435ED">
          <w:rPr>
            <w:rStyle w:val="Hipervnculo"/>
            <w:noProof/>
          </w:rPr>
          <w:delText>3.5.1</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Authentication basics</w:delText>
        </w:r>
        <w:r w:rsidDel="002435ED">
          <w:rPr>
            <w:noProof/>
            <w:webHidden/>
          </w:rPr>
          <w:tab/>
          <w:delText>15</w:delText>
        </w:r>
      </w:del>
    </w:p>
    <w:p w14:paraId="2CC2FC3A" w14:textId="77777777" w:rsidR="00D40529" w:rsidDel="002435ED" w:rsidRDefault="00D40529">
      <w:pPr>
        <w:pStyle w:val="TDC3"/>
        <w:rPr>
          <w:del w:id="161" w:author="Erin Richardson" w:date="2012-11-01T23:13:00Z"/>
          <w:rFonts w:asciiTheme="minorHAnsi" w:eastAsiaTheme="minorEastAsia" w:hAnsiTheme="minorHAnsi" w:cstheme="minorBidi"/>
          <w:bCs w:val="0"/>
          <w:iCs w:val="0"/>
          <w:noProof/>
          <w:sz w:val="22"/>
          <w:szCs w:val="22"/>
          <w:lang w:eastAsia="en-US"/>
        </w:rPr>
      </w:pPr>
      <w:del w:id="162" w:author="Erin Richardson" w:date="2012-11-01T23:13:00Z">
        <w:r w:rsidRPr="002435ED" w:rsidDel="002435ED">
          <w:rPr>
            <w:rStyle w:val="Hipervnculo"/>
            <w:noProof/>
          </w:rPr>
          <w:delText>3.5.2</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Local users</w:delText>
        </w:r>
        <w:r w:rsidDel="002435ED">
          <w:rPr>
            <w:noProof/>
            <w:webHidden/>
          </w:rPr>
          <w:tab/>
          <w:delText>15</w:delText>
        </w:r>
      </w:del>
    </w:p>
    <w:p w14:paraId="4F5314E3" w14:textId="77777777" w:rsidR="00D40529" w:rsidDel="002435ED" w:rsidRDefault="00D40529">
      <w:pPr>
        <w:pStyle w:val="TDC3"/>
        <w:rPr>
          <w:del w:id="163" w:author="Erin Richardson" w:date="2012-11-01T23:13:00Z"/>
          <w:rFonts w:asciiTheme="minorHAnsi" w:eastAsiaTheme="minorEastAsia" w:hAnsiTheme="minorHAnsi" w:cstheme="minorBidi"/>
          <w:bCs w:val="0"/>
          <w:iCs w:val="0"/>
          <w:noProof/>
          <w:sz w:val="22"/>
          <w:szCs w:val="22"/>
          <w:lang w:eastAsia="en-US"/>
        </w:rPr>
      </w:pPr>
      <w:del w:id="164" w:author="Erin Richardson" w:date="2012-11-01T23:13:00Z">
        <w:r w:rsidRPr="002435ED" w:rsidDel="002435ED">
          <w:rPr>
            <w:rStyle w:val="Hipervnculo"/>
            <w:noProof/>
          </w:rPr>
          <w:delText>3.5.3</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Local users: name + ID</w:delText>
        </w:r>
        <w:r w:rsidDel="002435ED">
          <w:rPr>
            <w:noProof/>
            <w:webHidden/>
          </w:rPr>
          <w:tab/>
          <w:delText>15</w:delText>
        </w:r>
      </w:del>
    </w:p>
    <w:p w14:paraId="41551DCF" w14:textId="77777777" w:rsidR="00D40529" w:rsidDel="002435ED" w:rsidRDefault="00D40529">
      <w:pPr>
        <w:pStyle w:val="TDC3"/>
        <w:rPr>
          <w:del w:id="165" w:author="Erin Richardson" w:date="2012-11-01T23:13:00Z"/>
          <w:rFonts w:asciiTheme="minorHAnsi" w:eastAsiaTheme="minorEastAsia" w:hAnsiTheme="minorHAnsi" w:cstheme="minorBidi"/>
          <w:bCs w:val="0"/>
          <w:iCs w:val="0"/>
          <w:noProof/>
          <w:sz w:val="22"/>
          <w:szCs w:val="22"/>
          <w:lang w:eastAsia="en-US"/>
        </w:rPr>
      </w:pPr>
      <w:del w:id="166" w:author="Erin Richardson" w:date="2012-11-01T23:13:00Z">
        <w:r w:rsidRPr="002435ED" w:rsidDel="002435ED">
          <w:rPr>
            <w:rStyle w:val="Hipervnculo"/>
            <w:noProof/>
          </w:rPr>
          <w:delText>3.5.4</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Active Directory Integrated Security</w:delText>
        </w:r>
        <w:r w:rsidDel="002435ED">
          <w:rPr>
            <w:noProof/>
            <w:webHidden/>
          </w:rPr>
          <w:tab/>
          <w:delText>16</w:delText>
        </w:r>
      </w:del>
    </w:p>
    <w:p w14:paraId="796563C4" w14:textId="77777777" w:rsidR="00D40529" w:rsidDel="002435ED" w:rsidRDefault="00D40529">
      <w:pPr>
        <w:pStyle w:val="TDC3"/>
        <w:rPr>
          <w:del w:id="167" w:author="Erin Richardson" w:date="2012-11-01T23:13:00Z"/>
          <w:rFonts w:asciiTheme="minorHAnsi" w:eastAsiaTheme="minorEastAsia" w:hAnsiTheme="minorHAnsi" w:cstheme="minorBidi"/>
          <w:bCs w:val="0"/>
          <w:iCs w:val="0"/>
          <w:noProof/>
          <w:sz w:val="22"/>
          <w:szCs w:val="22"/>
          <w:lang w:eastAsia="en-US"/>
        </w:rPr>
      </w:pPr>
      <w:del w:id="168" w:author="Erin Richardson" w:date="2012-11-01T23:13:00Z">
        <w:r w:rsidRPr="002435ED" w:rsidDel="002435ED">
          <w:rPr>
            <w:rStyle w:val="Hipervnculo"/>
            <w:noProof/>
          </w:rPr>
          <w:delText>3.5.5</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LDAP</w:delText>
        </w:r>
        <w:r w:rsidDel="002435ED">
          <w:rPr>
            <w:noProof/>
            <w:webHidden/>
          </w:rPr>
          <w:tab/>
          <w:delText>17</w:delText>
        </w:r>
      </w:del>
    </w:p>
    <w:p w14:paraId="41B140AD" w14:textId="77777777" w:rsidR="00D40529" w:rsidDel="002435ED" w:rsidRDefault="00D40529">
      <w:pPr>
        <w:pStyle w:val="TDC3"/>
        <w:rPr>
          <w:del w:id="169" w:author="Erin Richardson" w:date="2012-11-01T23:13:00Z"/>
          <w:rFonts w:asciiTheme="minorHAnsi" w:eastAsiaTheme="minorEastAsia" w:hAnsiTheme="minorHAnsi" w:cstheme="minorBidi"/>
          <w:bCs w:val="0"/>
          <w:iCs w:val="0"/>
          <w:noProof/>
          <w:sz w:val="22"/>
          <w:szCs w:val="22"/>
          <w:lang w:eastAsia="en-US"/>
        </w:rPr>
      </w:pPr>
      <w:del w:id="170" w:author="Erin Richardson" w:date="2012-11-01T23:13:00Z">
        <w:r w:rsidRPr="002435ED" w:rsidDel="002435ED">
          <w:rPr>
            <w:rStyle w:val="Hipervnculo"/>
            <w:noProof/>
          </w:rPr>
          <w:delText>3.5.6</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User/Password</w:delText>
        </w:r>
        <w:r w:rsidDel="002435ED">
          <w:rPr>
            <w:noProof/>
            <w:webHidden/>
          </w:rPr>
          <w:tab/>
          <w:delText>17</w:delText>
        </w:r>
      </w:del>
    </w:p>
    <w:p w14:paraId="480B0B08" w14:textId="77777777" w:rsidR="00D40529" w:rsidDel="002435ED" w:rsidRDefault="00D40529">
      <w:pPr>
        <w:pStyle w:val="TDC2"/>
        <w:rPr>
          <w:del w:id="171" w:author="Erin Richardson" w:date="2012-11-01T23:13:00Z"/>
          <w:rFonts w:asciiTheme="minorHAnsi" w:eastAsiaTheme="minorEastAsia" w:hAnsiTheme="minorHAnsi" w:cstheme="minorBidi"/>
          <w:bCs w:val="0"/>
          <w:sz w:val="22"/>
          <w:szCs w:val="22"/>
          <w:lang w:val="en-US" w:eastAsia="en-US"/>
        </w:rPr>
      </w:pPr>
      <w:del w:id="172" w:author="Erin Richardson" w:date="2012-11-01T23:13:00Z">
        <w:r w:rsidRPr="002435ED" w:rsidDel="002435ED">
          <w:rPr>
            <w:rStyle w:val="Hipervnculo"/>
            <w:lang w:val="en-US"/>
          </w:rPr>
          <w:delText>3.6</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Server startup</w:delText>
        </w:r>
        <w:r w:rsidDel="002435ED">
          <w:rPr>
            <w:webHidden/>
          </w:rPr>
          <w:tab/>
          <w:delText>24</w:delText>
        </w:r>
      </w:del>
    </w:p>
    <w:p w14:paraId="6AB3181B" w14:textId="77777777" w:rsidR="00D40529" w:rsidDel="002435ED" w:rsidRDefault="00D40529">
      <w:pPr>
        <w:pStyle w:val="TDC3"/>
        <w:rPr>
          <w:del w:id="173" w:author="Erin Richardson" w:date="2012-11-01T23:13:00Z"/>
          <w:rFonts w:asciiTheme="minorHAnsi" w:eastAsiaTheme="minorEastAsia" w:hAnsiTheme="minorHAnsi" w:cstheme="minorBidi"/>
          <w:bCs w:val="0"/>
          <w:iCs w:val="0"/>
          <w:noProof/>
          <w:sz w:val="22"/>
          <w:szCs w:val="22"/>
          <w:lang w:eastAsia="en-US"/>
        </w:rPr>
      </w:pPr>
      <w:del w:id="174" w:author="Erin Richardson" w:date="2012-11-01T23:13:00Z">
        <w:r w:rsidRPr="002435ED" w:rsidDel="002435ED">
          <w:rPr>
            <w:rStyle w:val="Hipervnculo"/>
            <w:noProof/>
          </w:rPr>
          <w:delText>3.6.1</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Windows Systems</w:delText>
        </w:r>
        <w:r w:rsidDel="002435ED">
          <w:rPr>
            <w:noProof/>
            <w:webHidden/>
          </w:rPr>
          <w:tab/>
          <w:delText>24</w:delText>
        </w:r>
      </w:del>
    </w:p>
    <w:p w14:paraId="73B0BAB8" w14:textId="77777777" w:rsidR="00D40529" w:rsidDel="002435ED" w:rsidRDefault="00D40529">
      <w:pPr>
        <w:pStyle w:val="TDC3"/>
        <w:rPr>
          <w:del w:id="175" w:author="Erin Richardson" w:date="2012-11-01T23:13:00Z"/>
          <w:rFonts w:asciiTheme="minorHAnsi" w:eastAsiaTheme="minorEastAsia" w:hAnsiTheme="minorHAnsi" w:cstheme="minorBidi"/>
          <w:bCs w:val="0"/>
          <w:iCs w:val="0"/>
          <w:noProof/>
          <w:sz w:val="22"/>
          <w:szCs w:val="22"/>
          <w:lang w:eastAsia="en-US"/>
        </w:rPr>
      </w:pPr>
      <w:del w:id="176" w:author="Erin Richardson" w:date="2012-11-01T23:13:00Z">
        <w:r w:rsidRPr="002435ED" w:rsidDel="002435ED">
          <w:rPr>
            <w:rStyle w:val="Hipervnculo"/>
            <w:noProof/>
          </w:rPr>
          <w:delText>3.6.2</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Linux Systems</w:delText>
        </w:r>
        <w:r w:rsidDel="002435ED">
          <w:rPr>
            <w:noProof/>
            <w:webHidden/>
          </w:rPr>
          <w:tab/>
          <w:delText>25</w:delText>
        </w:r>
      </w:del>
    </w:p>
    <w:p w14:paraId="5DF808CC" w14:textId="77777777" w:rsidR="00D40529" w:rsidDel="002435ED" w:rsidRDefault="00D40529">
      <w:pPr>
        <w:pStyle w:val="TDC2"/>
        <w:rPr>
          <w:del w:id="177" w:author="Erin Richardson" w:date="2012-11-01T23:13:00Z"/>
          <w:rFonts w:asciiTheme="minorHAnsi" w:eastAsiaTheme="minorEastAsia" w:hAnsiTheme="minorHAnsi" w:cstheme="minorBidi"/>
          <w:bCs w:val="0"/>
          <w:sz w:val="22"/>
          <w:szCs w:val="22"/>
          <w:lang w:val="en-US" w:eastAsia="en-US"/>
        </w:rPr>
      </w:pPr>
      <w:del w:id="178" w:author="Erin Richardson" w:date="2012-11-01T23:13:00Z">
        <w:r w:rsidRPr="002435ED" w:rsidDel="002435ED">
          <w:rPr>
            <w:rStyle w:val="Hipervnculo"/>
            <w:lang w:val="en-US"/>
          </w:rPr>
          <w:delText>3.7</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Client configuration</w:delText>
        </w:r>
        <w:r w:rsidDel="002435ED">
          <w:rPr>
            <w:webHidden/>
          </w:rPr>
          <w:tab/>
          <w:delText>26</w:delText>
        </w:r>
      </w:del>
    </w:p>
    <w:p w14:paraId="0F765FF1" w14:textId="77777777" w:rsidR="00D40529" w:rsidDel="002435ED" w:rsidRDefault="00D40529">
      <w:pPr>
        <w:pStyle w:val="TDC3"/>
        <w:rPr>
          <w:del w:id="179" w:author="Erin Richardson" w:date="2012-11-01T23:13:00Z"/>
          <w:rFonts w:asciiTheme="minorHAnsi" w:eastAsiaTheme="minorEastAsia" w:hAnsiTheme="minorHAnsi" w:cstheme="minorBidi"/>
          <w:bCs w:val="0"/>
          <w:iCs w:val="0"/>
          <w:noProof/>
          <w:sz w:val="22"/>
          <w:szCs w:val="22"/>
          <w:lang w:eastAsia="en-US"/>
        </w:rPr>
      </w:pPr>
      <w:del w:id="180" w:author="Erin Richardson" w:date="2012-11-01T23:13:00Z">
        <w:r w:rsidRPr="002435ED" w:rsidDel="002435ED">
          <w:rPr>
            <w:rStyle w:val="Hipervnculo"/>
            <w:noProof/>
          </w:rPr>
          <w:delText>3.7.1</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Merge and Differ</w:delText>
        </w:r>
        <w:r w:rsidRPr="002435ED" w:rsidDel="002435ED">
          <w:rPr>
            <w:rStyle w:val="Hipervnculo"/>
            <w:bCs w:val="0"/>
            <w:iCs w:val="0"/>
            <w:noProof/>
          </w:rPr>
          <w:delText>ences Tools configuration</w:delText>
        </w:r>
        <w:r w:rsidDel="002435ED">
          <w:rPr>
            <w:noProof/>
            <w:webHidden/>
          </w:rPr>
          <w:tab/>
          <w:delText>28</w:delText>
        </w:r>
      </w:del>
    </w:p>
    <w:p w14:paraId="4B4B4E42" w14:textId="77777777" w:rsidR="00D40529" w:rsidDel="002435ED" w:rsidRDefault="00D40529">
      <w:pPr>
        <w:pStyle w:val="TDC1"/>
        <w:rPr>
          <w:del w:id="181" w:author="Erin Richardson" w:date="2012-11-01T23:13:00Z"/>
          <w:rFonts w:asciiTheme="minorHAnsi" w:eastAsiaTheme="minorEastAsia" w:hAnsiTheme="minorHAnsi" w:cstheme="minorBidi"/>
          <w:b w:val="0"/>
          <w:bCs w:val="0"/>
          <w:noProof/>
          <w:sz w:val="22"/>
          <w:szCs w:val="22"/>
          <w:lang w:eastAsia="en-US"/>
        </w:rPr>
      </w:pPr>
      <w:del w:id="182" w:author="Erin Richardson" w:date="2012-11-01T23:13:00Z">
        <w:r w:rsidRPr="002435ED" w:rsidDel="002435ED">
          <w:rPr>
            <w:rStyle w:val="Hipervnculo"/>
            <w:noProof/>
          </w:rPr>
          <w:delText>4</w:delText>
        </w:r>
        <w:r w:rsidDel="002435ED">
          <w:rPr>
            <w:rFonts w:asciiTheme="minorHAnsi" w:eastAsiaTheme="minorEastAsia" w:hAnsiTheme="minorHAnsi" w:cstheme="minorBidi"/>
            <w:b w:val="0"/>
            <w:bCs w:val="0"/>
            <w:noProof/>
            <w:sz w:val="22"/>
            <w:szCs w:val="22"/>
            <w:lang w:eastAsia="en-US"/>
          </w:rPr>
          <w:tab/>
        </w:r>
        <w:r w:rsidRPr="002435ED" w:rsidDel="002435ED">
          <w:rPr>
            <w:rStyle w:val="Hipervnculo"/>
            <w:noProof/>
          </w:rPr>
          <w:delText>Using a proxy server</w:delText>
        </w:r>
        <w:r w:rsidDel="002435ED">
          <w:rPr>
            <w:noProof/>
            <w:webHidden/>
          </w:rPr>
          <w:tab/>
          <w:delText>31</w:delText>
        </w:r>
      </w:del>
    </w:p>
    <w:p w14:paraId="23060C2D" w14:textId="77777777" w:rsidR="00D40529" w:rsidDel="002435ED" w:rsidRDefault="00D40529">
      <w:pPr>
        <w:pStyle w:val="TDC2"/>
        <w:rPr>
          <w:del w:id="183" w:author="Erin Richardson" w:date="2012-11-01T23:13:00Z"/>
          <w:rFonts w:asciiTheme="minorHAnsi" w:eastAsiaTheme="minorEastAsia" w:hAnsiTheme="minorHAnsi" w:cstheme="minorBidi"/>
          <w:bCs w:val="0"/>
          <w:sz w:val="22"/>
          <w:szCs w:val="22"/>
          <w:lang w:val="en-US" w:eastAsia="en-US"/>
        </w:rPr>
      </w:pPr>
      <w:del w:id="184" w:author="Erin Richardson" w:date="2012-11-01T23:13:00Z">
        <w:r w:rsidRPr="002435ED" w:rsidDel="002435ED">
          <w:rPr>
            <w:rStyle w:val="Hipervnculo"/>
            <w:lang w:val="en-US"/>
          </w:rPr>
          <w:delText>4.1</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Installing the Plastic SCM Proxy server</w:delText>
        </w:r>
        <w:r w:rsidDel="002435ED">
          <w:rPr>
            <w:webHidden/>
          </w:rPr>
          <w:tab/>
          <w:delText>33</w:delText>
        </w:r>
      </w:del>
    </w:p>
    <w:p w14:paraId="3A0DD7CA" w14:textId="77777777" w:rsidR="00D40529" w:rsidDel="002435ED" w:rsidRDefault="00D40529">
      <w:pPr>
        <w:pStyle w:val="TDC2"/>
        <w:rPr>
          <w:del w:id="185" w:author="Erin Richardson" w:date="2012-11-01T23:13:00Z"/>
          <w:rFonts w:asciiTheme="minorHAnsi" w:eastAsiaTheme="minorEastAsia" w:hAnsiTheme="minorHAnsi" w:cstheme="minorBidi"/>
          <w:bCs w:val="0"/>
          <w:sz w:val="22"/>
          <w:szCs w:val="22"/>
          <w:lang w:val="en-US" w:eastAsia="en-US"/>
        </w:rPr>
      </w:pPr>
      <w:del w:id="186" w:author="Erin Richardson" w:date="2012-11-01T23:13:00Z">
        <w:r w:rsidRPr="002435ED" w:rsidDel="002435ED">
          <w:rPr>
            <w:rStyle w:val="Hipervnculo"/>
            <w:lang w:val="en-US"/>
          </w:rPr>
          <w:delText>4.2</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Configuring the clients</w:delText>
        </w:r>
        <w:r w:rsidDel="002435ED">
          <w:rPr>
            <w:webHidden/>
          </w:rPr>
          <w:tab/>
          <w:delText>34</w:delText>
        </w:r>
      </w:del>
    </w:p>
    <w:p w14:paraId="401C3820" w14:textId="77777777" w:rsidR="00D40529" w:rsidDel="002435ED" w:rsidRDefault="00D40529">
      <w:pPr>
        <w:pStyle w:val="TDC1"/>
        <w:rPr>
          <w:del w:id="187" w:author="Erin Richardson" w:date="2012-11-01T23:13:00Z"/>
          <w:rFonts w:asciiTheme="minorHAnsi" w:eastAsiaTheme="minorEastAsia" w:hAnsiTheme="minorHAnsi" w:cstheme="minorBidi"/>
          <w:b w:val="0"/>
          <w:bCs w:val="0"/>
          <w:noProof/>
          <w:sz w:val="22"/>
          <w:szCs w:val="22"/>
          <w:lang w:eastAsia="en-US"/>
        </w:rPr>
      </w:pPr>
      <w:del w:id="188" w:author="Erin Richardson" w:date="2012-11-01T23:13:00Z">
        <w:r w:rsidRPr="002435ED" w:rsidDel="002435ED">
          <w:rPr>
            <w:rStyle w:val="Hipervnculo"/>
            <w:noProof/>
          </w:rPr>
          <w:delText>5</w:delText>
        </w:r>
        <w:r w:rsidDel="002435ED">
          <w:rPr>
            <w:rFonts w:asciiTheme="minorHAnsi" w:eastAsiaTheme="minorEastAsia" w:hAnsiTheme="minorHAnsi" w:cstheme="minorBidi"/>
            <w:b w:val="0"/>
            <w:bCs w:val="0"/>
            <w:noProof/>
            <w:sz w:val="22"/>
            <w:szCs w:val="22"/>
            <w:lang w:eastAsia="en-US"/>
          </w:rPr>
          <w:tab/>
        </w:r>
        <w:r w:rsidRPr="002435ED" w:rsidDel="002435ED">
          <w:rPr>
            <w:rStyle w:val="Hipervnculo"/>
            <w:noProof/>
          </w:rPr>
          <w:delText>Creating and managing  repositories</w:delText>
        </w:r>
        <w:r w:rsidDel="002435ED">
          <w:rPr>
            <w:noProof/>
            <w:webHidden/>
          </w:rPr>
          <w:tab/>
          <w:delText>36</w:delText>
        </w:r>
      </w:del>
    </w:p>
    <w:p w14:paraId="15A1F201" w14:textId="77777777" w:rsidR="00D40529" w:rsidDel="002435ED" w:rsidRDefault="00D40529">
      <w:pPr>
        <w:pStyle w:val="TDC2"/>
        <w:rPr>
          <w:del w:id="189" w:author="Erin Richardson" w:date="2012-11-01T23:13:00Z"/>
          <w:rFonts w:asciiTheme="minorHAnsi" w:eastAsiaTheme="minorEastAsia" w:hAnsiTheme="minorHAnsi" w:cstheme="minorBidi"/>
          <w:bCs w:val="0"/>
          <w:sz w:val="22"/>
          <w:szCs w:val="22"/>
          <w:lang w:val="en-US" w:eastAsia="en-US"/>
        </w:rPr>
      </w:pPr>
      <w:del w:id="190" w:author="Erin Richardson" w:date="2012-11-01T23:13:00Z">
        <w:r w:rsidRPr="002435ED" w:rsidDel="002435ED">
          <w:rPr>
            <w:rStyle w:val="Hipervnculo"/>
            <w:lang w:val="en-US"/>
          </w:rPr>
          <w:delText>5.1</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Creating a new repo</w:delText>
        </w:r>
        <w:r w:rsidRPr="002435ED" w:rsidDel="002435ED">
          <w:rPr>
            <w:rStyle w:val="Hipervnculo"/>
            <w:bCs w:val="0"/>
          </w:rPr>
          <w:delText>sitory</w:delText>
        </w:r>
        <w:r w:rsidDel="002435ED">
          <w:rPr>
            <w:webHidden/>
          </w:rPr>
          <w:tab/>
          <w:delText>36</w:delText>
        </w:r>
      </w:del>
    </w:p>
    <w:p w14:paraId="00CDC3B1" w14:textId="77777777" w:rsidR="00D40529" w:rsidDel="002435ED" w:rsidRDefault="00D40529">
      <w:pPr>
        <w:pStyle w:val="TDC2"/>
        <w:rPr>
          <w:del w:id="191" w:author="Erin Richardson" w:date="2012-11-01T23:13:00Z"/>
          <w:rFonts w:asciiTheme="minorHAnsi" w:eastAsiaTheme="minorEastAsia" w:hAnsiTheme="minorHAnsi" w:cstheme="minorBidi"/>
          <w:bCs w:val="0"/>
          <w:sz w:val="22"/>
          <w:szCs w:val="22"/>
          <w:lang w:val="en-US" w:eastAsia="en-US"/>
        </w:rPr>
      </w:pPr>
      <w:del w:id="192" w:author="Erin Richardson" w:date="2012-11-01T23:13:00Z">
        <w:r w:rsidRPr="002435ED" w:rsidDel="002435ED">
          <w:rPr>
            <w:rStyle w:val="Hipervnculo"/>
            <w:lang w:val="en-US"/>
          </w:rPr>
          <w:delText>5.2</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Listing available repositories</w:delText>
        </w:r>
        <w:r w:rsidDel="002435ED">
          <w:rPr>
            <w:webHidden/>
          </w:rPr>
          <w:tab/>
          <w:delText>37</w:delText>
        </w:r>
      </w:del>
    </w:p>
    <w:p w14:paraId="70D92109" w14:textId="77777777" w:rsidR="00D40529" w:rsidDel="002435ED" w:rsidRDefault="00D40529">
      <w:pPr>
        <w:pStyle w:val="TDC2"/>
        <w:rPr>
          <w:del w:id="193" w:author="Erin Richardson" w:date="2012-11-01T23:13:00Z"/>
          <w:rFonts w:asciiTheme="minorHAnsi" w:eastAsiaTheme="minorEastAsia" w:hAnsiTheme="minorHAnsi" w:cstheme="minorBidi"/>
          <w:bCs w:val="0"/>
          <w:sz w:val="22"/>
          <w:szCs w:val="22"/>
          <w:lang w:val="en-US" w:eastAsia="en-US"/>
        </w:rPr>
      </w:pPr>
      <w:del w:id="194" w:author="Erin Richardson" w:date="2012-11-01T23:13:00Z">
        <w:r w:rsidRPr="002435ED" w:rsidDel="002435ED">
          <w:rPr>
            <w:rStyle w:val="Hipervnculo"/>
            <w:lang w:val="en-US"/>
          </w:rPr>
          <w:delText>5.3</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Archiving repositories</w:delText>
        </w:r>
        <w:r w:rsidDel="002435ED">
          <w:rPr>
            <w:webHidden/>
          </w:rPr>
          <w:tab/>
          <w:delText>38</w:delText>
        </w:r>
      </w:del>
    </w:p>
    <w:p w14:paraId="54D537E7" w14:textId="77777777" w:rsidR="00D40529" w:rsidDel="002435ED" w:rsidRDefault="00D40529">
      <w:pPr>
        <w:pStyle w:val="TDC2"/>
        <w:rPr>
          <w:del w:id="195" w:author="Erin Richardson" w:date="2012-11-01T23:13:00Z"/>
          <w:rFonts w:asciiTheme="minorHAnsi" w:eastAsiaTheme="minorEastAsia" w:hAnsiTheme="minorHAnsi" w:cstheme="minorBidi"/>
          <w:bCs w:val="0"/>
          <w:sz w:val="22"/>
          <w:szCs w:val="22"/>
          <w:lang w:val="en-US" w:eastAsia="en-US"/>
        </w:rPr>
      </w:pPr>
      <w:del w:id="196" w:author="Erin Richardson" w:date="2012-11-01T23:13:00Z">
        <w:r w:rsidRPr="002435ED" w:rsidDel="002435ED">
          <w:rPr>
            <w:rStyle w:val="Hipervnculo"/>
            <w:lang w:val="en-US"/>
          </w:rPr>
          <w:delText>5.4</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Reconnecting archived repositories</w:delText>
        </w:r>
        <w:r w:rsidDel="002435ED">
          <w:rPr>
            <w:webHidden/>
          </w:rPr>
          <w:tab/>
          <w:delText>39</w:delText>
        </w:r>
      </w:del>
    </w:p>
    <w:p w14:paraId="12CE7203" w14:textId="77777777" w:rsidR="00D40529" w:rsidDel="002435ED" w:rsidRDefault="00D40529">
      <w:pPr>
        <w:pStyle w:val="TDC1"/>
        <w:rPr>
          <w:del w:id="197" w:author="Erin Richardson" w:date="2012-11-01T23:13:00Z"/>
          <w:rFonts w:asciiTheme="minorHAnsi" w:eastAsiaTheme="minorEastAsia" w:hAnsiTheme="minorHAnsi" w:cstheme="minorBidi"/>
          <w:b w:val="0"/>
          <w:bCs w:val="0"/>
          <w:noProof/>
          <w:sz w:val="22"/>
          <w:szCs w:val="22"/>
          <w:lang w:eastAsia="en-US"/>
        </w:rPr>
      </w:pPr>
      <w:del w:id="198" w:author="Erin Richardson" w:date="2012-11-01T23:13:00Z">
        <w:r w:rsidRPr="002435ED" w:rsidDel="002435ED">
          <w:rPr>
            <w:rStyle w:val="Hipervnculo"/>
            <w:noProof/>
          </w:rPr>
          <w:delText>6</w:delText>
        </w:r>
        <w:r w:rsidDel="002435ED">
          <w:rPr>
            <w:rFonts w:asciiTheme="minorHAnsi" w:eastAsiaTheme="minorEastAsia" w:hAnsiTheme="minorHAnsi" w:cstheme="minorBidi"/>
            <w:b w:val="0"/>
            <w:bCs w:val="0"/>
            <w:noProof/>
            <w:sz w:val="22"/>
            <w:szCs w:val="22"/>
            <w:lang w:eastAsia="en-US"/>
          </w:rPr>
          <w:tab/>
        </w:r>
        <w:r w:rsidRPr="002435ED" w:rsidDel="002435ED">
          <w:rPr>
            <w:rStyle w:val="Hipervnculo"/>
            <w:noProof/>
          </w:rPr>
          <w:delText>Database setup</w:delText>
        </w:r>
        <w:r w:rsidDel="002435ED">
          <w:rPr>
            <w:noProof/>
            <w:webHidden/>
          </w:rPr>
          <w:tab/>
          <w:delText>41</w:delText>
        </w:r>
      </w:del>
    </w:p>
    <w:p w14:paraId="14F88F72" w14:textId="77777777" w:rsidR="00D40529" w:rsidDel="002435ED" w:rsidRDefault="00D40529">
      <w:pPr>
        <w:pStyle w:val="TDC3"/>
        <w:rPr>
          <w:del w:id="199" w:author="Erin Richardson" w:date="2012-11-01T23:13:00Z"/>
          <w:rFonts w:asciiTheme="minorHAnsi" w:eastAsiaTheme="minorEastAsia" w:hAnsiTheme="minorHAnsi" w:cstheme="minorBidi"/>
          <w:bCs w:val="0"/>
          <w:iCs w:val="0"/>
          <w:noProof/>
          <w:sz w:val="22"/>
          <w:szCs w:val="22"/>
          <w:lang w:eastAsia="en-US"/>
        </w:rPr>
      </w:pPr>
      <w:del w:id="200" w:author="Erin Richardson" w:date="2012-11-01T23:13:00Z">
        <w:r w:rsidRPr="002435ED" w:rsidDel="002435ED">
          <w:rPr>
            <w:rStyle w:val="Hipervnculo"/>
            <w:noProof/>
          </w:rPr>
          <w:delText>6.1.1</w:delText>
        </w:r>
        <w:r w:rsidDel="002435ED">
          <w:rPr>
            <w:rFonts w:asciiTheme="minorHAnsi" w:eastAsiaTheme="minorEastAsia" w:hAnsiTheme="minorHAnsi" w:cstheme="minorBidi"/>
            <w:bCs w:val="0"/>
            <w:iCs w:val="0"/>
            <w:noProof/>
            <w:sz w:val="22"/>
            <w:szCs w:val="22"/>
            <w:lang w:eastAsia="en-US"/>
          </w:rPr>
          <w:tab/>
        </w:r>
        <w:r w:rsidRPr="002435ED" w:rsidDel="002435ED">
          <w:rPr>
            <w:rStyle w:val="Hipervnculo"/>
            <w:noProof/>
          </w:rPr>
          <w:delText>Oracle specific options</w:delText>
        </w:r>
        <w:r w:rsidDel="002435ED">
          <w:rPr>
            <w:noProof/>
            <w:webHidden/>
          </w:rPr>
          <w:tab/>
          <w:delText>44</w:delText>
        </w:r>
      </w:del>
    </w:p>
    <w:p w14:paraId="1EA3BE4A" w14:textId="77777777" w:rsidR="00D40529" w:rsidDel="002435ED" w:rsidRDefault="00D40529">
      <w:pPr>
        <w:pStyle w:val="TDC1"/>
        <w:rPr>
          <w:del w:id="201" w:author="Erin Richardson" w:date="2012-11-01T23:13:00Z"/>
          <w:rFonts w:asciiTheme="minorHAnsi" w:eastAsiaTheme="minorEastAsia" w:hAnsiTheme="minorHAnsi" w:cstheme="minorBidi"/>
          <w:b w:val="0"/>
          <w:bCs w:val="0"/>
          <w:noProof/>
          <w:sz w:val="22"/>
          <w:szCs w:val="22"/>
          <w:lang w:eastAsia="en-US"/>
        </w:rPr>
      </w:pPr>
      <w:del w:id="202" w:author="Erin Richardson" w:date="2012-11-01T23:13:00Z">
        <w:r w:rsidRPr="002435ED" w:rsidDel="002435ED">
          <w:rPr>
            <w:rStyle w:val="Hipervnculo"/>
            <w:noProof/>
          </w:rPr>
          <w:delText>7</w:delText>
        </w:r>
        <w:r w:rsidDel="002435ED">
          <w:rPr>
            <w:rFonts w:asciiTheme="minorHAnsi" w:eastAsiaTheme="minorEastAsia" w:hAnsiTheme="minorHAnsi" w:cstheme="minorBidi"/>
            <w:b w:val="0"/>
            <w:bCs w:val="0"/>
            <w:noProof/>
            <w:sz w:val="22"/>
            <w:szCs w:val="22"/>
            <w:lang w:eastAsia="en-US"/>
          </w:rPr>
          <w:tab/>
        </w:r>
        <w:r w:rsidRPr="002435ED" w:rsidDel="002435ED">
          <w:rPr>
            <w:rStyle w:val="Hipervnculo"/>
            <w:noProof/>
          </w:rPr>
          <w:delText>Backup and restore</w:delText>
        </w:r>
        <w:r w:rsidDel="002435ED">
          <w:rPr>
            <w:noProof/>
            <w:webHidden/>
          </w:rPr>
          <w:tab/>
          <w:delText>46</w:delText>
        </w:r>
      </w:del>
    </w:p>
    <w:p w14:paraId="0AC7E75D" w14:textId="77777777" w:rsidR="00D40529" w:rsidDel="002435ED" w:rsidRDefault="00D40529">
      <w:pPr>
        <w:pStyle w:val="TDC2"/>
        <w:rPr>
          <w:del w:id="203" w:author="Erin Richardson" w:date="2012-11-01T23:13:00Z"/>
          <w:rFonts w:asciiTheme="minorHAnsi" w:eastAsiaTheme="minorEastAsia" w:hAnsiTheme="minorHAnsi" w:cstheme="minorBidi"/>
          <w:bCs w:val="0"/>
          <w:sz w:val="22"/>
          <w:szCs w:val="22"/>
          <w:lang w:val="en-US" w:eastAsia="en-US"/>
        </w:rPr>
      </w:pPr>
      <w:del w:id="204" w:author="Erin Richardson" w:date="2012-11-01T23:13:00Z">
        <w:r w:rsidRPr="002435ED" w:rsidDel="002435ED">
          <w:rPr>
            <w:rStyle w:val="Hipervnculo"/>
            <w:lang w:val="en-US"/>
          </w:rPr>
          <w:delText>7.1</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How to backup the embedded databases</w:delText>
        </w:r>
        <w:r w:rsidDel="002435ED">
          <w:rPr>
            <w:webHidden/>
          </w:rPr>
          <w:tab/>
          <w:delText>46</w:delText>
        </w:r>
      </w:del>
    </w:p>
    <w:p w14:paraId="3203A364" w14:textId="77777777" w:rsidR="00D40529" w:rsidDel="002435ED" w:rsidRDefault="00D40529">
      <w:pPr>
        <w:pStyle w:val="TDC2"/>
        <w:rPr>
          <w:del w:id="205" w:author="Erin Richardson" w:date="2012-11-01T23:13:00Z"/>
          <w:rFonts w:asciiTheme="minorHAnsi" w:eastAsiaTheme="minorEastAsia" w:hAnsiTheme="minorHAnsi" w:cstheme="minorBidi"/>
          <w:bCs w:val="0"/>
          <w:sz w:val="22"/>
          <w:szCs w:val="22"/>
          <w:lang w:val="en-US" w:eastAsia="en-US"/>
        </w:rPr>
      </w:pPr>
      <w:del w:id="206" w:author="Erin Richardson" w:date="2012-11-01T23:13:00Z">
        <w:r w:rsidRPr="002435ED" w:rsidDel="002435ED">
          <w:rPr>
            <w:rStyle w:val="Hipervnculo"/>
            <w:lang w:val="en-US"/>
          </w:rPr>
          <w:delText>7.2</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Restore embedded da</w:delText>
        </w:r>
        <w:r w:rsidRPr="002435ED" w:rsidDel="002435ED">
          <w:rPr>
            <w:rStyle w:val="Hipervnculo"/>
            <w:bCs w:val="0"/>
          </w:rPr>
          <w:delText>tabases</w:delText>
        </w:r>
        <w:r w:rsidDel="002435ED">
          <w:rPr>
            <w:webHidden/>
          </w:rPr>
          <w:tab/>
          <w:delText>48</w:delText>
        </w:r>
      </w:del>
    </w:p>
    <w:p w14:paraId="50A00D8B" w14:textId="77777777" w:rsidR="00D40529" w:rsidDel="002435ED" w:rsidRDefault="00D40529">
      <w:pPr>
        <w:pStyle w:val="TDC1"/>
        <w:rPr>
          <w:del w:id="207" w:author="Erin Richardson" w:date="2012-11-01T23:13:00Z"/>
          <w:rFonts w:asciiTheme="minorHAnsi" w:eastAsiaTheme="minorEastAsia" w:hAnsiTheme="minorHAnsi" w:cstheme="minorBidi"/>
          <w:b w:val="0"/>
          <w:bCs w:val="0"/>
          <w:noProof/>
          <w:sz w:val="22"/>
          <w:szCs w:val="22"/>
          <w:lang w:eastAsia="en-US"/>
        </w:rPr>
      </w:pPr>
      <w:del w:id="208" w:author="Erin Richardson" w:date="2012-11-01T23:13:00Z">
        <w:r w:rsidRPr="002435ED" w:rsidDel="002435ED">
          <w:rPr>
            <w:rStyle w:val="Hipervnculo"/>
            <w:noProof/>
          </w:rPr>
          <w:delText>8</w:delText>
        </w:r>
        <w:r w:rsidDel="002435ED">
          <w:rPr>
            <w:rFonts w:asciiTheme="minorHAnsi" w:eastAsiaTheme="minorEastAsia" w:hAnsiTheme="minorHAnsi" w:cstheme="minorBidi"/>
            <w:b w:val="0"/>
            <w:bCs w:val="0"/>
            <w:noProof/>
            <w:sz w:val="22"/>
            <w:szCs w:val="22"/>
            <w:lang w:eastAsia="en-US"/>
          </w:rPr>
          <w:tab/>
        </w:r>
        <w:r w:rsidRPr="002435ED" w:rsidDel="002435ED">
          <w:rPr>
            <w:rStyle w:val="Hipervnculo"/>
            <w:noProof/>
          </w:rPr>
          <w:delText>Archiving revisions</w:delText>
        </w:r>
        <w:r w:rsidDel="002435ED">
          <w:rPr>
            <w:noProof/>
            <w:webHidden/>
          </w:rPr>
          <w:tab/>
          <w:delText>49</w:delText>
        </w:r>
      </w:del>
    </w:p>
    <w:p w14:paraId="27345BA6" w14:textId="77777777" w:rsidR="00D40529" w:rsidDel="002435ED" w:rsidRDefault="00D40529">
      <w:pPr>
        <w:pStyle w:val="TDC2"/>
        <w:rPr>
          <w:del w:id="209" w:author="Erin Richardson" w:date="2012-11-01T23:13:00Z"/>
          <w:rFonts w:asciiTheme="minorHAnsi" w:eastAsiaTheme="minorEastAsia" w:hAnsiTheme="minorHAnsi" w:cstheme="minorBidi"/>
          <w:bCs w:val="0"/>
          <w:sz w:val="22"/>
          <w:szCs w:val="22"/>
          <w:lang w:val="en-US" w:eastAsia="en-US"/>
        </w:rPr>
      </w:pPr>
      <w:del w:id="210" w:author="Erin Richardson" w:date="2012-11-01T23:13:00Z">
        <w:r w:rsidRPr="002435ED" w:rsidDel="002435ED">
          <w:rPr>
            <w:rStyle w:val="Hipervnculo"/>
            <w:lang w:val="en-US"/>
          </w:rPr>
          <w:delText>8.1</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Why archiving revisions</w:delText>
        </w:r>
        <w:r w:rsidDel="002435ED">
          <w:rPr>
            <w:webHidden/>
          </w:rPr>
          <w:tab/>
          <w:delText>49</w:delText>
        </w:r>
      </w:del>
    </w:p>
    <w:p w14:paraId="1EACB417" w14:textId="77777777" w:rsidR="00D40529" w:rsidDel="002435ED" w:rsidRDefault="00D40529">
      <w:pPr>
        <w:pStyle w:val="TDC2"/>
        <w:rPr>
          <w:del w:id="211" w:author="Erin Richardson" w:date="2012-11-01T23:13:00Z"/>
          <w:rFonts w:asciiTheme="minorHAnsi" w:eastAsiaTheme="minorEastAsia" w:hAnsiTheme="minorHAnsi" w:cstheme="minorBidi"/>
          <w:bCs w:val="0"/>
          <w:sz w:val="22"/>
          <w:szCs w:val="22"/>
          <w:lang w:val="en-US" w:eastAsia="en-US"/>
        </w:rPr>
      </w:pPr>
      <w:del w:id="212" w:author="Erin Richardson" w:date="2012-11-01T23:13:00Z">
        <w:r w:rsidRPr="002435ED" w:rsidDel="002435ED">
          <w:rPr>
            <w:rStyle w:val="Hipervnculo"/>
            <w:lang w:val="en-US"/>
          </w:rPr>
          <w:delText>8.2</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How to archive my revisions</w:delText>
        </w:r>
        <w:r w:rsidDel="002435ED">
          <w:rPr>
            <w:webHidden/>
          </w:rPr>
          <w:tab/>
          <w:delText>49</w:delText>
        </w:r>
      </w:del>
    </w:p>
    <w:p w14:paraId="6285A674" w14:textId="77777777" w:rsidR="00D40529" w:rsidDel="002435ED" w:rsidRDefault="00D40529">
      <w:pPr>
        <w:pStyle w:val="TDC2"/>
        <w:rPr>
          <w:del w:id="213" w:author="Erin Richardson" w:date="2012-11-01T23:13:00Z"/>
          <w:rFonts w:asciiTheme="minorHAnsi" w:eastAsiaTheme="minorEastAsia" w:hAnsiTheme="minorHAnsi" w:cstheme="minorBidi"/>
          <w:bCs w:val="0"/>
          <w:sz w:val="22"/>
          <w:szCs w:val="22"/>
          <w:lang w:val="en-US" w:eastAsia="en-US"/>
        </w:rPr>
      </w:pPr>
      <w:del w:id="214" w:author="Erin Richardson" w:date="2012-11-01T23:13:00Z">
        <w:r w:rsidRPr="002435ED" w:rsidDel="002435ED">
          <w:rPr>
            <w:rStyle w:val="Hipervnculo"/>
            <w:lang w:val="en-US"/>
          </w:rPr>
          <w:delText>8.3</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How are the archived revisions accessed</w:delText>
        </w:r>
        <w:r w:rsidDel="002435ED">
          <w:rPr>
            <w:webHidden/>
          </w:rPr>
          <w:tab/>
          <w:delText>50</w:delText>
        </w:r>
      </w:del>
    </w:p>
    <w:p w14:paraId="3C4F90A6" w14:textId="77777777" w:rsidR="00D40529" w:rsidDel="002435ED" w:rsidRDefault="00D40529">
      <w:pPr>
        <w:pStyle w:val="TDC2"/>
        <w:rPr>
          <w:del w:id="215" w:author="Erin Richardson" w:date="2012-11-01T23:13:00Z"/>
          <w:rFonts w:asciiTheme="minorHAnsi" w:eastAsiaTheme="minorEastAsia" w:hAnsiTheme="minorHAnsi" w:cstheme="minorBidi"/>
          <w:bCs w:val="0"/>
          <w:sz w:val="22"/>
          <w:szCs w:val="22"/>
          <w:lang w:val="en-US" w:eastAsia="en-US"/>
        </w:rPr>
      </w:pPr>
      <w:del w:id="216" w:author="Erin Richardson" w:date="2012-11-01T23:13:00Z">
        <w:r w:rsidRPr="002435ED" w:rsidDel="002435ED">
          <w:rPr>
            <w:rStyle w:val="Hipervnculo"/>
            <w:lang w:val="en-US"/>
          </w:rPr>
          <w:delText>8.4</w:delText>
        </w:r>
        <w:r w:rsidDel="002435ED">
          <w:rPr>
            <w:rFonts w:asciiTheme="minorHAnsi" w:eastAsiaTheme="minorEastAsia" w:hAnsiTheme="minorHAnsi" w:cstheme="minorBidi"/>
            <w:bCs w:val="0"/>
            <w:sz w:val="22"/>
            <w:szCs w:val="22"/>
            <w:lang w:val="en-US" w:eastAsia="en-US"/>
          </w:rPr>
          <w:tab/>
        </w:r>
        <w:r w:rsidRPr="002435ED" w:rsidDel="002435ED">
          <w:rPr>
            <w:rStyle w:val="Hipervnculo"/>
            <w:lang w:val="en-US"/>
          </w:rPr>
          <w:delText>How to restore archived revisions</w:delText>
        </w:r>
        <w:r w:rsidDel="002435ED">
          <w:rPr>
            <w:webHidden/>
          </w:rPr>
          <w:tab/>
          <w:delText>51</w:delText>
        </w:r>
      </w:del>
    </w:p>
    <w:p w14:paraId="11A6D457" w14:textId="77777777" w:rsidR="00160EBF" w:rsidRPr="00BE3AC8" w:rsidRDefault="00E524FD" w:rsidP="005D5A82">
      <w:pPr>
        <w:rPr>
          <w:b/>
          <w:sz w:val="28"/>
          <w:szCs w:val="28"/>
        </w:rPr>
      </w:pPr>
      <w:r w:rsidRPr="00BE3AC8">
        <w:fldChar w:fldCharType="end"/>
      </w:r>
      <w:r w:rsidR="00160EBF" w:rsidRPr="00BE3AC8">
        <w:br w:type="page"/>
      </w:r>
      <w:r w:rsidR="00273609" w:rsidRPr="00BE3AC8">
        <w:rPr>
          <w:b/>
          <w:sz w:val="28"/>
          <w:szCs w:val="28"/>
        </w:rPr>
        <w:lastRenderedPageBreak/>
        <w:t>Figure</w:t>
      </w:r>
      <w:r w:rsidR="00160EBF" w:rsidRPr="00BE3AC8">
        <w:rPr>
          <w:b/>
          <w:sz w:val="28"/>
          <w:szCs w:val="28"/>
        </w:rPr>
        <w:t>s</w:t>
      </w:r>
    </w:p>
    <w:p w14:paraId="68FA3431" w14:textId="77777777" w:rsidR="002435ED" w:rsidRDefault="00E524FD">
      <w:pPr>
        <w:pStyle w:val="Tabladeilustraciones"/>
        <w:tabs>
          <w:tab w:val="right" w:leader="dot" w:pos="8210"/>
        </w:tabs>
        <w:rPr>
          <w:ins w:id="217" w:author="Erin Richardson" w:date="2012-11-01T23:13:00Z"/>
          <w:rFonts w:asciiTheme="minorHAnsi" w:eastAsiaTheme="minorEastAsia" w:hAnsiTheme="minorHAnsi" w:cstheme="minorBidi"/>
          <w:noProof/>
          <w:sz w:val="22"/>
          <w:szCs w:val="22"/>
          <w:lang w:eastAsia="en-US"/>
        </w:rPr>
      </w:pPr>
      <w:r w:rsidRPr="00BE3AC8">
        <w:fldChar w:fldCharType="begin"/>
      </w:r>
      <w:r w:rsidR="00F70755" w:rsidRPr="00BE3AC8">
        <w:instrText xml:space="preserve"> TOC \h \z \c "Figure" </w:instrText>
      </w:r>
      <w:r w:rsidRPr="00BE3AC8">
        <w:fldChar w:fldCharType="separate"/>
      </w:r>
      <w:ins w:id="218" w:author="Erin Richardson" w:date="2012-11-01T23:13:00Z">
        <w:r w:rsidR="002435ED" w:rsidRPr="00466276">
          <w:rPr>
            <w:rStyle w:val="Hipervnculo"/>
            <w:noProof/>
          </w:rPr>
          <w:fldChar w:fldCharType="begin"/>
        </w:r>
        <w:r w:rsidR="002435ED" w:rsidRPr="00466276">
          <w:rPr>
            <w:rStyle w:val="Hipervnculo"/>
            <w:noProof/>
          </w:rPr>
          <w:instrText xml:space="preserve"> </w:instrText>
        </w:r>
        <w:r w:rsidR="002435ED">
          <w:rPr>
            <w:noProof/>
          </w:rPr>
          <w:instrText>HYPERLINK \l "_Toc339574965"</w:instrText>
        </w:r>
        <w:r w:rsidR="002435ED" w:rsidRPr="00466276">
          <w:rPr>
            <w:rStyle w:val="Hipervnculo"/>
            <w:noProof/>
          </w:rPr>
          <w:instrText xml:space="preserve"> </w:instrText>
        </w:r>
        <w:r w:rsidR="002435ED" w:rsidRPr="00466276">
          <w:rPr>
            <w:rStyle w:val="Hipervnculo"/>
            <w:noProof/>
          </w:rPr>
          <w:fldChar w:fldCharType="separate"/>
        </w:r>
        <w:r w:rsidR="002435ED" w:rsidRPr="00466276">
          <w:rPr>
            <w:rStyle w:val="Hipervnculo"/>
            <w:noProof/>
          </w:rPr>
          <w:t>Figure 1. Installation directory</w:t>
        </w:r>
        <w:r w:rsidR="002435ED">
          <w:rPr>
            <w:noProof/>
            <w:webHidden/>
          </w:rPr>
          <w:tab/>
        </w:r>
        <w:r w:rsidR="002435ED">
          <w:rPr>
            <w:noProof/>
            <w:webHidden/>
          </w:rPr>
          <w:fldChar w:fldCharType="begin"/>
        </w:r>
        <w:r w:rsidR="002435ED">
          <w:rPr>
            <w:noProof/>
            <w:webHidden/>
          </w:rPr>
          <w:instrText xml:space="preserve"> PAGEREF _Toc339574965 \h </w:instrText>
        </w:r>
      </w:ins>
      <w:r w:rsidR="002435ED">
        <w:rPr>
          <w:noProof/>
          <w:webHidden/>
        </w:rPr>
      </w:r>
      <w:r w:rsidR="002435ED">
        <w:rPr>
          <w:noProof/>
          <w:webHidden/>
        </w:rPr>
        <w:fldChar w:fldCharType="separate"/>
      </w:r>
      <w:ins w:id="219" w:author="Erin Richardson" w:date="2012-11-01T23:13:00Z">
        <w:r w:rsidR="002435ED">
          <w:rPr>
            <w:noProof/>
            <w:webHidden/>
          </w:rPr>
          <w:t>7</w:t>
        </w:r>
        <w:r w:rsidR="002435ED">
          <w:rPr>
            <w:noProof/>
            <w:webHidden/>
          </w:rPr>
          <w:fldChar w:fldCharType="end"/>
        </w:r>
        <w:r w:rsidR="002435ED" w:rsidRPr="00466276">
          <w:rPr>
            <w:rStyle w:val="Hipervnculo"/>
            <w:noProof/>
          </w:rPr>
          <w:fldChar w:fldCharType="end"/>
        </w:r>
      </w:ins>
    </w:p>
    <w:p w14:paraId="61B12DD7" w14:textId="77777777" w:rsidR="002435ED" w:rsidRDefault="002435ED">
      <w:pPr>
        <w:pStyle w:val="Tabladeilustraciones"/>
        <w:tabs>
          <w:tab w:val="right" w:leader="dot" w:pos="8210"/>
        </w:tabs>
        <w:rPr>
          <w:ins w:id="220" w:author="Erin Richardson" w:date="2012-11-01T23:13:00Z"/>
          <w:rFonts w:asciiTheme="minorHAnsi" w:eastAsiaTheme="minorEastAsia" w:hAnsiTheme="minorHAnsi" w:cstheme="minorBidi"/>
          <w:noProof/>
          <w:sz w:val="22"/>
          <w:szCs w:val="22"/>
          <w:lang w:eastAsia="en-US"/>
        </w:rPr>
      </w:pPr>
      <w:ins w:id="221"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"_Toc339574966"</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 Component selection</w:t>
        </w:r>
        <w:r>
          <w:rPr>
            <w:noProof/>
            <w:webHidden/>
          </w:rPr>
          <w:tab/>
        </w:r>
        <w:r>
          <w:rPr>
            <w:noProof/>
            <w:webHidden/>
          </w:rPr>
          <w:fldChar w:fldCharType="begin"/>
        </w:r>
        <w:r>
          <w:rPr>
            <w:noProof/>
            <w:webHidden/>
          </w:rPr>
          <w:instrText xml:space="preserve"> PAGEREF _Toc339574966 \h </w:instrText>
        </w:r>
      </w:ins>
      <w:r>
        <w:rPr>
          <w:noProof/>
          <w:webHidden/>
        </w:rPr>
      </w:r>
      <w:r>
        <w:rPr>
          <w:noProof/>
          <w:webHidden/>
        </w:rPr>
        <w:fldChar w:fldCharType="separate"/>
      </w:r>
      <w:ins w:id="222" w:author="Erin Richardson" w:date="2012-11-01T23:13:00Z">
        <w:r>
          <w:rPr>
            <w:noProof/>
            <w:webHidden/>
          </w:rPr>
          <w:t>7</w:t>
        </w:r>
        <w:r>
          <w:rPr>
            <w:noProof/>
            <w:webHidden/>
          </w:rPr>
          <w:fldChar w:fldCharType="end"/>
        </w:r>
        <w:r w:rsidRPr="00466276">
          <w:rPr>
            <w:rStyle w:val="Hipervnculo"/>
            <w:noProof/>
          </w:rPr>
          <w:fldChar w:fldCharType="end"/>
        </w:r>
      </w:ins>
    </w:p>
    <w:p w14:paraId="65387C7A" w14:textId="77777777" w:rsidR="002435ED" w:rsidRDefault="002435ED">
      <w:pPr>
        <w:pStyle w:val="Tabladeilustraciones"/>
        <w:tabs>
          <w:tab w:val="right" w:leader="dot" w:pos="8210"/>
        </w:tabs>
        <w:rPr>
          <w:ins w:id="223" w:author="Erin Richardson" w:date="2012-11-01T23:13:00Z"/>
          <w:rFonts w:asciiTheme="minorHAnsi" w:eastAsiaTheme="minorEastAsia" w:hAnsiTheme="minorHAnsi" w:cstheme="minorBidi"/>
          <w:noProof/>
          <w:sz w:val="22"/>
          <w:szCs w:val="22"/>
          <w:lang w:eastAsia="en-US"/>
        </w:rPr>
      </w:pPr>
      <w:ins w:id="224"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"_Toc339574967"</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 Eclipse location</w:t>
        </w:r>
        <w:r>
          <w:rPr>
            <w:noProof/>
            <w:webHidden/>
          </w:rPr>
          <w:tab/>
        </w:r>
        <w:r>
          <w:rPr>
            <w:noProof/>
            <w:webHidden/>
          </w:rPr>
          <w:fldChar w:fldCharType="begin"/>
        </w:r>
        <w:r>
          <w:rPr>
            <w:noProof/>
            <w:webHidden/>
          </w:rPr>
          <w:instrText xml:space="preserve"> PAGEREF _Toc339574967 \h </w:instrText>
        </w:r>
      </w:ins>
      <w:r>
        <w:rPr>
          <w:noProof/>
          <w:webHidden/>
        </w:rPr>
      </w:r>
      <w:r>
        <w:rPr>
          <w:noProof/>
          <w:webHidden/>
        </w:rPr>
        <w:fldChar w:fldCharType="separate"/>
      </w:r>
      <w:ins w:id="225" w:author="Erin Richardson" w:date="2012-11-01T23:13:00Z">
        <w:r>
          <w:rPr>
            <w:noProof/>
            <w:webHidden/>
          </w:rPr>
          <w:t>8</w:t>
        </w:r>
        <w:r>
          <w:rPr>
            <w:noProof/>
            <w:webHidden/>
          </w:rPr>
          <w:fldChar w:fldCharType="end"/>
        </w:r>
        <w:r w:rsidRPr="00466276">
          <w:rPr>
            <w:rStyle w:val="Hipervnculo"/>
            <w:noProof/>
          </w:rPr>
          <w:fldChar w:fldCharType="end"/>
        </w:r>
      </w:ins>
    </w:p>
    <w:p w14:paraId="430C3953" w14:textId="77777777" w:rsidR="002435ED" w:rsidRDefault="002435ED">
      <w:pPr>
        <w:pStyle w:val="Tabladeilustraciones"/>
        <w:tabs>
          <w:tab w:val="right" w:leader="dot" w:pos="8210"/>
        </w:tabs>
        <w:rPr>
          <w:ins w:id="226" w:author="Erin Richardson" w:date="2012-11-01T23:13:00Z"/>
          <w:rFonts w:asciiTheme="minorHAnsi" w:eastAsiaTheme="minorEastAsia" w:hAnsiTheme="minorHAnsi" w:cstheme="minorBidi"/>
          <w:noProof/>
          <w:sz w:val="22"/>
          <w:szCs w:val="22"/>
          <w:lang w:eastAsia="en-US"/>
        </w:rPr>
      </w:pPr>
      <w:ins w:id="227"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"_Toc339574968"</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 Copying files</w:t>
        </w:r>
        <w:r>
          <w:rPr>
            <w:noProof/>
            <w:webHidden/>
          </w:rPr>
          <w:tab/>
        </w:r>
        <w:r>
          <w:rPr>
            <w:noProof/>
            <w:webHidden/>
          </w:rPr>
          <w:fldChar w:fldCharType="begin"/>
        </w:r>
        <w:r>
          <w:rPr>
            <w:noProof/>
            <w:webHidden/>
          </w:rPr>
          <w:instrText xml:space="preserve"> PAGEREF _Toc339574968 \h </w:instrText>
        </w:r>
      </w:ins>
      <w:r>
        <w:rPr>
          <w:noProof/>
          <w:webHidden/>
        </w:rPr>
      </w:r>
      <w:r>
        <w:rPr>
          <w:noProof/>
          <w:webHidden/>
        </w:rPr>
        <w:fldChar w:fldCharType="separate"/>
      </w:r>
      <w:ins w:id="228" w:author="Erin Richardson" w:date="2012-11-01T23:13:00Z">
        <w:r>
          <w:rPr>
            <w:noProof/>
            <w:webHidden/>
          </w:rPr>
          <w:t>8</w:t>
        </w:r>
        <w:r>
          <w:rPr>
            <w:noProof/>
            <w:webHidden/>
          </w:rPr>
          <w:fldChar w:fldCharType="end"/>
        </w:r>
        <w:r w:rsidRPr="00466276">
          <w:rPr>
            <w:rStyle w:val="Hipervnculo"/>
            <w:noProof/>
          </w:rPr>
          <w:fldChar w:fldCharType="end"/>
        </w:r>
      </w:ins>
    </w:p>
    <w:p w14:paraId="46FFF94C" w14:textId="77777777" w:rsidR="002435ED" w:rsidRDefault="002435ED">
      <w:pPr>
        <w:pStyle w:val="Tabladeilustraciones"/>
        <w:tabs>
          <w:tab w:val="right" w:leader="dot" w:pos="8210"/>
        </w:tabs>
        <w:rPr>
          <w:ins w:id="229" w:author="Erin Richardson" w:date="2012-11-01T23:13:00Z"/>
          <w:rFonts w:asciiTheme="minorHAnsi" w:eastAsiaTheme="minorEastAsia" w:hAnsiTheme="minorHAnsi" w:cstheme="minorBidi"/>
          <w:noProof/>
          <w:sz w:val="22"/>
          <w:szCs w:val="22"/>
          <w:lang w:eastAsia="en-US"/>
        </w:rPr>
      </w:pPr>
      <w:ins w:id="230"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"_Toc339574969"</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5. Start system configuration</w:t>
        </w:r>
        <w:r>
          <w:rPr>
            <w:noProof/>
            <w:webHidden/>
          </w:rPr>
          <w:tab/>
        </w:r>
        <w:r>
          <w:rPr>
            <w:noProof/>
            <w:webHidden/>
          </w:rPr>
          <w:fldChar w:fldCharType="begin"/>
        </w:r>
        <w:r>
          <w:rPr>
            <w:noProof/>
            <w:webHidden/>
          </w:rPr>
          <w:instrText xml:space="preserve"> PAGEREF _Toc339574969 \h </w:instrText>
        </w:r>
      </w:ins>
      <w:r>
        <w:rPr>
          <w:noProof/>
          <w:webHidden/>
        </w:rPr>
      </w:r>
      <w:r>
        <w:rPr>
          <w:noProof/>
          <w:webHidden/>
        </w:rPr>
        <w:fldChar w:fldCharType="separate"/>
      </w:r>
      <w:ins w:id="231" w:author="Erin Richardson" w:date="2012-11-01T23:13:00Z">
        <w:r>
          <w:rPr>
            <w:noProof/>
            <w:webHidden/>
          </w:rPr>
          <w:t>9</w:t>
        </w:r>
        <w:r>
          <w:rPr>
            <w:noProof/>
            <w:webHidden/>
          </w:rPr>
          <w:fldChar w:fldCharType="end"/>
        </w:r>
        <w:r w:rsidRPr="00466276">
          <w:rPr>
            <w:rStyle w:val="Hipervnculo"/>
            <w:noProof/>
          </w:rPr>
          <w:fldChar w:fldCharType="end"/>
        </w:r>
      </w:ins>
    </w:p>
    <w:p w14:paraId="650BB1C6" w14:textId="77777777" w:rsidR="002435ED" w:rsidRDefault="002435ED">
      <w:pPr>
        <w:pStyle w:val="Tabladeilustraciones"/>
        <w:tabs>
          <w:tab w:val="right" w:leader="dot" w:pos="8210"/>
        </w:tabs>
        <w:rPr>
          <w:ins w:id="232" w:author="Erin Richardson" w:date="2012-11-01T23:13:00Z"/>
          <w:rFonts w:asciiTheme="minorHAnsi" w:eastAsiaTheme="minorEastAsia" w:hAnsiTheme="minorHAnsi" w:cstheme="minorBidi"/>
          <w:noProof/>
          <w:sz w:val="22"/>
          <w:szCs w:val="22"/>
          <w:lang w:eastAsia="en-US"/>
        </w:rPr>
      </w:pPr>
      <w:ins w:id="233"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"_Toc339574970"</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6: Service to find servers</w:t>
        </w:r>
        <w:r>
          <w:rPr>
            <w:noProof/>
            <w:webHidden/>
          </w:rPr>
          <w:tab/>
        </w:r>
        <w:r>
          <w:rPr>
            <w:noProof/>
            <w:webHidden/>
          </w:rPr>
          <w:fldChar w:fldCharType="begin"/>
        </w:r>
        <w:r>
          <w:rPr>
            <w:noProof/>
            <w:webHidden/>
          </w:rPr>
          <w:instrText xml:space="preserve"> PAGEREF _Toc339574970 \h </w:instrText>
        </w:r>
      </w:ins>
      <w:r>
        <w:rPr>
          <w:noProof/>
          <w:webHidden/>
        </w:rPr>
      </w:r>
      <w:r>
        <w:rPr>
          <w:noProof/>
          <w:webHidden/>
        </w:rPr>
        <w:fldChar w:fldCharType="separate"/>
      </w:r>
      <w:ins w:id="234" w:author="Erin Richardson" w:date="2012-11-01T23:13:00Z">
        <w:r>
          <w:rPr>
            <w:noProof/>
            <w:webHidden/>
          </w:rPr>
          <w:t>10</w:t>
        </w:r>
        <w:r>
          <w:rPr>
            <w:noProof/>
            <w:webHidden/>
          </w:rPr>
          <w:fldChar w:fldCharType="end"/>
        </w:r>
        <w:r w:rsidRPr="00466276">
          <w:rPr>
            <w:rStyle w:val="Hipervnculo"/>
            <w:noProof/>
          </w:rPr>
          <w:fldChar w:fldCharType="end"/>
        </w:r>
      </w:ins>
    </w:p>
    <w:p w14:paraId="0CAFD89E" w14:textId="77777777" w:rsidR="002435ED" w:rsidRDefault="002435ED">
      <w:pPr>
        <w:pStyle w:val="Tabladeilustraciones"/>
        <w:tabs>
          <w:tab w:val="right" w:leader="dot" w:pos="8210"/>
        </w:tabs>
        <w:rPr>
          <w:ins w:id="235" w:author="Erin Richardson" w:date="2012-11-01T23:13:00Z"/>
          <w:rFonts w:asciiTheme="minorHAnsi" w:eastAsiaTheme="minorEastAsia" w:hAnsiTheme="minorHAnsi" w:cstheme="minorBidi"/>
          <w:noProof/>
          <w:sz w:val="22"/>
          <w:szCs w:val="22"/>
          <w:lang w:eastAsia="en-US"/>
        </w:rPr>
      </w:pPr>
      <w:ins w:id="236"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"_Toc339574971"</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7: Discovered servers</w:t>
        </w:r>
        <w:r>
          <w:rPr>
            <w:noProof/>
            <w:webHidden/>
          </w:rPr>
          <w:tab/>
        </w:r>
        <w:r>
          <w:rPr>
            <w:noProof/>
            <w:webHidden/>
          </w:rPr>
          <w:fldChar w:fldCharType="begin"/>
        </w:r>
        <w:r>
          <w:rPr>
            <w:noProof/>
            <w:webHidden/>
          </w:rPr>
          <w:instrText xml:space="preserve"> PAGEREF _Toc339574971 \h </w:instrText>
        </w:r>
      </w:ins>
      <w:r>
        <w:rPr>
          <w:noProof/>
          <w:webHidden/>
        </w:rPr>
      </w:r>
      <w:r>
        <w:rPr>
          <w:noProof/>
          <w:webHidden/>
        </w:rPr>
        <w:fldChar w:fldCharType="separate"/>
      </w:r>
      <w:ins w:id="237" w:author="Erin Richardson" w:date="2012-11-01T23:13:00Z">
        <w:r>
          <w:rPr>
            <w:noProof/>
            <w:webHidden/>
          </w:rPr>
          <w:t>10</w:t>
        </w:r>
        <w:r>
          <w:rPr>
            <w:noProof/>
            <w:webHidden/>
          </w:rPr>
          <w:fldChar w:fldCharType="end"/>
        </w:r>
        <w:r w:rsidRPr="00466276">
          <w:rPr>
            <w:rStyle w:val="Hipervnculo"/>
            <w:noProof/>
          </w:rPr>
          <w:fldChar w:fldCharType="end"/>
        </w:r>
      </w:ins>
    </w:p>
    <w:p w14:paraId="5115D726" w14:textId="77777777" w:rsidR="002435ED" w:rsidRDefault="002435ED">
      <w:pPr>
        <w:pStyle w:val="Tabladeilustraciones"/>
        <w:tabs>
          <w:tab w:val="right" w:leader="dot" w:pos="8210"/>
        </w:tabs>
        <w:rPr>
          <w:ins w:id="238" w:author="Erin Richardson" w:date="2012-11-01T23:13:00Z"/>
          <w:rFonts w:asciiTheme="minorHAnsi" w:eastAsiaTheme="minorEastAsia" w:hAnsiTheme="minorHAnsi" w:cstheme="minorBidi"/>
          <w:noProof/>
          <w:sz w:val="22"/>
          <w:szCs w:val="22"/>
          <w:lang w:eastAsia="en-US"/>
        </w:rPr>
      </w:pPr>
      <w:ins w:id="239"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"_Toc339574972"</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8. Server configuration welcome screen</w:t>
        </w:r>
        <w:r>
          <w:rPr>
            <w:noProof/>
            <w:webHidden/>
          </w:rPr>
          <w:tab/>
        </w:r>
        <w:r>
          <w:rPr>
            <w:noProof/>
            <w:webHidden/>
          </w:rPr>
          <w:fldChar w:fldCharType="begin"/>
        </w:r>
        <w:r>
          <w:rPr>
            <w:noProof/>
            <w:webHidden/>
          </w:rPr>
          <w:instrText xml:space="preserve"> PAGEREF _Toc339574972 \h </w:instrText>
        </w:r>
      </w:ins>
      <w:r>
        <w:rPr>
          <w:noProof/>
          <w:webHidden/>
        </w:rPr>
      </w:r>
      <w:r>
        <w:rPr>
          <w:noProof/>
          <w:webHidden/>
        </w:rPr>
        <w:fldChar w:fldCharType="separate"/>
      </w:r>
      <w:ins w:id="240" w:author="Erin Richardson" w:date="2012-11-01T23:13:00Z">
        <w:r>
          <w:rPr>
            <w:noProof/>
            <w:webHidden/>
          </w:rPr>
          <w:t>11</w:t>
        </w:r>
        <w:r>
          <w:rPr>
            <w:noProof/>
            <w:webHidden/>
          </w:rPr>
          <w:fldChar w:fldCharType="end"/>
        </w:r>
        <w:r w:rsidRPr="00466276">
          <w:rPr>
            <w:rStyle w:val="Hipervnculo"/>
            <w:noProof/>
          </w:rPr>
          <w:fldChar w:fldCharType="end"/>
        </w:r>
      </w:ins>
    </w:p>
    <w:p w14:paraId="4DEBBE05" w14:textId="77777777" w:rsidR="002435ED" w:rsidRDefault="002435ED">
      <w:pPr>
        <w:pStyle w:val="Tabladeilustraciones"/>
        <w:tabs>
          <w:tab w:val="right" w:leader="dot" w:pos="8210"/>
        </w:tabs>
        <w:rPr>
          <w:ins w:id="241" w:author="Erin Richardson" w:date="2012-11-01T23:13:00Z"/>
          <w:rFonts w:asciiTheme="minorHAnsi" w:eastAsiaTheme="minorEastAsia" w:hAnsiTheme="minorHAnsi" w:cstheme="minorBidi"/>
          <w:noProof/>
          <w:sz w:val="22"/>
          <w:szCs w:val="22"/>
          <w:lang w:eastAsia="en-US"/>
        </w:rPr>
      </w:pPr>
      <w:ins w:id="242"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"_Toc339574973"</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9. Server configuration language selection</w:t>
        </w:r>
        <w:r>
          <w:rPr>
            <w:noProof/>
            <w:webHidden/>
          </w:rPr>
          <w:tab/>
        </w:r>
        <w:r>
          <w:rPr>
            <w:noProof/>
            <w:webHidden/>
          </w:rPr>
          <w:fldChar w:fldCharType="begin"/>
        </w:r>
        <w:r>
          <w:rPr>
            <w:noProof/>
            <w:webHidden/>
          </w:rPr>
          <w:instrText xml:space="preserve"> PAGEREF _Toc339574973 \h </w:instrText>
        </w:r>
      </w:ins>
      <w:r>
        <w:rPr>
          <w:noProof/>
          <w:webHidden/>
        </w:rPr>
      </w:r>
      <w:r>
        <w:rPr>
          <w:noProof/>
          <w:webHidden/>
        </w:rPr>
        <w:fldChar w:fldCharType="separate"/>
      </w:r>
      <w:ins w:id="243" w:author="Erin Richardson" w:date="2012-11-01T23:13:00Z">
        <w:r>
          <w:rPr>
            <w:noProof/>
            <w:webHidden/>
          </w:rPr>
          <w:t>11</w:t>
        </w:r>
        <w:r>
          <w:rPr>
            <w:noProof/>
            <w:webHidden/>
          </w:rPr>
          <w:fldChar w:fldCharType="end"/>
        </w:r>
        <w:r w:rsidRPr="00466276">
          <w:rPr>
            <w:rStyle w:val="Hipervnculo"/>
            <w:noProof/>
          </w:rPr>
          <w:fldChar w:fldCharType="end"/>
        </w:r>
      </w:ins>
    </w:p>
    <w:p w14:paraId="67E5B143" w14:textId="77777777" w:rsidR="002435ED" w:rsidRDefault="002435ED">
      <w:pPr>
        <w:pStyle w:val="Tabladeilustraciones"/>
        <w:tabs>
          <w:tab w:val="right" w:leader="dot" w:pos="8210"/>
        </w:tabs>
        <w:rPr>
          <w:ins w:id="244" w:author="Erin Richardson" w:date="2012-11-01T23:13:00Z"/>
          <w:rFonts w:asciiTheme="minorHAnsi" w:eastAsiaTheme="minorEastAsia" w:hAnsiTheme="minorHAnsi" w:cstheme="minorBidi"/>
          <w:noProof/>
          <w:sz w:val="22"/>
          <w:szCs w:val="22"/>
          <w:lang w:eastAsia="en-US"/>
        </w:rPr>
      </w:pPr>
      <w:ins w:id="245"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"_Toc339574974"</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10. Server configuration authentication modes</w:t>
        </w:r>
        <w:r>
          <w:rPr>
            <w:noProof/>
            <w:webHidden/>
          </w:rPr>
          <w:tab/>
        </w:r>
        <w:r>
          <w:rPr>
            <w:noProof/>
            <w:webHidden/>
          </w:rPr>
          <w:fldChar w:fldCharType="begin"/>
        </w:r>
        <w:r>
          <w:rPr>
            <w:noProof/>
            <w:webHidden/>
          </w:rPr>
          <w:instrText xml:space="preserve"> PAGEREF _Toc339574974 \h </w:instrText>
        </w:r>
      </w:ins>
      <w:r>
        <w:rPr>
          <w:noProof/>
          <w:webHidden/>
        </w:rPr>
      </w:r>
      <w:r>
        <w:rPr>
          <w:noProof/>
          <w:webHidden/>
        </w:rPr>
        <w:fldChar w:fldCharType="separate"/>
      </w:r>
      <w:ins w:id="246" w:author="Erin Richardson" w:date="2012-11-01T23:13:00Z">
        <w:r>
          <w:rPr>
            <w:noProof/>
            <w:webHidden/>
          </w:rPr>
          <w:t>12</w:t>
        </w:r>
        <w:r>
          <w:rPr>
            <w:noProof/>
            <w:webHidden/>
          </w:rPr>
          <w:fldChar w:fldCharType="end"/>
        </w:r>
        <w:r w:rsidRPr="00466276">
          <w:rPr>
            <w:rStyle w:val="Hipervnculo"/>
            <w:noProof/>
          </w:rPr>
          <w:fldChar w:fldCharType="end"/>
        </w:r>
      </w:ins>
    </w:p>
    <w:p w14:paraId="71CE434F" w14:textId="77777777" w:rsidR="002435ED" w:rsidRDefault="002435ED">
      <w:pPr>
        <w:pStyle w:val="Tabladeilustraciones"/>
        <w:tabs>
          <w:tab w:val="right" w:leader="dot" w:pos="8210"/>
        </w:tabs>
        <w:rPr>
          <w:ins w:id="247" w:author="Erin Richardson" w:date="2012-11-01T23:13:00Z"/>
          <w:rFonts w:asciiTheme="minorHAnsi" w:eastAsiaTheme="minorEastAsia" w:hAnsiTheme="minorHAnsi" w:cstheme="minorBidi"/>
          <w:noProof/>
          <w:sz w:val="22"/>
          <w:szCs w:val="22"/>
          <w:lang w:eastAsia="en-US"/>
        </w:rPr>
      </w:pPr>
      <w:ins w:id="248"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"_Toc339574975"</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11. LDAP Authentication configuration</w:t>
        </w:r>
        <w:r>
          <w:rPr>
            <w:noProof/>
            <w:webHidden/>
          </w:rPr>
          <w:tab/>
        </w:r>
        <w:r>
          <w:rPr>
            <w:noProof/>
            <w:webHidden/>
          </w:rPr>
          <w:fldChar w:fldCharType="begin"/>
        </w:r>
        <w:r>
          <w:rPr>
            <w:noProof/>
            <w:webHidden/>
          </w:rPr>
          <w:instrText xml:space="preserve"> PAGEREF _Toc339574975 \h </w:instrText>
        </w:r>
      </w:ins>
      <w:r>
        <w:rPr>
          <w:noProof/>
          <w:webHidden/>
        </w:rPr>
      </w:r>
      <w:r>
        <w:rPr>
          <w:noProof/>
          <w:webHidden/>
        </w:rPr>
        <w:fldChar w:fldCharType="separate"/>
      </w:r>
      <w:ins w:id="249" w:author="Erin Richardson" w:date="2012-11-01T23:13:00Z">
        <w:r>
          <w:rPr>
            <w:noProof/>
            <w:webHidden/>
          </w:rPr>
          <w:t>12</w:t>
        </w:r>
        <w:r>
          <w:rPr>
            <w:noProof/>
            <w:webHidden/>
          </w:rPr>
          <w:fldChar w:fldCharType="end"/>
        </w:r>
        <w:r w:rsidRPr="00466276">
          <w:rPr>
            <w:rStyle w:val="Hipervnculo"/>
            <w:noProof/>
          </w:rPr>
          <w:fldChar w:fldCharType="end"/>
        </w:r>
      </w:ins>
    </w:p>
    <w:p w14:paraId="10F92417" w14:textId="77777777" w:rsidR="002435ED" w:rsidRDefault="002435ED">
      <w:pPr>
        <w:pStyle w:val="Tabladeilustraciones"/>
        <w:tabs>
          <w:tab w:val="right" w:leader="dot" w:pos="8210"/>
        </w:tabs>
        <w:rPr>
          <w:ins w:id="250" w:author="Erin Richardson" w:date="2012-11-01T23:13:00Z"/>
          <w:rFonts w:asciiTheme="minorHAnsi" w:eastAsiaTheme="minorEastAsia" w:hAnsiTheme="minorHAnsi" w:cstheme="minorBidi"/>
          <w:noProof/>
          <w:sz w:val="22"/>
          <w:szCs w:val="22"/>
          <w:lang w:eastAsia="en-US"/>
        </w:rPr>
      </w:pPr>
      <w:ins w:id="251"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"_Toc339574976"</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12. Port configuration</w:t>
        </w:r>
        <w:r>
          <w:rPr>
            <w:noProof/>
            <w:webHidden/>
          </w:rPr>
          <w:tab/>
        </w:r>
        <w:r>
          <w:rPr>
            <w:noProof/>
            <w:webHidden/>
          </w:rPr>
          <w:fldChar w:fldCharType="begin"/>
        </w:r>
        <w:r>
          <w:rPr>
            <w:noProof/>
            <w:webHidden/>
          </w:rPr>
          <w:instrText xml:space="preserve"> PAGEREF _Toc339574976 \h </w:instrText>
        </w:r>
      </w:ins>
      <w:r>
        <w:rPr>
          <w:noProof/>
          <w:webHidden/>
        </w:rPr>
      </w:r>
      <w:r>
        <w:rPr>
          <w:noProof/>
          <w:webHidden/>
        </w:rPr>
        <w:fldChar w:fldCharType="separate"/>
      </w:r>
      <w:ins w:id="252" w:author="Erin Richardson" w:date="2012-11-01T23:13:00Z">
        <w:r>
          <w:rPr>
            <w:noProof/>
            <w:webHidden/>
          </w:rPr>
          <w:t>12</w:t>
        </w:r>
        <w:r>
          <w:rPr>
            <w:noProof/>
            <w:webHidden/>
          </w:rPr>
          <w:fldChar w:fldCharType="end"/>
        </w:r>
        <w:r w:rsidRPr="00466276">
          <w:rPr>
            <w:rStyle w:val="Hipervnculo"/>
            <w:noProof/>
          </w:rPr>
          <w:fldChar w:fldCharType="end"/>
        </w:r>
      </w:ins>
    </w:p>
    <w:p w14:paraId="40EA3988" w14:textId="77777777" w:rsidR="002435ED" w:rsidRDefault="002435ED">
      <w:pPr>
        <w:pStyle w:val="Tabladeilustraciones"/>
        <w:tabs>
          <w:tab w:val="right" w:leader="dot" w:pos="8210"/>
        </w:tabs>
        <w:rPr>
          <w:ins w:id="253" w:author="Erin Richardson" w:date="2012-11-01T23:13:00Z"/>
          <w:rFonts w:asciiTheme="minorHAnsi" w:eastAsiaTheme="minorEastAsia" w:hAnsiTheme="minorHAnsi" w:cstheme="minorBidi"/>
          <w:noProof/>
          <w:sz w:val="22"/>
          <w:szCs w:val="22"/>
          <w:lang w:eastAsia="en-US"/>
        </w:rPr>
      </w:pPr>
      <w:ins w:id="254"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"_Toc339574977"</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13: Finalization</w:t>
        </w:r>
        <w:r>
          <w:rPr>
            <w:noProof/>
            <w:webHidden/>
          </w:rPr>
          <w:tab/>
        </w:r>
        <w:r>
          <w:rPr>
            <w:noProof/>
            <w:webHidden/>
          </w:rPr>
          <w:fldChar w:fldCharType="begin"/>
        </w:r>
        <w:r>
          <w:rPr>
            <w:noProof/>
            <w:webHidden/>
          </w:rPr>
          <w:instrText xml:space="preserve"> PAGEREF _Toc339574977 \h </w:instrText>
        </w:r>
      </w:ins>
      <w:r>
        <w:rPr>
          <w:noProof/>
          <w:webHidden/>
        </w:rPr>
      </w:r>
      <w:r>
        <w:rPr>
          <w:noProof/>
          <w:webHidden/>
        </w:rPr>
        <w:fldChar w:fldCharType="separate"/>
      </w:r>
      <w:ins w:id="255" w:author="Erin Richardson" w:date="2012-11-01T23:13:00Z">
        <w:r>
          <w:rPr>
            <w:noProof/>
            <w:webHidden/>
          </w:rPr>
          <w:t>12</w:t>
        </w:r>
        <w:r>
          <w:rPr>
            <w:noProof/>
            <w:webHidden/>
          </w:rPr>
          <w:fldChar w:fldCharType="end"/>
        </w:r>
        <w:r w:rsidRPr="00466276">
          <w:rPr>
            <w:rStyle w:val="Hipervnculo"/>
            <w:noProof/>
          </w:rPr>
          <w:fldChar w:fldCharType="end"/>
        </w:r>
      </w:ins>
    </w:p>
    <w:p w14:paraId="74ADF291" w14:textId="77777777" w:rsidR="002435ED" w:rsidRDefault="002435ED">
      <w:pPr>
        <w:pStyle w:val="Tabladeilustraciones"/>
        <w:tabs>
          <w:tab w:val="right" w:leader="dot" w:pos="8210"/>
        </w:tabs>
        <w:rPr>
          <w:ins w:id="256" w:author="Erin Richardson" w:date="2012-11-01T23:13:00Z"/>
          <w:rFonts w:asciiTheme="minorHAnsi" w:eastAsiaTheme="minorEastAsia" w:hAnsiTheme="minorHAnsi" w:cstheme="minorBidi"/>
          <w:noProof/>
          <w:sz w:val="22"/>
          <w:szCs w:val="22"/>
          <w:lang w:eastAsia="en-US"/>
        </w:rPr>
      </w:pPr>
      <w:ins w:id="257"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"_Toc339574978"</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14: Change database backend</w:t>
        </w:r>
        <w:r>
          <w:rPr>
            <w:noProof/>
            <w:webHidden/>
          </w:rPr>
          <w:tab/>
        </w:r>
        <w:r>
          <w:rPr>
            <w:noProof/>
            <w:webHidden/>
          </w:rPr>
          <w:fldChar w:fldCharType="begin"/>
        </w:r>
        <w:r>
          <w:rPr>
            <w:noProof/>
            <w:webHidden/>
          </w:rPr>
          <w:instrText xml:space="preserve"> PAGEREF _Toc339574978 \h </w:instrText>
        </w:r>
      </w:ins>
      <w:r>
        <w:rPr>
          <w:noProof/>
          <w:webHidden/>
        </w:rPr>
      </w:r>
      <w:r>
        <w:rPr>
          <w:noProof/>
          <w:webHidden/>
        </w:rPr>
        <w:fldChar w:fldCharType="separate"/>
      </w:r>
      <w:ins w:id="258" w:author="Erin Richardson" w:date="2012-11-01T23:13:00Z">
        <w:r>
          <w:rPr>
            <w:noProof/>
            <w:webHidden/>
          </w:rPr>
          <w:t>13</w:t>
        </w:r>
        <w:r>
          <w:rPr>
            <w:noProof/>
            <w:webHidden/>
          </w:rPr>
          <w:fldChar w:fldCharType="end"/>
        </w:r>
        <w:r w:rsidRPr="00466276">
          <w:rPr>
            <w:rStyle w:val="Hipervnculo"/>
            <w:noProof/>
          </w:rPr>
          <w:fldChar w:fldCharType="end"/>
        </w:r>
      </w:ins>
    </w:p>
    <w:p w14:paraId="503F8E8C" w14:textId="77777777" w:rsidR="002435ED" w:rsidRDefault="002435ED">
      <w:pPr>
        <w:pStyle w:val="Tabladeilustraciones"/>
        <w:tabs>
          <w:tab w:val="right" w:leader="dot" w:pos="8210"/>
        </w:tabs>
        <w:rPr>
          <w:ins w:id="259" w:author="Erin Richardson" w:date="2012-11-01T23:13:00Z"/>
          <w:rFonts w:asciiTheme="minorHAnsi" w:eastAsiaTheme="minorEastAsia" w:hAnsiTheme="minorHAnsi" w:cstheme="minorBidi"/>
          <w:noProof/>
          <w:sz w:val="22"/>
          <w:szCs w:val="22"/>
          <w:lang w:eastAsia="en-US"/>
        </w:rPr>
      </w:pPr>
      <w:ins w:id="260"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"_Toc339574979"</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15: New Database Setup</w:t>
        </w:r>
        <w:r>
          <w:rPr>
            <w:noProof/>
            <w:webHidden/>
          </w:rPr>
          <w:tab/>
        </w:r>
        <w:r>
          <w:rPr>
            <w:noProof/>
            <w:webHidden/>
          </w:rPr>
          <w:fldChar w:fldCharType="begin"/>
        </w:r>
        <w:r>
          <w:rPr>
            <w:noProof/>
            <w:webHidden/>
          </w:rPr>
          <w:instrText xml:space="preserve"> PAGEREF _Toc339574979 \h </w:instrText>
        </w:r>
      </w:ins>
      <w:r>
        <w:rPr>
          <w:noProof/>
          <w:webHidden/>
        </w:rPr>
      </w:r>
      <w:r>
        <w:rPr>
          <w:noProof/>
          <w:webHidden/>
        </w:rPr>
        <w:fldChar w:fldCharType="separate"/>
      </w:r>
      <w:ins w:id="261" w:author="Erin Richardson" w:date="2012-11-01T23:13:00Z">
        <w:r>
          <w:rPr>
            <w:noProof/>
            <w:webHidden/>
          </w:rPr>
          <w:t>13</w:t>
        </w:r>
        <w:r>
          <w:rPr>
            <w:noProof/>
            <w:webHidden/>
          </w:rPr>
          <w:fldChar w:fldCharType="end"/>
        </w:r>
        <w:r w:rsidRPr="00466276">
          <w:rPr>
            <w:rStyle w:val="Hipervnculo"/>
            <w:noProof/>
          </w:rPr>
          <w:fldChar w:fldCharType="end"/>
        </w:r>
      </w:ins>
    </w:p>
    <w:p w14:paraId="314C8406" w14:textId="77777777" w:rsidR="002435ED" w:rsidRDefault="002435ED">
      <w:pPr>
        <w:pStyle w:val="Tabladeilustraciones"/>
        <w:tabs>
          <w:tab w:val="right" w:leader="dot" w:pos="8210"/>
        </w:tabs>
        <w:rPr>
          <w:ins w:id="262" w:author="Erin Richardson" w:date="2012-11-01T23:13:00Z"/>
          <w:rFonts w:asciiTheme="minorHAnsi" w:eastAsiaTheme="minorEastAsia" w:hAnsiTheme="minorHAnsi" w:cstheme="minorBidi"/>
          <w:noProof/>
          <w:sz w:val="22"/>
          <w:szCs w:val="22"/>
          <w:lang w:eastAsia="en-US"/>
        </w:rPr>
      </w:pPr>
      <w:ins w:id="263"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"_Toc339574980"</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16: Testing the Connection</w:t>
        </w:r>
        <w:r>
          <w:rPr>
            <w:noProof/>
            <w:webHidden/>
          </w:rPr>
          <w:tab/>
        </w:r>
        <w:r>
          <w:rPr>
            <w:noProof/>
            <w:webHidden/>
          </w:rPr>
          <w:fldChar w:fldCharType="begin"/>
        </w:r>
        <w:r>
          <w:rPr>
            <w:noProof/>
            <w:webHidden/>
          </w:rPr>
          <w:instrText xml:space="preserve"> PAGEREF _Toc339574980 \h </w:instrText>
        </w:r>
      </w:ins>
      <w:r>
        <w:rPr>
          <w:noProof/>
          <w:webHidden/>
        </w:rPr>
      </w:r>
      <w:r>
        <w:rPr>
          <w:noProof/>
          <w:webHidden/>
        </w:rPr>
        <w:fldChar w:fldCharType="separate"/>
      </w:r>
      <w:ins w:id="264" w:author="Erin Richardson" w:date="2012-11-01T23:13:00Z">
        <w:r>
          <w:rPr>
            <w:noProof/>
            <w:webHidden/>
          </w:rPr>
          <w:t>14</w:t>
        </w:r>
        <w:r>
          <w:rPr>
            <w:noProof/>
            <w:webHidden/>
          </w:rPr>
          <w:fldChar w:fldCharType="end"/>
        </w:r>
        <w:r w:rsidRPr="00466276">
          <w:rPr>
            <w:rStyle w:val="Hipervnculo"/>
            <w:noProof/>
          </w:rPr>
          <w:fldChar w:fldCharType="end"/>
        </w:r>
      </w:ins>
    </w:p>
    <w:p w14:paraId="5F71BAFC" w14:textId="77777777" w:rsidR="002435ED" w:rsidRDefault="002435ED">
      <w:pPr>
        <w:pStyle w:val="Tabladeilustraciones"/>
        <w:tabs>
          <w:tab w:val="right" w:leader="dot" w:pos="8210"/>
        </w:tabs>
        <w:rPr>
          <w:ins w:id="265" w:author="Erin Richardson" w:date="2012-11-01T23:13:00Z"/>
          <w:rFonts w:asciiTheme="minorHAnsi" w:eastAsiaTheme="minorEastAsia" w:hAnsiTheme="minorHAnsi" w:cstheme="minorBidi"/>
          <w:noProof/>
          <w:sz w:val="22"/>
          <w:szCs w:val="22"/>
          <w:lang w:eastAsia="en-US"/>
        </w:rPr>
      </w:pPr>
      <w:ins w:id="266"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"_Toc339574981"</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17: Finalization</w:t>
        </w:r>
        <w:r>
          <w:rPr>
            <w:noProof/>
            <w:webHidden/>
          </w:rPr>
          <w:tab/>
        </w:r>
        <w:r>
          <w:rPr>
            <w:noProof/>
            <w:webHidden/>
          </w:rPr>
          <w:fldChar w:fldCharType="begin"/>
        </w:r>
        <w:r>
          <w:rPr>
            <w:noProof/>
            <w:webHidden/>
          </w:rPr>
          <w:instrText xml:space="preserve"> PAGEREF _Toc339574981 \h </w:instrText>
        </w:r>
      </w:ins>
      <w:r>
        <w:rPr>
          <w:noProof/>
          <w:webHidden/>
        </w:rPr>
      </w:r>
      <w:r>
        <w:rPr>
          <w:noProof/>
          <w:webHidden/>
        </w:rPr>
        <w:fldChar w:fldCharType="separate"/>
      </w:r>
      <w:ins w:id="267" w:author="Erin Richardson" w:date="2012-11-01T23:13:00Z">
        <w:r>
          <w:rPr>
            <w:noProof/>
            <w:webHidden/>
          </w:rPr>
          <w:t>14</w:t>
        </w:r>
        <w:r>
          <w:rPr>
            <w:noProof/>
            <w:webHidden/>
          </w:rPr>
          <w:fldChar w:fldCharType="end"/>
        </w:r>
        <w:r w:rsidRPr="00466276">
          <w:rPr>
            <w:rStyle w:val="Hipervnculo"/>
            <w:noProof/>
          </w:rPr>
          <w:fldChar w:fldCharType="end"/>
        </w:r>
      </w:ins>
    </w:p>
    <w:p w14:paraId="291F4976" w14:textId="77777777" w:rsidR="002435ED" w:rsidRDefault="002435ED">
      <w:pPr>
        <w:pStyle w:val="Tabladeilustraciones"/>
        <w:tabs>
          <w:tab w:val="right" w:leader="dot" w:pos="8210"/>
        </w:tabs>
        <w:rPr>
          <w:ins w:id="268" w:author="Erin Richardson" w:date="2012-11-01T23:13:00Z"/>
          <w:rFonts w:asciiTheme="minorHAnsi" w:eastAsiaTheme="minorEastAsia" w:hAnsiTheme="minorHAnsi" w:cstheme="minorBidi"/>
          <w:noProof/>
          <w:sz w:val="22"/>
          <w:szCs w:val="22"/>
          <w:lang w:eastAsia="en-US"/>
        </w:rPr>
      </w:pPr>
      <w:ins w:id="269"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"_Toc339574982"</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18: Changing repository permissions</w:t>
        </w:r>
        <w:r>
          <w:rPr>
            <w:noProof/>
            <w:webHidden/>
          </w:rPr>
          <w:tab/>
        </w:r>
        <w:r>
          <w:rPr>
            <w:noProof/>
            <w:webHidden/>
          </w:rPr>
          <w:fldChar w:fldCharType="begin"/>
        </w:r>
        <w:r>
          <w:rPr>
            <w:noProof/>
            <w:webHidden/>
          </w:rPr>
          <w:instrText xml:space="preserve"> PAGEREF _Toc339574982 \h </w:instrText>
        </w:r>
      </w:ins>
      <w:r>
        <w:rPr>
          <w:noProof/>
          <w:webHidden/>
        </w:rPr>
      </w:r>
      <w:r>
        <w:rPr>
          <w:noProof/>
          <w:webHidden/>
        </w:rPr>
        <w:fldChar w:fldCharType="separate"/>
      </w:r>
      <w:ins w:id="270" w:author="Erin Richardson" w:date="2012-11-01T23:13:00Z">
        <w:r>
          <w:rPr>
            <w:noProof/>
            <w:webHidden/>
          </w:rPr>
          <w:t>16</w:t>
        </w:r>
        <w:r>
          <w:rPr>
            <w:noProof/>
            <w:webHidden/>
          </w:rPr>
          <w:fldChar w:fldCharType="end"/>
        </w:r>
        <w:r w:rsidRPr="00466276">
          <w:rPr>
            <w:rStyle w:val="Hipervnculo"/>
            <w:noProof/>
          </w:rPr>
          <w:fldChar w:fldCharType="end"/>
        </w:r>
      </w:ins>
    </w:p>
    <w:p w14:paraId="30520DA2" w14:textId="77777777" w:rsidR="002435ED" w:rsidRDefault="002435ED">
      <w:pPr>
        <w:pStyle w:val="Tabladeilustraciones"/>
        <w:tabs>
          <w:tab w:val="right" w:leader="dot" w:pos="8210"/>
        </w:tabs>
        <w:rPr>
          <w:ins w:id="271" w:author="Erin Richardson" w:date="2012-11-01T23:13:00Z"/>
          <w:rFonts w:asciiTheme="minorHAnsi" w:eastAsiaTheme="minorEastAsia" w:hAnsiTheme="minorHAnsi" w:cstheme="minorBidi"/>
          <w:noProof/>
          <w:sz w:val="22"/>
          <w:szCs w:val="22"/>
          <w:lang w:eastAsia="en-US"/>
        </w:rPr>
      </w:pPr>
      <w:ins w:id="272"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"_Toc339574983"</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19: Specifying MADRID\coordinators</w:t>
        </w:r>
        <w:r>
          <w:rPr>
            <w:noProof/>
            <w:webHidden/>
          </w:rPr>
          <w:tab/>
        </w:r>
        <w:r>
          <w:rPr>
            <w:noProof/>
            <w:webHidden/>
          </w:rPr>
          <w:fldChar w:fldCharType="begin"/>
        </w:r>
        <w:r>
          <w:rPr>
            <w:noProof/>
            <w:webHidden/>
          </w:rPr>
          <w:instrText xml:space="preserve"> PAGEREF _Toc339574983 \h </w:instrText>
        </w:r>
      </w:ins>
      <w:r>
        <w:rPr>
          <w:noProof/>
          <w:webHidden/>
        </w:rPr>
      </w:r>
      <w:r>
        <w:rPr>
          <w:noProof/>
          <w:webHidden/>
        </w:rPr>
        <w:fldChar w:fldCharType="separate"/>
      </w:r>
      <w:ins w:id="273" w:author="Erin Richardson" w:date="2012-11-01T23:13:00Z">
        <w:r>
          <w:rPr>
            <w:noProof/>
            <w:webHidden/>
          </w:rPr>
          <w:t>17</w:t>
        </w:r>
        <w:r>
          <w:rPr>
            <w:noProof/>
            <w:webHidden/>
          </w:rPr>
          <w:fldChar w:fldCharType="end"/>
        </w:r>
        <w:r w:rsidRPr="00466276">
          <w:rPr>
            <w:rStyle w:val="Hipervnculo"/>
            <w:noProof/>
          </w:rPr>
          <w:fldChar w:fldCharType="end"/>
        </w:r>
      </w:ins>
    </w:p>
    <w:p w14:paraId="56E1CA8E" w14:textId="77777777" w:rsidR="002435ED" w:rsidRDefault="002435ED">
      <w:pPr>
        <w:pStyle w:val="Tabladeilustraciones"/>
        <w:tabs>
          <w:tab w:val="right" w:leader="dot" w:pos="8210"/>
        </w:tabs>
        <w:rPr>
          <w:ins w:id="274" w:author="Erin Richardson" w:date="2012-11-01T23:13:00Z"/>
          <w:rFonts w:asciiTheme="minorHAnsi" w:eastAsiaTheme="minorEastAsia" w:hAnsiTheme="minorHAnsi" w:cstheme="minorBidi"/>
          <w:noProof/>
          <w:sz w:val="22"/>
          <w:szCs w:val="22"/>
          <w:lang w:eastAsia="en-US"/>
        </w:rPr>
      </w:pPr>
      <w:ins w:id="275"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"_Toc339574984"</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20. User and password configuration screen</w:t>
        </w:r>
        <w:r>
          <w:rPr>
            <w:noProof/>
            <w:webHidden/>
          </w:rPr>
          <w:tab/>
        </w:r>
        <w:r>
          <w:rPr>
            <w:noProof/>
            <w:webHidden/>
          </w:rPr>
          <w:fldChar w:fldCharType="begin"/>
        </w:r>
        <w:r>
          <w:rPr>
            <w:noProof/>
            <w:webHidden/>
          </w:rPr>
          <w:instrText xml:space="preserve"> PAGEREF _Toc339574984 \h </w:instrText>
        </w:r>
      </w:ins>
      <w:r>
        <w:rPr>
          <w:noProof/>
          <w:webHidden/>
        </w:rPr>
      </w:r>
      <w:r>
        <w:rPr>
          <w:noProof/>
          <w:webHidden/>
        </w:rPr>
        <w:fldChar w:fldCharType="separate"/>
      </w:r>
      <w:ins w:id="276" w:author="Erin Richardson" w:date="2012-11-01T23:13:00Z">
        <w:r>
          <w:rPr>
            <w:noProof/>
            <w:webHidden/>
          </w:rPr>
          <w:t>18</w:t>
        </w:r>
        <w:r>
          <w:rPr>
            <w:noProof/>
            <w:webHidden/>
          </w:rPr>
          <w:fldChar w:fldCharType="end"/>
        </w:r>
        <w:r w:rsidRPr="00466276">
          <w:rPr>
            <w:rStyle w:val="Hipervnculo"/>
            <w:noProof/>
          </w:rPr>
          <w:fldChar w:fldCharType="end"/>
        </w:r>
      </w:ins>
    </w:p>
    <w:p w14:paraId="2F248719" w14:textId="77777777" w:rsidR="002435ED" w:rsidRDefault="002435ED">
      <w:pPr>
        <w:pStyle w:val="Tabladeilustraciones"/>
        <w:tabs>
          <w:tab w:val="right" w:leader="dot" w:pos="8210"/>
        </w:tabs>
        <w:rPr>
          <w:ins w:id="277" w:author="Erin Richardson" w:date="2012-11-01T23:13:00Z"/>
          <w:rFonts w:asciiTheme="minorHAnsi" w:eastAsiaTheme="minorEastAsia" w:hAnsiTheme="minorHAnsi" w:cstheme="minorBidi"/>
          <w:noProof/>
          <w:sz w:val="22"/>
          <w:szCs w:val="22"/>
          <w:lang w:eastAsia="en-US"/>
        </w:rPr>
      </w:pPr>
      <w:ins w:id="278"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"_Toc339574985"</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21. Login dialog</w:t>
        </w:r>
        <w:r>
          <w:rPr>
            <w:noProof/>
            <w:webHidden/>
          </w:rPr>
          <w:tab/>
        </w:r>
        <w:r>
          <w:rPr>
            <w:noProof/>
            <w:webHidden/>
          </w:rPr>
          <w:fldChar w:fldCharType="begin"/>
        </w:r>
        <w:r>
          <w:rPr>
            <w:noProof/>
            <w:webHidden/>
          </w:rPr>
          <w:instrText xml:space="preserve"> PAGEREF _Toc339574985 \h </w:instrText>
        </w:r>
      </w:ins>
      <w:r>
        <w:rPr>
          <w:noProof/>
          <w:webHidden/>
        </w:rPr>
      </w:r>
      <w:r>
        <w:rPr>
          <w:noProof/>
          <w:webHidden/>
        </w:rPr>
        <w:fldChar w:fldCharType="separate"/>
      </w:r>
      <w:ins w:id="279" w:author="Erin Richardson" w:date="2012-11-01T23:13:00Z">
        <w:r>
          <w:rPr>
            <w:noProof/>
            <w:webHidden/>
          </w:rPr>
          <w:t>18</w:t>
        </w:r>
        <w:r>
          <w:rPr>
            <w:noProof/>
            <w:webHidden/>
          </w:rPr>
          <w:fldChar w:fldCharType="end"/>
        </w:r>
        <w:r w:rsidRPr="00466276">
          <w:rPr>
            <w:rStyle w:val="Hipervnculo"/>
            <w:noProof/>
          </w:rPr>
          <w:fldChar w:fldCharType="end"/>
        </w:r>
      </w:ins>
    </w:p>
    <w:p w14:paraId="275F97EF" w14:textId="77777777" w:rsidR="002435ED" w:rsidRDefault="002435ED">
      <w:pPr>
        <w:pStyle w:val="Tabladeilustraciones"/>
        <w:tabs>
          <w:tab w:val="right" w:leader="dot" w:pos="8210"/>
        </w:tabs>
        <w:rPr>
          <w:ins w:id="280" w:author="Erin Richardson" w:date="2012-11-01T23:13:00Z"/>
          <w:rFonts w:asciiTheme="minorHAnsi" w:eastAsiaTheme="minorEastAsia" w:hAnsiTheme="minorHAnsi" w:cstheme="minorBidi"/>
          <w:noProof/>
          <w:sz w:val="22"/>
          <w:szCs w:val="22"/>
          <w:lang w:eastAsia="en-US"/>
        </w:rPr>
      </w:pPr>
      <w:ins w:id="281"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"_Toc339574986"</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22. configuration files in user/password mode</w:t>
        </w:r>
        <w:r>
          <w:rPr>
            <w:noProof/>
            <w:webHidden/>
          </w:rPr>
          <w:tab/>
        </w:r>
        <w:r>
          <w:rPr>
            <w:noProof/>
            <w:webHidden/>
          </w:rPr>
          <w:fldChar w:fldCharType="begin"/>
        </w:r>
        <w:r>
          <w:rPr>
            <w:noProof/>
            <w:webHidden/>
          </w:rPr>
          <w:instrText xml:space="preserve"> PAGEREF _Toc339574986 \h </w:instrText>
        </w:r>
      </w:ins>
      <w:r>
        <w:rPr>
          <w:noProof/>
          <w:webHidden/>
        </w:rPr>
      </w:r>
      <w:r>
        <w:rPr>
          <w:noProof/>
          <w:webHidden/>
        </w:rPr>
        <w:fldChar w:fldCharType="separate"/>
      </w:r>
      <w:ins w:id="282" w:author="Erin Richardson" w:date="2012-11-01T23:13:00Z">
        <w:r>
          <w:rPr>
            <w:noProof/>
            <w:webHidden/>
          </w:rPr>
          <w:t>19</w:t>
        </w:r>
        <w:r>
          <w:rPr>
            <w:noProof/>
            <w:webHidden/>
          </w:rPr>
          <w:fldChar w:fldCharType="end"/>
        </w:r>
        <w:r w:rsidRPr="00466276">
          <w:rPr>
            <w:rStyle w:val="Hipervnculo"/>
            <w:noProof/>
          </w:rPr>
          <w:fldChar w:fldCharType="end"/>
        </w:r>
      </w:ins>
    </w:p>
    <w:p w14:paraId="19547B1A" w14:textId="77777777" w:rsidR="002435ED" w:rsidRDefault="002435ED">
      <w:pPr>
        <w:pStyle w:val="Tabladeilustraciones"/>
        <w:tabs>
          <w:tab w:val="right" w:leader="dot" w:pos="8210"/>
        </w:tabs>
        <w:rPr>
          <w:ins w:id="283" w:author="Erin Richardson" w:date="2012-11-01T23:13:00Z"/>
          <w:rFonts w:asciiTheme="minorHAnsi" w:eastAsiaTheme="minorEastAsia" w:hAnsiTheme="minorHAnsi" w:cstheme="minorBidi"/>
          <w:noProof/>
          <w:sz w:val="22"/>
          <w:szCs w:val="22"/>
          <w:lang w:eastAsia="en-US"/>
        </w:rPr>
      </w:pPr>
      <w:ins w:id="284"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"_Toc339574987"</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23: umtoolgui usage</w:t>
        </w:r>
        <w:r>
          <w:rPr>
            <w:noProof/>
            <w:webHidden/>
          </w:rPr>
          <w:tab/>
        </w:r>
        <w:r>
          <w:rPr>
            <w:noProof/>
            <w:webHidden/>
          </w:rPr>
          <w:fldChar w:fldCharType="begin"/>
        </w:r>
        <w:r>
          <w:rPr>
            <w:noProof/>
            <w:webHidden/>
          </w:rPr>
          <w:instrText xml:space="preserve"> PAGEREF _Toc339574987 \h </w:instrText>
        </w:r>
      </w:ins>
      <w:r>
        <w:rPr>
          <w:noProof/>
          <w:webHidden/>
        </w:rPr>
      </w:r>
      <w:r>
        <w:rPr>
          <w:noProof/>
          <w:webHidden/>
        </w:rPr>
        <w:fldChar w:fldCharType="separate"/>
      </w:r>
      <w:ins w:id="285" w:author="Erin Richardson" w:date="2012-11-01T23:13:00Z">
        <w:r>
          <w:rPr>
            <w:noProof/>
            <w:webHidden/>
          </w:rPr>
          <w:t>21</w:t>
        </w:r>
        <w:r>
          <w:rPr>
            <w:noProof/>
            <w:webHidden/>
          </w:rPr>
          <w:fldChar w:fldCharType="end"/>
        </w:r>
        <w:r w:rsidRPr="00466276">
          <w:rPr>
            <w:rStyle w:val="Hipervnculo"/>
            <w:noProof/>
          </w:rPr>
          <w:fldChar w:fldCharType="end"/>
        </w:r>
      </w:ins>
    </w:p>
    <w:p w14:paraId="59034EAA" w14:textId="77777777" w:rsidR="002435ED" w:rsidRDefault="002435ED">
      <w:pPr>
        <w:pStyle w:val="Tabladeilustraciones"/>
        <w:tabs>
          <w:tab w:val="right" w:leader="dot" w:pos="8210"/>
        </w:tabs>
        <w:rPr>
          <w:ins w:id="286" w:author="Erin Richardson" w:date="2012-11-01T23:13:00Z"/>
          <w:rFonts w:asciiTheme="minorHAnsi" w:eastAsiaTheme="minorEastAsia" w:hAnsiTheme="minorHAnsi" w:cstheme="minorBidi"/>
          <w:noProof/>
          <w:sz w:val="22"/>
          <w:szCs w:val="22"/>
          <w:lang w:eastAsia="en-US"/>
        </w:rPr>
      </w:pPr>
      <w:ins w:id="287"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"_Toc339574988"</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24. users.conf file format</w:t>
        </w:r>
        <w:r>
          <w:rPr>
            <w:noProof/>
            <w:webHidden/>
          </w:rPr>
          <w:tab/>
        </w:r>
        <w:r>
          <w:rPr>
            <w:noProof/>
            <w:webHidden/>
          </w:rPr>
          <w:fldChar w:fldCharType="begin"/>
        </w:r>
        <w:r>
          <w:rPr>
            <w:noProof/>
            <w:webHidden/>
          </w:rPr>
          <w:instrText xml:space="preserve"> PAGEREF _Toc339574988 \h </w:instrText>
        </w:r>
      </w:ins>
      <w:r>
        <w:rPr>
          <w:noProof/>
          <w:webHidden/>
        </w:rPr>
      </w:r>
      <w:r>
        <w:rPr>
          <w:noProof/>
          <w:webHidden/>
        </w:rPr>
        <w:fldChar w:fldCharType="separate"/>
      </w:r>
      <w:ins w:id="288" w:author="Erin Richardson" w:date="2012-11-01T23:13:00Z">
        <w:r>
          <w:rPr>
            <w:noProof/>
            <w:webHidden/>
          </w:rPr>
          <w:t>23</w:t>
        </w:r>
        <w:r>
          <w:rPr>
            <w:noProof/>
            <w:webHidden/>
          </w:rPr>
          <w:fldChar w:fldCharType="end"/>
        </w:r>
        <w:r w:rsidRPr="00466276">
          <w:rPr>
            <w:rStyle w:val="Hipervnculo"/>
            <w:noProof/>
          </w:rPr>
          <w:fldChar w:fldCharType="end"/>
        </w:r>
      </w:ins>
    </w:p>
    <w:p w14:paraId="6EEDAEC4" w14:textId="77777777" w:rsidR="002435ED" w:rsidRDefault="002435ED">
      <w:pPr>
        <w:pStyle w:val="Tabladeilustraciones"/>
        <w:tabs>
          <w:tab w:val="right" w:leader="dot" w:pos="8210"/>
        </w:tabs>
        <w:rPr>
          <w:ins w:id="289" w:author="Erin Richardson" w:date="2012-11-01T23:13:00Z"/>
          <w:rFonts w:asciiTheme="minorHAnsi" w:eastAsiaTheme="minorEastAsia" w:hAnsiTheme="minorHAnsi" w:cstheme="minorBidi"/>
          <w:noProof/>
          <w:sz w:val="22"/>
          <w:szCs w:val="22"/>
          <w:lang w:eastAsia="en-US"/>
        </w:rPr>
      </w:pPr>
      <w:ins w:id="290"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"_Toc339574989"</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25. groups.conf file format</w:t>
        </w:r>
        <w:r>
          <w:rPr>
            <w:noProof/>
            <w:webHidden/>
          </w:rPr>
          <w:tab/>
        </w:r>
        <w:r>
          <w:rPr>
            <w:noProof/>
            <w:webHidden/>
          </w:rPr>
          <w:fldChar w:fldCharType="begin"/>
        </w:r>
        <w:r>
          <w:rPr>
            <w:noProof/>
            <w:webHidden/>
          </w:rPr>
          <w:instrText xml:space="preserve"> PAGEREF _Toc339574989 \h </w:instrText>
        </w:r>
      </w:ins>
      <w:r>
        <w:rPr>
          <w:noProof/>
          <w:webHidden/>
        </w:rPr>
      </w:r>
      <w:r>
        <w:rPr>
          <w:noProof/>
          <w:webHidden/>
        </w:rPr>
        <w:fldChar w:fldCharType="separate"/>
      </w:r>
      <w:ins w:id="291" w:author="Erin Richardson" w:date="2012-11-01T23:13:00Z">
        <w:r>
          <w:rPr>
            <w:noProof/>
            <w:webHidden/>
          </w:rPr>
          <w:t>23</w:t>
        </w:r>
        <w:r>
          <w:rPr>
            <w:noProof/>
            <w:webHidden/>
          </w:rPr>
          <w:fldChar w:fldCharType="end"/>
        </w:r>
        <w:r w:rsidRPr="00466276">
          <w:rPr>
            <w:rStyle w:val="Hipervnculo"/>
            <w:noProof/>
          </w:rPr>
          <w:fldChar w:fldCharType="end"/>
        </w:r>
      </w:ins>
    </w:p>
    <w:p w14:paraId="2F567B55" w14:textId="77777777" w:rsidR="002435ED" w:rsidRDefault="002435ED">
      <w:pPr>
        <w:pStyle w:val="Tabladeilustraciones"/>
        <w:tabs>
          <w:tab w:val="right" w:leader="dot" w:pos="8210"/>
        </w:tabs>
        <w:rPr>
          <w:ins w:id="292" w:author="Erin Richardson" w:date="2012-11-01T23:13:00Z"/>
          <w:rFonts w:asciiTheme="minorHAnsi" w:eastAsiaTheme="minorEastAsia" w:hAnsiTheme="minorHAnsi" w:cstheme="minorBidi"/>
          <w:noProof/>
          <w:sz w:val="22"/>
          <w:szCs w:val="22"/>
          <w:lang w:eastAsia="en-US"/>
        </w:rPr>
      </w:pPr>
      <w:ins w:id="293"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"_Toc339574990"</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 xml:space="preserve">Figure 26. server.conf contains </w:t>
        </w:r>
        <w:r w:rsidRPr="00466276">
          <w:rPr>
            <w:rStyle w:val="Hipervnculo"/>
            <w:i/>
            <w:noProof/>
          </w:rPr>
          <w:t>WorkingMode</w:t>
        </w:r>
        <w:r>
          <w:rPr>
            <w:noProof/>
            <w:webHidden/>
          </w:rPr>
          <w:tab/>
        </w:r>
        <w:r>
          <w:rPr>
            <w:noProof/>
            <w:webHidden/>
          </w:rPr>
          <w:fldChar w:fldCharType="begin"/>
        </w:r>
        <w:r>
          <w:rPr>
            <w:noProof/>
            <w:webHidden/>
          </w:rPr>
          <w:instrText xml:space="preserve"> PAGEREF _Toc339574990 \h </w:instrText>
        </w:r>
      </w:ins>
      <w:r>
        <w:rPr>
          <w:noProof/>
          <w:webHidden/>
        </w:rPr>
      </w:r>
      <w:r>
        <w:rPr>
          <w:noProof/>
          <w:webHidden/>
        </w:rPr>
        <w:fldChar w:fldCharType="separate"/>
      </w:r>
      <w:ins w:id="294" w:author="Erin Richardson" w:date="2012-11-01T23:13:00Z">
        <w:r>
          <w:rPr>
            <w:noProof/>
            <w:webHidden/>
          </w:rPr>
          <w:t>23</w:t>
        </w:r>
        <w:r>
          <w:rPr>
            <w:noProof/>
            <w:webHidden/>
          </w:rPr>
          <w:fldChar w:fldCharType="end"/>
        </w:r>
        <w:r w:rsidRPr="00466276">
          <w:rPr>
            <w:rStyle w:val="Hipervnculo"/>
            <w:noProof/>
          </w:rPr>
          <w:fldChar w:fldCharType="end"/>
        </w:r>
      </w:ins>
    </w:p>
    <w:p w14:paraId="23C63589" w14:textId="77777777" w:rsidR="002435ED" w:rsidRDefault="002435ED">
      <w:pPr>
        <w:pStyle w:val="Tabladeilustraciones"/>
        <w:tabs>
          <w:tab w:val="right" w:leader="dot" w:pos="8210"/>
        </w:tabs>
        <w:rPr>
          <w:ins w:id="295" w:author="Erin Richardson" w:date="2012-11-01T23:13:00Z"/>
          <w:rFonts w:asciiTheme="minorHAnsi" w:eastAsiaTheme="minorEastAsia" w:hAnsiTheme="minorHAnsi" w:cstheme="minorBidi"/>
          <w:noProof/>
          <w:sz w:val="22"/>
          <w:szCs w:val="22"/>
          <w:lang w:eastAsia="en-US"/>
        </w:rPr>
      </w:pPr>
      <w:ins w:id="296"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"_Toc339574991"</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27. Managing Plastic SCM server service</w:t>
        </w:r>
        <w:r>
          <w:rPr>
            <w:noProof/>
            <w:webHidden/>
          </w:rPr>
          <w:tab/>
        </w:r>
        <w:r>
          <w:rPr>
            <w:noProof/>
            <w:webHidden/>
          </w:rPr>
          <w:fldChar w:fldCharType="begin"/>
        </w:r>
        <w:r>
          <w:rPr>
            <w:noProof/>
            <w:webHidden/>
          </w:rPr>
          <w:instrText xml:space="preserve"> PAGEREF _Toc339574991 \h </w:instrText>
        </w:r>
      </w:ins>
      <w:r>
        <w:rPr>
          <w:noProof/>
          <w:webHidden/>
        </w:rPr>
      </w:r>
      <w:r>
        <w:rPr>
          <w:noProof/>
          <w:webHidden/>
        </w:rPr>
        <w:fldChar w:fldCharType="separate"/>
      </w:r>
      <w:ins w:id="297" w:author="Erin Richardson" w:date="2012-11-01T23:13:00Z">
        <w:r>
          <w:rPr>
            <w:noProof/>
            <w:webHidden/>
          </w:rPr>
          <w:t>25</w:t>
        </w:r>
        <w:r>
          <w:rPr>
            <w:noProof/>
            <w:webHidden/>
          </w:rPr>
          <w:fldChar w:fldCharType="end"/>
        </w:r>
        <w:r w:rsidRPr="00466276">
          <w:rPr>
            <w:rStyle w:val="Hipervnculo"/>
            <w:noProof/>
          </w:rPr>
          <w:fldChar w:fldCharType="end"/>
        </w:r>
      </w:ins>
    </w:p>
    <w:p w14:paraId="06009174" w14:textId="77777777" w:rsidR="002435ED" w:rsidRDefault="002435ED">
      <w:pPr>
        <w:pStyle w:val="Tabladeilustraciones"/>
        <w:tabs>
          <w:tab w:val="right" w:leader="dot" w:pos="8210"/>
        </w:tabs>
        <w:rPr>
          <w:ins w:id="298" w:author="Erin Richardson" w:date="2012-11-01T23:13:00Z"/>
          <w:rFonts w:asciiTheme="minorHAnsi" w:eastAsiaTheme="minorEastAsia" w:hAnsiTheme="minorHAnsi" w:cstheme="minorBidi"/>
          <w:noProof/>
          <w:sz w:val="22"/>
          <w:szCs w:val="22"/>
          <w:lang w:eastAsia="en-US"/>
        </w:rPr>
      </w:pPr>
      <w:ins w:id="299"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"_Toc339574992"</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28. Client configuration welcome screen</w:t>
        </w:r>
        <w:r>
          <w:rPr>
            <w:noProof/>
            <w:webHidden/>
          </w:rPr>
          <w:tab/>
        </w:r>
        <w:r>
          <w:rPr>
            <w:noProof/>
            <w:webHidden/>
          </w:rPr>
          <w:fldChar w:fldCharType="begin"/>
        </w:r>
        <w:r>
          <w:rPr>
            <w:noProof/>
            <w:webHidden/>
          </w:rPr>
          <w:instrText xml:space="preserve"> PAGEREF _Toc339574992 \h </w:instrText>
        </w:r>
      </w:ins>
      <w:r>
        <w:rPr>
          <w:noProof/>
          <w:webHidden/>
        </w:rPr>
      </w:r>
      <w:r>
        <w:rPr>
          <w:noProof/>
          <w:webHidden/>
        </w:rPr>
        <w:fldChar w:fldCharType="separate"/>
      </w:r>
      <w:ins w:id="300" w:author="Erin Richardson" w:date="2012-11-01T23:13:00Z">
        <w:r>
          <w:rPr>
            <w:noProof/>
            <w:webHidden/>
          </w:rPr>
          <w:t>26</w:t>
        </w:r>
        <w:r>
          <w:rPr>
            <w:noProof/>
            <w:webHidden/>
          </w:rPr>
          <w:fldChar w:fldCharType="end"/>
        </w:r>
        <w:r w:rsidRPr="00466276">
          <w:rPr>
            <w:rStyle w:val="Hipervnculo"/>
            <w:noProof/>
          </w:rPr>
          <w:fldChar w:fldCharType="end"/>
        </w:r>
      </w:ins>
    </w:p>
    <w:p w14:paraId="5ED8C9F5" w14:textId="77777777" w:rsidR="002435ED" w:rsidRDefault="002435ED">
      <w:pPr>
        <w:pStyle w:val="Tabladeilustraciones"/>
        <w:tabs>
          <w:tab w:val="right" w:leader="dot" w:pos="8210"/>
        </w:tabs>
        <w:rPr>
          <w:ins w:id="301" w:author="Erin Richardson" w:date="2012-11-01T23:13:00Z"/>
          <w:rFonts w:asciiTheme="minorHAnsi" w:eastAsiaTheme="minorEastAsia" w:hAnsiTheme="minorHAnsi" w:cstheme="minorBidi"/>
          <w:noProof/>
          <w:sz w:val="22"/>
          <w:szCs w:val="22"/>
          <w:lang w:eastAsia="en-US"/>
        </w:rPr>
      </w:pPr>
      <w:ins w:id="302"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"_Toc339574993"</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29. Client configuration language selection</w:t>
        </w:r>
        <w:r>
          <w:rPr>
            <w:noProof/>
            <w:webHidden/>
          </w:rPr>
          <w:tab/>
        </w:r>
        <w:r>
          <w:rPr>
            <w:noProof/>
            <w:webHidden/>
          </w:rPr>
          <w:fldChar w:fldCharType="begin"/>
        </w:r>
        <w:r>
          <w:rPr>
            <w:noProof/>
            <w:webHidden/>
          </w:rPr>
          <w:instrText xml:space="preserve"> PAGEREF _Toc339574993 \h </w:instrText>
        </w:r>
      </w:ins>
      <w:r>
        <w:rPr>
          <w:noProof/>
          <w:webHidden/>
        </w:rPr>
      </w:r>
      <w:r>
        <w:rPr>
          <w:noProof/>
          <w:webHidden/>
        </w:rPr>
        <w:fldChar w:fldCharType="separate"/>
      </w:r>
      <w:ins w:id="303" w:author="Erin Richardson" w:date="2012-11-01T23:13:00Z">
        <w:r>
          <w:rPr>
            <w:noProof/>
            <w:webHidden/>
          </w:rPr>
          <w:t>26</w:t>
        </w:r>
        <w:r>
          <w:rPr>
            <w:noProof/>
            <w:webHidden/>
          </w:rPr>
          <w:fldChar w:fldCharType="end"/>
        </w:r>
        <w:r w:rsidRPr="00466276">
          <w:rPr>
            <w:rStyle w:val="Hipervnculo"/>
            <w:noProof/>
          </w:rPr>
          <w:fldChar w:fldCharType="end"/>
        </w:r>
      </w:ins>
    </w:p>
    <w:p w14:paraId="3DC8AC66" w14:textId="77777777" w:rsidR="002435ED" w:rsidRDefault="002435ED">
      <w:pPr>
        <w:pStyle w:val="Tabladeilustraciones"/>
        <w:tabs>
          <w:tab w:val="right" w:leader="dot" w:pos="8210"/>
        </w:tabs>
        <w:rPr>
          <w:ins w:id="304" w:author="Erin Richardson" w:date="2012-11-01T23:13:00Z"/>
          <w:rFonts w:asciiTheme="minorHAnsi" w:eastAsiaTheme="minorEastAsia" w:hAnsiTheme="minorHAnsi" w:cstheme="minorBidi"/>
          <w:noProof/>
          <w:sz w:val="22"/>
          <w:szCs w:val="22"/>
          <w:lang w:eastAsia="en-US"/>
        </w:rPr>
      </w:pPr>
      <w:ins w:id="305"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"_Toc339574994"</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30. Workspace server selection</w:t>
        </w:r>
        <w:r>
          <w:rPr>
            <w:noProof/>
            <w:webHidden/>
          </w:rPr>
          <w:tab/>
        </w:r>
        <w:r>
          <w:rPr>
            <w:noProof/>
            <w:webHidden/>
          </w:rPr>
          <w:fldChar w:fldCharType="begin"/>
        </w:r>
        <w:r>
          <w:rPr>
            <w:noProof/>
            <w:webHidden/>
          </w:rPr>
          <w:instrText xml:space="preserve"> PAGEREF _Toc339574994 \h </w:instrText>
        </w:r>
      </w:ins>
      <w:r>
        <w:rPr>
          <w:noProof/>
          <w:webHidden/>
        </w:rPr>
      </w:r>
      <w:r>
        <w:rPr>
          <w:noProof/>
          <w:webHidden/>
        </w:rPr>
        <w:fldChar w:fldCharType="separate"/>
      </w:r>
      <w:ins w:id="306" w:author="Erin Richardson" w:date="2012-11-01T23:13:00Z">
        <w:r>
          <w:rPr>
            <w:noProof/>
            <w:webHidden/>
          </w:rPr>
          <w:t>27</w:t>
        </w:r>
        <w:r>
          <w:rPr>
            <w:noProof/>
            <w:webHidden/>
          </w:rPr>
          <w:fldChar w:fldCharType="end"/>
        </w:r>
        <w:r w:rsidRPr="00466276">
          <w:rPr>
            <w:rStyle w:val="Hipervnculo"/>
            <w:noProof/>
          </w:rPr>
          <w:fldChar w:fldCharType="end"/>
        </w:r>
      </w:ins>
    </w:p>
    <w:p w14:paraId="568A8A36" w14:textId="77777777" w:rsidR="002435ED" w:rsidRDefault="002435ED">
      <w:pPr>
        <w:pStyle w:val="Tabladeilustraciones"/>
        <w:tabs>
          <w:tab w:val="right" w:leader="dot" w:pos="8210"/>
        </w:tabs>
        <w:rPr>
          <w:ins w:id="307" w:author="Erin Richardson" w:date="2012-11-01T23:13:00Z"/>
          <w:rFonts w:asciiTheme="minorHAnsi" w:eastAsiaTheme="minorEastAsia" w:hAnsiTheme="minorHAnsi" w:cstheme="minorBidi"/>
          <w:noProof/>
          <w:sz w:val="22"/>
          <w:szCs w:val="22"/>
          <w:lang w:eastAsia="en-US"/>
        </w:rPr>
      </w:pPr>
      <w:ins w:id="308"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"_Toc339574995"</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31. Client authentication selection</w:t>
        </w:r>
        <w:r>
          <w:rPr>
            <w:noProof/>
            <w:webHidden/>
          </w:rPr>
          <w:tab/>
        </w:r>
        <w:r>
          <w:rPr>
            <w:noProof/>
            <w:webHidden/>
          </w:rPr>
          <w:fldChar w:fldCharType="begin"/>
        </w:r>
        <w:r>
          <w:rPr>
            <w:noProof/>
            <w:webHidden/>
          </w:rPr>
          <w:instrText xml:space="preserve"> PAGEREF _Toc339574995 \h </w:instrText>
        </w:r>
      </w:ins>
      <w:r>
        <w:rPr>
          <w:noProof/>
          <w:webHidden/>
        </w:rPr>
      </w:r>
      <w:r>
        <w:rPr>
          <w:noProof/>
          <w:webHidden/>
        </w:rPr>
        <w:fldChar w:fldCharType="separate"/>
      </w:r>
      <w:ins w:id="309" w:author="Erin Richardson" w:date="2012-11-01T23:13:00Z">
        <w:r>
          <w:rPr>
            <w:noProof/>
            <w:webHidden/>
          </w:rPr>
          <w:t>27</w:t>
        </w:r>
        <w:r>
          <w:rPr>
            <w:noProof/>
            <w:webHidden/>
          </w:rPr>
          <w:fldChar w:fldCharType="end"/>
        </w:r>
        <w:r w:rsidRPr="00466276">
          <w:rPr>
            <w:rStyle w:val="Hipervnculo"/>
            <w:noProof/>
          </w:rPr>
          <w:fldChar w:fldCharType="end"/>
        </w:r>
      </w:ins>
    </w:p>
    <w:p w14:paraId="1BE52C8F" w14:textId="77777777" w:rsidR="002435ED" w:rsidRDefault="002435ED">
      <w:pPr>
        <w:pStyle w:val="Tabladeilustraciones"/>
        <w:tabs>
          <w:tab w:val="right" w:leader="dot" w:pos="8210"/>
        </w:tabs>
        <w:rPr>
          <w:ins w:id="310" w:author="Erin Richardson" w:date="2012-11-01T23:13:00Z"/>
          <w:rFonts w:asciiTheme="minorHAnsi" w:eastAsiaTheme="minorEastAsia" w:hAnsiTheme="minorHAnsi" w:cstheme="minorBidi"/>
          <w:noProof/>
          <w:sz w:val="22"/>
          <w:szCs w:val="22"/>
          <w:lang w:eastAsia="en-US"/>
        </w:rPr>
      </w:pPr>
      <w:ins w:id="311"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"_Toc339574996"</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32. Client AD LDAP authentication window</w:t>
        </w:r>
        <w:r>
          <w:rPr>
            <w:noProof/>
            <w:webHidden/>
          </w:rPr>
          <w:tab/>
        </w:r>
        <w:r>
          <w:rPr>
            <w:noProof/>
            <w:webHidden/>
          </w:rPr>
          <w:fldChar w:fldCharType="begin"/>
        </w:r>
        <w:r>
          <w:rPr>
            <w:noProof/>
            <w:webHidden/>
          </w:rPr>
          <w:instrText xml:space="preserve"> PAGEREF _Toc339574996 \h </w:instrText>
        </w:r>
      </w:ins>
      <w:r>
        <w:rPr>
          <w:noProof/>
          <w:webHidden/>
        </w:rPr>
      </w:r>
      <w:r>
        <w:rPr>
          <w:noProof/>
          <w:webHidden/>
        </w:rPr>
        <w:fldChar w:fldCharType="separate"/>
      </w:r>
      <w:ins w:id="312" w:author="Erin Richardson" w:date="2012-11-01T23:13:00Z">
        <w:r>
          <w:rPr>
            <w:noProof/>
            <w:webHidden/>
          </w:rPr>
          <w:t>27</w:t>
        </w:r>
        <w:r>
          <w:rPr>
            <w:noProof/>
            <w:webHidden/>
          </w:rPr>
          <w:fldChar w:fldCharType="end"/>
        </w:r>
        <w:r w:rsidRPr="00466276">
          <w:rPr>
            <w:rStyle w:val="Hipervnculo"/>
            <w:noProof/>
          </w:rPr>
          <w:fldChar w:fldCharType="end"/>
        </w:r>
      </w:ins>
    </w:p>
    <w:p w14:paraId="41EB35DA" w14:textId="77777777" w:rsidR="002435ED" w:rsidRDefault="002435ED">
      <w:pPr>
        <w:pStyle w:val="Tabladeilustraciones"/>
        <w:tabs>
          <w:tab w:val="right" w:leader="dot" w:pos="8210"/>
        </w:tabs>
        <w:rPr>
          <w:ins w:id="313" w:author="Erin Richardson" w:date="2012-11-01T23:13:00Z"/>
          <w:rFonts w:asciiTheme="minorHAnsi" w:eastAsiaTheme="minorEastAsia" w:hAnsiTheme="minorHAnsi" w:cstheme="minorBidi"/>
          <w:noProof/>
          <w:sz w:val="22"/>
          <w:szCs w:val="22"/>
          <w:lang w:eastAsia="en-US"/>
        </w:rPr>
      </w:pPr>
      <w:ins w:id="314"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"_Toc339574997"</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33. Example of proxy deployment</w:t>
        </w:r>
        <w:r>
          <w:rPr>
            <w:noProof/>
            <w:webHidden/>
          </w:rPr>
          <w:tab/>
        </w:r>
        <w:r>
          <w:rPr>
            <w:noProof/>
            <w:webHidden/>
          </w:rPr>
          <w:fldChar w:fldCharType="begin"/>
        </w:r>
        <w:r>
          <w:rPr>
            <w:noProof/>
            <w:webHidden/>
          </w:rPr>
          <w:instrText xml:space="preserve"> PAGEREF _Toc339574997 \h </w:instrText>
        </w:r>
      </w:ins>
      <w:r>
        <w:rPr>
          <w:noProof/>
          <w:webHidden/>
        </w:rPr>
      </w:r>
      <w:r>
        <w:rPr>
          <w:noProof/>
          <w:webHidden/>
        </w:rPr>
        <w:fldChar w:fldCharType="separate"/>
      </w:r>
      <w:ins w:id="315" w:author="Erin Richardson" w:date="2012-11-01T23:13:00Z">
        <w:r>
          <w:rPr>
            <w:noProof/>
            <w:webHidden/>
          </w:rPr>
          <w:t>32</w:t>
        </w:r>
        <w:r>
          <w:rPr>
            <w:noProof/>
            <w:webHidden/>
          </w:rPr>
          <w:fldChar w:fldCharType="end"/>
        </w:r>
        <w:r w:rsidRPr="00466276">
          <w:rPr>
            <w:rStyle w:val="Hipervnculo"/>
            <w:noProof/>
          </w:rPr>
          <w:fldChar w:fldCharType="end"/>
        </w:r>
      </w:ins>
    </w:p>
    <w:p w14:paraId="777DC61B" w14:textId="77777777" w:rsidR="002435ED" w:rsidRDefault="002435ED">
      <w:pPr>
        <w:pStyle w:val="Tabladeilustraciones"/>
        <w:tabs>
          <w:tab w:val="right" w:leader="dot" w:pos="8210"/>
        </w:tabs>
        <w:rPr>
          <w:ins w:id="316" w:author="Erin Richardson" w:date="2012-11-01T23:13:00Z"/>
          <w:rFonts w:asciiTheme="minorHAnsi" w:eastAsiaTheme="minorEastAsia" w:hAnsiTheme="minorHAnsi" w:cstheme="minorBidi"/>
          <w:noProof/>
          <w:sz w:val="22"/>
          <w:szCs w:val="22"/>
          <w:lang w:eastAsia="en-US"/>
        </w:rPr>
      </w:pPr>
      <w:ins w:id="317"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"_Toc339574998"</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34. Example of network</w:t>
        </w:r>
        <w:r>
          <w:rPr>
            <w:noProof/>
            <w:webHidden/>
          </w:rPr>
          <w:tab/>
        </w:r>
        <w:r>
          <w:rPr>
            <w:noProof/>
            <w:webHidden/>
          </w:rPr>
          <w:fldChar w:fldCharType="begin"/>
        </w:r>
        <w:r>
          <w:rPr>
            <w:noProof/>
            <w:webHidden/>
          </w:rPr>
          <w:instrText xml:space="preserve"> PAGEREF _Toc339574998 \h </w:instrText>
        </w:r>
      </w:ins>
      <w:r>
        <w:rPr>
          <w:noProof/>
          <w:webHidden/>
        </w:rPr>
      </w:r>
      <w:r>
        <w:rPr>
          <w:noProof/>
          <w:webHidden/>
        </w:rPr>
        <w:fldChar w:fldCharType="separate"/>
      </w:r>
      <w:ins w:id="318" w:author="Erin Richardson" w:date="2012-11-01T23:13:00Z">
        <w:r>
          <w:rPr>
            <w:noProof/>
            <w:webHidden/>
          </w:rPr>
          <w:t>32</w:t>
        </w:r>
        <w:r>
          <w:rPr>
            <w:noProof/>
            <w:webHidden/>
          </w:rPr>
          <w:fldChar w:fldCharType="end"/>
        </w:r>
        <w:r w:rsidRPr="00466276">
          <w:rPr>
            <w:rStyle w:val="Hipervnculo"/>
            <w:noProof/>
          </w:rPr>
          <w:fldChar w:fldCharType="end"/>
        </w:r>
      </w:ins>
    </w:p>
    <w:p w14:paraId="2F25F8D0" w14:textId="77777777" w:rsidR="002435ED" w:rsidRDefault="002435ED">
      <w:pPr>
        <w:pStyle w:val="Tabladeilustraciones"/>
        <w:tabs>
          <w:tab w:val="right" w:leader="dot" w:pos="8210"/>
        </w:tabs>
        <w:rPr>
          <w:ins w:id="319" w:author="Erin Richardson" w:date="2012-11-01T23:13:00Z"/>
          <w:rFonts w:asciiTheme="minorHAnsi" w:eastAsiaTheme="minorEastAsia" w:hAnsiTheme="minorHAnsi" w:cstheme="minorBidi"/>
          <w:noProof/>
          <w:sz w:val="22"/>
          <w:szCs w:val="22"/>
          <w:lang w:eastAsia="en-US"/>
        </w:rPr>
      </w:pPr>
      <w:ins w:id="320"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"_Toc339574999"</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35. Same network, improved by using two proxies</w:t>
        </w:r>
        <w:r>
          <w:rPr>
            <w:noProof/>
            <w:webHidden/>
          </w:rPr>
          <w:tab/>
        </w:r>
        <w:r>
          <w:rPr>
            <w:noProof/>
            <w:webHidden/>
          </w:rPr>
          <w:fldChar w:fldCharType="begin"/>
        </w:r>
        <w:r>
          <w:rPr>
            <w:noProof/>
            <w:webHidden/>
          </w:rPr>
          <w:instrText xml:space="preserve"> PAGEREF _Toc339574999 \h </w:instrText>
        </w:r>
      </w:ins>
      <w:r>
        <w:rPr>
          <w:noProof/>
          <w:webHidden/>
        </w:rPr>
      </w:r>
      <w:r>
        <w:rPr>
          <w:noProof/>
          <w:webHidden/>
        </w:rPr>
        <w:fldChar w:fldCharType="separate"/>
      </w:r>
      <w:ins w:id="321" w:author="Erin Richardson" w:date="2012-11-01T23:13:00Z">
        <w:r>
          <w:rPr>
            <w:noProof/>
            <w:webHidden/>
          </w:rPr>
          <w:t>33</w:t>
        </w:r>
        <w:r>
          <w:rPr>
            <w:noProof/>
            <w:webHidden/>
          </w:rPr>
          <w:fldChar w:fldCharType="end"/>
        </w:r>
        <w:r w:rsidRPr="00466276">
          <w:rPr>
            <w:rStyle w:val="Hipervnculo"/>
            <w:noProof/>
          </w:rPr>
          <w:fldChar w:fldCharType="end"/>
        </w:r>
      </w:ins>
    </w:p>
    <w:p w14:paraId="5EC718E7" w14:textId="77777777" w:rsidR="002435ED" w:rsidRDefault="002435ED">
      <w:pPr>
        <w:pStyle w:val="Tabladeilustraciones"/>
        <w:tabs>
          <w:tab w:val="right" w:leader="dot" w:pos="8210"/>
        </w:tabs>
        <w:rPr>
          <w:ins w:id="322" w:author="Erin Richardson" w:date="2012-11-01T23:13:00Z"/>
          <w:rFonts w:asciiTheme="minorHAnsi" w:eastAsiaTheme="minorEastAsia" w:hAnsiTheme="minorHAnsi" w:cstheme="minorBidi"/>
          <w:noProof/>
          <w:sz w:val="22"/>
          <w:szCs w:val="22"/>
          <w:lang w:eastAsia="en-US"/>
        </w:rPr>
      </w:pPr>
      <w:ins w:id="323"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"_Toc339575000"</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36. Proxy installer binaries folder</w:t>
        </w:r>
        <w:r>
          <w:rPr>
            <w:noProof/>
            <w:webHidden/>
          </w:rPr>
          <w:tab/>
        </w:r>
        <w:r>
          <w:rPr>
            <w:noProof/>
            <w:webHidden/>
          </w:rPr>
          <w:fldChar w:fldCharType="begin"/>
        </w:r>
        <w:r>
          <w:rPr>
            <w:noProof/>
            <w:webHidden/>
          </w:rPr>
          <w:instrText xml:space="preserve"> PAGEREF _Toc339575000 \h </w:instrText>
        </w:r>
      </w:ins>
      <w:r>
        <w:rPr>
          <w:noProof/>
          <w:webHidden/>
        </w:rPr>
      </w:r>
      <w:r>
        <w:rPr>
          <w:noProof/>
          <w:webHidden/>
        </w:rPr>
        <w:fldChar w:fldCharType="separate"/>
      </w:r>
      <w:ins w:id="324" w:author="Erin Richardson" w:date="2012-11-01T23:13:00Z">
        <w:r>
          <w:rPr>
            <w:noProof/>
            <w:webHidden/>
          </w:rPr>
          <w:t>33</w:t>
        </w:r>
        <w:r>
          <w:rPr>
            <w:noProof/>
            <w:webHidden/>
          </w:rPr>
          <w:fldChar w:fldCharType="end"/>
        </w:r>
        <w:r w:rsidRPr="00466276">
          <w:rPr>
            <w:rStyle w:val="Hipervnculo"/>
            <w:noProof/>
          </w:rPr>
          <w:fldChar w:fldCharType="end"/>
        </w:r>
      </w:ins>
    </w:p>
    <w:p w14:paraId="171351DA" w14:textId="77777777" w:rsidR="002435ED" w:rsidRDefault="002435ED">
      <w:pPr>
        <w:pStyle w:val="Tabladeilustraciones"/>
        <w:tabs>
          <w:tab w:val="right" w:leader="dot" w:pos="8210"/>
        </w:tabs>
        <w:rPr>
          <w:ins w:id="325" w:author="Erin Richardson" w:date="2012-11-01T23:13:00Z"/>
          <w:rFonts w:asciiTheme="minorHAnsi" w:eastAsiaTheme="minorEastAsia" w:hAnsiTheme="minorHAnsi" w:cstheme="minorBidi"/>
          <w:noProof/>
          <w:sz w:val="22"/>
          <w:szCs w:val="22"/>
          <w:lang w:eastAsia="en-US"/>
        </w:rPr>
      </w:pPr>
      <w:ins w:id="326"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"_Toc339575001"</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37. Cached data directory location</w:t>
        </w:r>
        <w:r>
          <w:rPr>
            <w:noProof/>
            <w:webHidden/>
          </w:rPr>
          <w:tab/>
        </w:r>
        <w:r>
          <w:rPr>
            <w:noProof/>
            <w:webHidden/>
          </w:rPr>
          <w:fldChar w:fldCharType="begin"/>
        </w:r>
        <w:r>
          <w:rPr>
            <w:noProof/>
            <w:webHidden/>
          </w:rPr>
          <w:instrText xml:space="preserve"> PAGEREF _Toc339575001 \h </w:instrText>
        </w:r>
      </w:ins>
      <w:r>
        <w:rPr>
          <w:noProof/>
          <w:webHidden/>
        </w:rPr>
      </w:r>
      <w:r>
        <w:rPr>
          <w:noProof/>
          <w:webHidden/>
        </w:rPr>
        <w:fldChar w:fldCharType="separate"/>
      </w:r>
      <w:ins w:id="327" w:author="Erin Richardson" w:date="2012-11-01T23:13:00Z">
        <w:r>
          <w:rPr>
            <w:noProof/>
            <w:webHidden/>
          </w:rPr>
          <w:t>34</w:t>
        </w:r>
        <w:r>
          <w:rPr>
            <w:noProof/>
            <w:webHidden/>
          </w:rPr>
          <w:fldChar w:fldCharType="end"/>
        </w:r>
        <w:r w:rsidRPr="00466276">
          <w:rPr>
            <w:rStyle w:val="Hipervnculo"/>
            <w:noProof/>
          </w:rPr>
          <w:fldChar w:fldCharType="end"/>
        </w:r>
      </w:ins>
    </w:p>
    <w:p w14:paraId="5B37DC4E" w14:textId="77777777" w:rsidR="002435ED" w:rsidRDefault="002435ED">
      <w:pPr>
        <w:pStyle w:val="Tabladeilustraciones"/>
        <w:tabs>
          <w:tab w:val="right" w:leader="dot" w:pos="8210"/>
        </w:tabs>
        <w:rPr>
          <w:ins w:id="328" w:author="Erin Richardson" w:date="2012-11-01T23:13:00Z"/>
          <w:rFonts w:asciiTheme="minorHAnsi" w:eastAsiaTheme="minorEastAsia" w:hAnsiTheme="minorHAnsi" w:cstheme="minorBidi"/>
          <w:noProof/>
          <w:sz w:val="22"/>
          <w:szCs w:val="22"/>
          <w:lang w:eastAsia="en-US"/>
        </w:rPr>
      </w:pPr>
      <w:ins w:id="329"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"_Toc339575002"</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38: Proxy listening port</w:t>
        </w:r>
        <w:r>
          <w:rPr>
            <w:noProof/>
            <w:webHidden/>
          </w:rPr>
          <w:tab/>
        </w:r>
        <w:r>
          <w:rPr>
            <w:noProof/>
            <w:webHidden/>
          </w:rPr>
          <w:fldChar w:fldCharType="begin"/>
        </w:r>
        <w:r>
          <w:rPr>
            <w:noProof/>
            <w:webHidden/>
          </w:rPr>
          <w:instrText xml:space="preserve"> PAGEREF _Toc339575002 \h </w:instrText>
        </w:r>
      </w:ins>
      <w:r>
        <w:rPr>
          <w:noProof/>
          <w:webHidden/>
        </w:rPr>
      </w:r>
      <w:r>
        <w:rPr>
          <w:noProof/>
          <w:webHidden/>
        </w:rPr>
        <w:fldChar w:fldCharType="separate"/>
      </w:r>
      <w:ins w:id="330" w:author="Erin Richardson" w:date="2012-11-01T23:13:00Z">
        <w:r>
          <w:rPr>
            <w:noProof/>
            <w:webHidden/>
          </w:rPr>
          <w:t>34</w:t>
        </w:r>
        <w:r>
          <w:rPr>
            <w:noProof/>
            <w:webHidden/>
          </w:rPr>
          <w:fldChar w:fldCharType="end"/>
        </w:r>
        <w:r w:rsidRPr="00466276">
          <w:rPr>
            <w:rStyle w:val="Hipervnculo"/>
            <w:noProof/>
          </w:rPr>
          <w:fldChar w:fldCharType="end"/>
        </w:r>
      </w:ins>
    </w:p>
    <w:p w14:paraId="090B7A73" w14:textId="77777777" w:rsidR="002435ED" w:rsidRDefault="002435ED">
      <w:pPr>
        <w:pStyle w:val="Tabladeilustraciones"/>
        <w:tabs>
          <w:tab w:val="right" w:leader="dot" w:pos="8210"/>
        </w:tabs>
        <w:rPr>
          <w:ins w:id="331" w:author="Erin Richardson" w:date="2012-11-01T23:13:00Z"/>
          <w:rFonts w:asciiTheme="minorHAnsi" w:eastAsiaTheme="minorEastAsia" w:hAnsiTheme="minorHAnsi" w:cstheme="minorBidi"/>
          <w:noProof/>
          <w:sz w:val="22"/>
          <w:szCs w:val="22"/>
          <w:lang w:eastAsia="en-US"/>
        </w:rPr>
      </w:pPr>
      <w:ins w:id="332"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"_Toc339575003"</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39: configuring a proxy server in the Plastic SCM client</w:t>
        </w:r>
        <w:r>
          <w:rPr>
            <w:noProof/>
            <w:webHidden/>
          </w:rPr>
          <w:tab/>
        </w:r>
        <w:r>
          <w:rPr>
            <w:noProof/>
            <w:webHidden/>
          </w:rPr>
          <w:fldChar w:fldCharType="begin"/>
        </w:r>
        <w:r>
          <w:rPr>
            <w:noProof/>
            <w:webHidden/>
          </w:rPr>
          <w:instrText xml:space="preserve"> PAGEREF _Toc339575003 \h </w:instrText>
        </w:r>
      </w:ins>
      <w:r>
        <w:rPr>
          <w:noProof/>
          <w:webHidden/>
        </w:rPr>
      </w:r>
      <w:r>
        <w:rPr>
          <w:noProof/>
          <w:webHidden/>
        </w:rPr>
        <w:fldChar w:fldCharType="separate"/>
      </w:r>
      <w:ins w:id="333" w:author="Erin Richardson" w:date="2012-11-01T23:13:00Z">
        <w:r>
          <w:rPr>
            <w:noProof/>
            <w:webHidden/>
          </w:rPr>
          <w:t>35</w:t>
        </w:r>
        <w:r>
          <w:rPr>
            <w:noProof/>
            <w:webHidden/>
          </w:rPr>
          <w:fldChar w:fldCharType="end"/>
        </w:r>
        <w:r w:rsidRPr="00466276">
          <w:rPr>
            <w:rStyle w:val="Hipervnculo"/>
            <w:noProof/>
          </w:rPr>
          <w:fldChar w:fldCharType="end"/>
        </w:r>
      </w:ins>
    </w:p>
    <w:p w14:paraId="186546A7" w14:textId="77777777" w:rsidR="002435ED" w:rsidRDefault="002435ED">
      <w:pPr>
        <w:pStyle w:val="Tabladeilustraciones"/>
        <w:tabs>
          <w:tab w:val="right" w:leader="dot" w:pos="8210"/>
        </w:tabs>
        <w:rPr>
          <w:ins w:id="334" w:author="Erin Richardson" w:date="2012-11-01T23:13:00Z"/>
          <w:rFonts w:asciiTheme="minorHAnsi" w:eastAsiaTheme="minorEastAsia" w:hAnsiTheme="minorHAnsi" w:cstheme="minorBidi"/>
          <w:noProof/>
          <w:sz w:val="22"/>
          <w:szCs w:val="22"/>
          <w:lang w:eastAsia="en-US"/>
        </w:rPr>
      </w:pPr>
      <w:ins w:id="335"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"_Toc339575004"</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40: creating a new repository in the Plastic SCM GUI client</w:t>
        </w:r>
        <w:r>
          <w:rPr>
            <w:noProof/>
            <w:webHidden/>
          </w:rPr>
          <w:tab/>
        </w:r>
        <w:r>
          <w:rPr>
            <w:noProof/>
            <w:webHidden/>
          </w:rPr>
          <w:fldChar w:fldCharType="begin"/>
        </w:r>
        <w:r>
          <w:rPr>
            <w:noProof/>
            <w:webHidden/>
          </w:rPr>
          <w:instrText xml:space="preserve"> PAGEREF _Toc339575004 \h </w:instrText>
        </w:r>
      </w:ins>
      <w:r>
        <w:rPr>
          <w:noProof/>
          <w:webHidden/>
        </w:rPr>
      </w:r>
      <w:r>
        <w:rPr>
          <w:noProof/>
          <w:webHidden/>
        </w:rPr>
        <w:fldChar w:fldCharType="separate"/>
      </w:r>
      <w:ins w:id="336" w:author="Erin Richardson" w:date="2012-11-01T23:13:00Z">
        <w:r>
          <w:rPr>
            <w:noProof/>
            <w:webHidden/>
          </w:rPr>
          <w:t>37</w:t>
        </w:r>
        <w:r>
          <w:rPr>
            <w:noProof/>
            <w:webHidden/>
          </w:rPr>
          <w:fldChar w:fldCharType="end"/>
        </w:r>
        <w:r w:rsidRPr="00466276">
          <w:rPr>
            <w:rStyle w:val="Hipervnculo"/>
            <w:noProof/>
          </w:rPr>
          <w:fldChar w:fldCharType="end"/>
        </w:r>
      </w:ins>
    </w:p>
    <w:p w14:paraId="005422FA" w14:textId="77777777" w:rsidR="002435ED" w:rsidRDefault="002435ED">
      <w:pPr>
        <w:pStyle w:val="Tabladeilustraciones"/>
        <w:tabs>
          <w:tab w:val="right" w:leader="dot" w:pos="8210"/>
        </w:tabs>
        <w:rPr>
          <w:ins w:id="337" w:author="Erin Richardson" w:date="2012-11-01T23:13:00Z"/>
          <w:rFonts w:asciiTheme="minorHAnsi" w:eastAsiaTheme="minorEastAsia" w:hAnsiTheme="minorHAnsi" w:cstheme="minorBidi"/>
          <w:noProof/>
          <w:sz w:val="22"/>
          <w:szCs w:val="22"/>
          <w:lang w:eastAsia="en-US"/>
        </w:rPr>
      </w:pPr>
      <w:ins w:id="338"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"_Toc339575005"</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41: New repository dialog</w:t>
        </w:r>
        <w:r>
          <w:rPr>
            <w:noProof/>
            <w:webHidden/>
          </w:rPr>
          <w:tab/>
        </w:r>
        <w:r>
          <w:rPr>
            <w:noProof/>
            <w:webHidden/>
          </w:rPr>
          <w:fldChar w:fldCharType="begin"/>
        </w:r>
        <w:r>
          <w:rPr>
            <w:noProof/>
            <w:webHidden/>
          </w:rPr>
          <w:instrText xml:space="preserve"> PAGEREF _Toc339575005 \h </w:instrText>
        </w:r>
      </w:ins>
      <w:r>
        <w:rPr>
          <w:noProof/>
          <w:webHidden/>
        </w:rPr>
      </w:r>
      <w:r>
        <w:rPr>
          <w:noProof/>
          <w:webHidden/>
        </w:rPr>
        <w:fldChar w:fldCharType="separate"/>
      </w:r>
      <w:ins w:id="339" w:author="Erin Richardson" w:date="2012-11-01T23:13:00Z">
        <w:r>
          <w:rPr>
            <w:noProof/>
            <w:webHidden/>
          </w:rPr>
          <w:t>37</w:t>
        </w:r>
        <w:r>
          <w:rPr>
            <w:noProof/>
            <w:webHidden/>
          </w:rPr>
          <w:fldChar w:fldCharType="end"/>
        </w:r>
        <w:r w:rsidRPr="00466276">
          <w:rPr>
            <w:rStyle w:val="Hipervnculo"/>
            <w:noProof/>
          </w:rPr>
          <w:fldChar w:fldCharType="end"/>
        </w:r>
      </w:ins>
    </w:p>
    <w:p w14:paraId="36CE8E0A" w14:textId="77777777" w:rsidR="002435ED" w:rsidRDefault="002435ED">
      <w:pPr>
        <w:pStyle w:val="Tabladeilustraciones"/>
        <w:tabs>
          <w:tab w:val="right" w:leader="dot" w:pos="8210"/>
        </w:tabs>
        <w:rPr>
          <w:ins w:id="340" w:author="Erin Richardson" w:date="2012-11-01T23:13:00Z"/>
          <w:rFonts w:asciiTheme="minorHAnsi" w:eastAsiaTheme="minorEastAsia" w:hAnsiTheme="minorHAnsi" w:cstheme="minorBidi"/>
          <w:noProof/>
          <w:sz w:val="22"/>
          <w:szCs w:val="22"/>
          <w:lang w:eastAsia="en-US"/>
        </w:rPr>
      </w:pPr>
      <w:ins w:id="341"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"_Toc339575006"</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42. Repositories view</w:t>
        </w:r>
        <w:r>
          <w:rPr>
            <w:noProof/>
            <w:webHidden/>
          </w:rPr>
          <w:tab/>
        </w:r>
        <w:r>
          <w:rPr>
            <w:noProof/>
            <w:webHidden/>
          </w:rPr>
          <w:fldChar w:fldCharType="begin"/>
        </w:r>
        <w:r>
          <w:rPr>
            <w:noProof/>
            <w:webHidden/>
          </w:rPr>
          <w:instrText xml:space="preserve"> PAGEREF _Toc339575006 \h </w:instrText>
        </w:r>
      </w:ins>
      <w:r>
        <w:rPr>
          <w:noProof/>
          <w:webHidden/>
        </w:rPr>
      </w:r>
      <w:r>
        <w:rPr>
          <w:noProof/>
          <w:webHidden/>
        </w:rPr>
        <w:fldChar w:fldCharType="separate"/>
      </w:r>
      <w:ins w:id="342" w:author="Erin Richardson" w:date="2012-11-01T23:13:00Z">
        <w:r>
          <w:rPr>
            <w:noProof/>
            <w:webHidden/>
          </w:rPr>
          <w:t>38</w:t>
        </w:r>
        <w:r>
          <w:rPr>
            <w:noProof/>
            <w:webHidden/>
          </w:rPr>
          <w:fldChar w:fldCharType="end"/>
        </w:r>
        <w:r w:rsidRPr="00466276">
          <w:rPr>
            <w:rStyle w:val="Hipervnculo"/>
            <w:noProof/>
          </w:rPr>
          <w:fldChar w:fldCharType="end"/>
        </w:r>
      </w:ins>
    </w:p>
    <w:p w14:paraId="2D2BD879" w14:textId="77777777" w:rsidR="002435ED" w:rsidRDefault="002435ED">
      <w:pPr>
        <w:pStyle w:val="Tabladeilustraciones"/>
        <w:tabs>
          <w:tab w:val="right" w:leader="dot" w:pos="8210"/>
        </w:tabs>
        <w:rPr>
          <w:ins w:id="343" w:author="Erin Richardson" w:date="2012-11-01T23:13:00Z"/>
          <w:rFonts w:asciiTheme="minorHAnsi" w:eastAsiaTheme="minorEastAsia" w:hAnsiTheme="minorHAnsi" w:cstheme="minorBidi"/>
          <w:noProof/>
          <w:sz w:val="22"/>
          <w:szCs w:val="22"/>
          <w:lang w:eastAsia="en-US"/>
        </w:rPr>
      </w:pPr>
      <w:ins w:id="344"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"_Toc339575007"</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43: lock.conf diagram</w:t>
        </w:r>
        <w:r>
          <w:rPr>
            <w:noProof/>
            <w:webHidden/>
          </w:rPr>
          <w:tab/>
        </w:r>
        <w:r>
          <w:rPr>
            <w:noProof/>
            <w:webHidden/>
          </w:rPr>
          <w:fldChar w:fldCharType="begin"/>
        </w:r>
        <w:r>
          <w:rPr>
            <w:noProof/>
            <w:webHidden/>
          </w:rPr>
          <w:instrText xml:space="preserve"> PAGEREF _Toc339575007 \h </w:instrText>
        </w:r>
      </w:ins>
      <w:r>
        <w:rPr>
          <w:noProof/>
          <w:webHidden/>
        </w:rPr>
      </w:r>
      <w:r>
        <w:rPr>
          <w:noProof/>
          <w:webHidden/>
        </w:rPr>
        <w:fldChar w:fldCharType="separate"/>
      </w:r>
      <w:ins w:id="345" w:author="Erin Richardson" w:date="2012-11-01T23:13:00Z">
        <w:r>
          <w:rPr>
            <w:noProof/>
            <w:webHidden/>
          </w:rPr>
          <w:t>42</w:t>
        </w:r>
        <w:r>
          <w:rPr>
            <w:noProof/>
            <w:webHidden/>
          </w:rPr>
          <w:fldChar w:fldCharType="end"/>
        </w:r>
        <w:r w:rsidRPr="00466276">
          <w:rPr>
            <w:rStyle w:val="Hipervnculo"/>
            <w:noProof/>
          </w:rPr>
          <w:fldChar w:fldCharType="end"/>
        </w:r>
      </w:ins>
    </w:p>
    <w:p w14:paraId="061C5CB9" w14:textId="77777777" w:rsidR="002435ED" w:rsidRDefault="002435ED">
      <w:pPr>
        <w:pStyle w:val="Tabladeilustraciones"/>
        <w:tabs>
          <w:tab w:val="right" w:leader="dot" w:pos="8210"/>
        </w:tabs>
        <w:rPr>
          <w:ins w:id="346" w:author="Erin Richardson" w:date="2012-11-01T23:13:00Z"/>
          <w:rFonts w:asciiTheme="minorHAnsi" w:eastAsiaTheme="minorEastAsia" w:hAnsiTheme="minorHAnsi" w:cstheme="minorBidi"/>
          <w:noProof/>
          <w:sz w:val="22"/>
          <w:szCs w:val="22"/>
          <w:lang w:eastAsia="en-US"/>
        </w:rPr>
      </w:pPr>
      <w:ins w:id="347"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"_Toc339575008"</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44: Database migration wizard</w:t>
        </w:r>
        <w:r>
          <w:rPr>
            <w:noProof/>
            <w:webHidden/>
          </w:rPr>
          <w:tab/>
        </w:r>
        <w:r>
          <w:rPr>
            <w:noProof/>
            <w:webHidden/>
          </w:rPr>
          <w:fldChar w:fldCharType="begin"/>
        </w:r>
        <w:r>
          <w:rPr>
            <w:noProof/>
            <w:webHidden/>
          </w:rPr>
          <w:instrText xml:space="preserve"> PAGEREF _Toc339575008 \h </w:instrText>
        </w:r>
      </w:ins>
      <w:r>
        <w:rPr>
          <w:noProof/>
          <w:webHidden/>
        </w:rPr>
      </w:r>
      <w:r>
        <w:rPr>
          <w:noProof/>
          <w:webHidden/>
        </w:rPr>
        <w:fldChar w:fldCharType="separate"/>
      </w:r>
      <w:ins w:id="348" w:author="Erin Richardson" w:date="2012-11-01T23:13:00Z">
        <w:r>
          <w:rPr>
            <w:noProof/>
            <w:webHidden/>
          </w:rPr>
          <w:t>45</w:t>
        </w:r>
        <w:r>
          <w:rPr>
            <w:noProof/>
            <w:webHidden/>
          </w:rPr>
          <w:fldChar w:fldCharType="end"/>
        </w:r>
        <w:r w:rsidRPr="00466276">
          <w:rPr>
            <w:rStyle w:val="Hipervnculo"/>
            <w:noProof/>
          </w:rPr>
          <w:fldChar w:fldCharType="end"/>
        </w:r>
      </w:ins>
    </w:p>
    <w:p w14:paraId="091DD29E" w14:textId="77777777" w:rsidR="002435ED" w:rsidRDefault="002435ED">
      <w:pPr>
        <w:pStyle w:val="Tabladeilustraciones"/>
        <w:tabs>
          <w:tab w:val="right" w:leader="dot" w:pos="8210"/>
        </w:tabs>
        <w:rPr>
          <w:ins w:id="349" w:author="Erin Richardson" w:date="2012-11-01T23:13:00Z"/>
          <w:rFonts w:asciiTheme="minorHAnsi" w:eastAsiaTheme="minorEastAsia" w:hAnsiTheme="minorHAnsi" w:cstheme="minorBidi"/>
          <w:noProof/>
          <w:sz w:val="22"/>
          <w:szCs w:val="22"/>
          <w:lang w:eastAsia="en-US"/>
        </w:rPr>
      </w:pPr>
      <w:ins w:id="350"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"_Toc339575009"</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45: database migration: target database options</w:t>
        </w:r>
        <w:r>
          <w:rPr>
            <w:noProof/>
            <w:webHidden/>
          </w:rPr>
          <w:tab/>
        </w:r>
        <w:r>
          <w:rPr>
            <w:noProof/>
            <w:webHidden/>
          </w:rPr>
          <w:fldChar w:fldCharType="begin"/>
        </w:r>
        <w:r>
          <w:rPr>
            <w:noProof/>
            <w:webHidden/>
          </w:rPr>
          <w:instrText xml:space="preserve"> PAGEREF _Toc339575009 \h </w:instrText>
        </w:r>
      </w:ins>
      <w:r>
        <w:rPr>
          <w:noProof/>
          <w:webHidden/>
        </w:rPr>
      </w:r>
      <w:r>
        <w:rPr>
          <w:noProof/>
          <w:webHidden/>
        </w:rPr>
        <w:fldChar w:fldCharType="separate"/>
      </w:r>
      <w:ins w:id="351" w:author="Erin Richardson" w:date="2012-11-01T23:13:00Z">
        <w:r>
          <w:rPr>
            <w:noProof/>
            <w:webHidden/>
          </w:rPr>
          <w:t>45</w:t>
        </w:r>
        <w:r>
          <w:rPr>
            <w:noProof/>
            <w:webHidden/>
          </w:rPr>
          <w:fldChar w:fldCharType="end"/>
        </w:r>
        <w:r w:rsidRPr="00466276">
          <w:rPr>
            <w:rStyle w:val="Hipervnculo"/>
            <w:noProof/>
          </w:rPr>
          <w:fldChar w:fldCharType="end"/>
        </w:r>
      </w:ins>
    </w:p>
    <w:p w14:paraId="5825ADB8" w14:textId="77777777" w:rsidR="002435ED" w:rsidRDefault="002435ED">
      <w:pPr>
        <w:pStyle w:val="Tabladeilustraciones"/>
        <w:tabs>
          <w:tab w:val="right" w:leader="dot" w:pos="8210"/>
        </w:tabs>
        <w:rPr>
          <w:ins w:id="352" w:author="Erin Richardson" w:date="2012-11-01T23:13:00Z"/>
          <w:rFonts w:asciiTheme="minorHAnsi" w:eastAsiaTheme="minorEastAsia" w:hAnsiTheme="minorHAnsi" w:cstheme="minorBidi"/>
          <w:noProof/>
          <w:sz w:val="22"/>
          <w:szCs w:val="22"/>
          <w:lang w:eastAsia="en-US"/>
        </w:rPr>
      </w:pPr>
      <w:ins w:id="353"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"_Toc339575010"</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46: remember to stop the Plastic SCM server before migrating the database.</w:t>
        </w:r>
        <w:r>
          <w:rPr>
            <w:noProof/>
            <w:webHidden/>
          </w:rPr>
          <w:tab/>
        </w:r>
        <w:r>
          <w:rPr>
            <w:noProof/>
            <w:webHidden/>
          </w:rPr>
          <w:fldChar w:fldCharType="begin"/>
        </w:r>
        <w:r>
          <w:rPr>
            <w:noProof/>
            <w:webHidden/>
          </w:rPr>
          <w:instrText xml:space="preserve"> PAGEREF _Toc339575010 \h </w:instrText>
        </w:r>
      </w:ins>
      <w:r>
        <w:rPr>
          <w:noProof/>
          <w:webHidden/>
        </w:rPr>
      </w:r>
      <w:r>
        <w:rPr>
          <w:noProof/>
          <w:webHidden/>
        </w:rPr>
        <w:fldChar w:fldCharType="separate"/>
      </w:r>
      <w:ins w:id="354" w:author="Erin Richardson" w:date="2012-11-01T23:13:00Z">
        <w:r>
          <w:rPr>
            <w:noProof/>
            <w:webHidden/>
          </w:rPr>
          <w:t>47</w:t>
        </w:r>
        <w:r>
          <w:rPr>
            <w:noProof/>
            <w:webHidden/>
          </w:rPr>
          <w:fldChar w:fldCharType="end"/>
        </w:r>
        <w:r w:rsidRPr="00466276">
          <w:rPr>
            <w:rStyle w:val="Hipervnculo"/>
            <w:noProof/>
          </w:rPr>
          <w:fldChar w:fldCharType="end"/>
        </w:r>
      </w:ins>
    </w:p>
    <w:p w14:paraId="38866022" w14:textId="77777777" w:rsidR="002435ED" w:rsidRDefault="002435ED">
      <w:pPr>
        <w:pStyle w:val="Tabladeilustraciones"/>
        <w:tabs>
          <w:tab w:val="right" w:leader="dot" w:pos="8210"/>
        </w:tabs>
        <w:rPr>
          <w:ins w:id="355" w:author="Erin Richardson" w:date="2012-11-01T23:13:00Z"/>
          <w:rFonts w:asciiTheme="minorHAnsi" w:eastAsiaTheme="minorEastAsia" w:hAnsiTheme="minorHAnsi" w:cstheme="minorBidi"/>
          <w:noProof/>
          <w:sz w:val="22"/>
          <w:szCs w:val="22"/>
          <w:lang w:eastAsia="en-US"/>
        </w:rPr>
      </w:pPr>
      <w:ins w:id="356"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"_Toc339575011"</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47: migration finished</w:t>
        </w:r>
        <w:r>
          <w:rPr>
            <w:noProof/>
            <w:webHidden/>
          </w:rPr>
          <w:tab/>
        </w:r>
        <w:r>
          <w:rPr>
            <w:noProof/>
            <w:webHidden/>
          </w:rPr>
          <w:fldChar w:fldCharType="begin"/>
        </w:r>
        <w:r>
          <w:rPr>
            <w:noProof/>
            <w:webHidden/>
          </w:rPr>
          <w:instrText xml:space="preserve"> PAGEREF _Toc339575011 \h </w:instrText>
        </w:r>
      </w:ins>
      <w:r>
        <w:rPr>
          <w:noProof/>
          <w:webHidden/>
        </w:rPr>
      </w:r>
      <w:r>
        <w:rPr>
          <w:noProof/>
          <w:webHidden/>
        </w:rPr>
        <w:fldChar w:fldCharType="separate"/>
      </w:r>
      <w:ins w:id="357" w:author="Erin Richardson" w:date="2012-11-01T23:13:00Z">
        <w:r>
          <w:rPr>
            <w:noProof/>
            <w:webHidden/>
          </w:rPr>
          <w:t>47</w:t>
        </w:r>
        <w:r>
          <w:rPr>
            <w:noProof/>
            <w:webHidden/>
          </w:rPr>
          <w:fldChar w:fldCharType="end"/>
        </w:r>
        <w:r w:rsidRPr="00466276">
          <w:rPr>
            <w:rStyle w:val="Hipervnculo"/>
            <w:noProof/>
          </w:rPr>
          <w:fldChar w:fldCharType="end"/>
        </w:r>
      </w:ins>
    </w:p>
    <w:p w14:paraId="1622CE99" w14:textId="77777777" w:rsidR="002435ED" w:rsidRDefault="002435ED">
      <w:pPr>
        <w:pStyle w:val="Tabladeilustraciones"/>
        <w:tabs>
          <w:tab w:val="right" w:leader="dot" w:pos="8210"/>
        </w:tabs>
        <w:rPr>
          <w:ins w:id="358" w:author="Erin Richardson" w:date="2012-11-01T23:13:00Z"/>
          <w:rFonts w:asciiTheme="minorHAnsi" w:eastAsiaTheme="minorEastAsia" w:hAnsiTheme="minorHAnsi" w:cstheme="minorBidi"/>
          <w:noProof/>
          <w:sz w:val="22"/>
          <w:szCs w:val="22"/>
          <w:lang w:eastAsia="en-US"/>
        </w:rPr>
      </w:pPr>
      <w:ins w:id="359" w:author="Erin Richardson" w:date="2012-11-01T23:13:00Z">
        <w:r w:rsidRPr="00466276">
          <w:rPr>
            <w:rStyle w:val="Hipervnculo"/>
            <w:noProof/>
          </w:rPr>
          <w:fldChar w:fldCharType="begin"/>
        </w:r>
        <w:r w:rsidRPr="00466276">
          <w:rPr>
            <w:rStyle w:val="Hipervnculo"/>
            <w:noProof/>
          </w:rPr>
          <w:instrText xml:space="preserve"> </w:instrText>
        </w:r>
        <w:r>
          <w:rPr>
            <w:noProof/>
          </w:rPr>
          <w:instrText>HYPERLINK \l "_Toc339575012"</w:instrText>
        </w:r>
        <w:r w:rsidRPr="00466276">
          <w:rPr>
            <w:rStyle w:val="Hipervnculo"/>
            <w:noProof/>
          </w:rPr>
          <w:instrText xml:space="preserve"> </w:instrText>
        </w:r>
        <w:r w:rsidRPr="00466276">
          <w:rPr>
            <w:rStyle w:val="Hipervnculo"/>
            <w:noProof/>
          </w:rPr>
          <w:fldChar w:fldCharType="separate"/>
        </w:r>
        <w:r w:rsidRPr="00466276">
          <w:rPr>
            <w:rStyle w:val="Hipervnculo"/>
            <w:noProof/>
          </w:rPr>
          <w:t>Figure 48. Introduce the external data location path</w:t>
        </w:r>
        <w:r>
          <w:rPr>
            <w:noProof/>
            <w:webHidden/>
          </w:rPr>
          <w:tab/>
        </w:r>
        <w:r>
          <w:rPr>
            <w:noProof/>
            <w:webHidden/>
          </w:rPr>
          <w:fldChar w:fldCharType="begin"/>
        </w:r>
        <w:r>
          <w:rPr>
            <w:noProof/>
            <w:webHidden/>
          </w:rPr>
          <w:instrText xml:space="preserve"> PAGEREF _Toc339575012 \h </w:instrText>
        </w:r>
      </w:ins>
      <w:r>
        <w:rPr>
          <w:noProof/>
          <w:webHidden/>
        </w:rPr>
      </w:r>
      <w:r>
        <w:rPr>
          <w:noProof/>
          <w:webHidden/>
        </w:rPr>
        <w:fldChar w:fldCharType="separate"/>
      </w:r>
      <w:ins w:id="360" w:author="Erin Richardson" w:date="2012-11-01T23:13:00Z">
        <w:r>
          <w:rPr>
            <w:noProof/>
            <w:webHidden/>
          </w:rPr>
          <w:t>54</w:t>
        </w:r>
        <w:r>
          <w:rPr>
            <w:noProof/>
            <w:webHidden/>
          </w:rPr>
          <w:fldChar w:fldCharType="end"/>
        </w:r>
        <w:r w:rsidRPr="00466276">
          <w:rPr>
            <w:rStyle w:val="Hipervnculo"/>
            <w:noProof/>
          </w:rPr>
          <w:fldChar w:fldCharType="end"/>
        </w:r>
      </w:ins>
    </w:p>
    <w:p w14:paraId="73A00718" w14:textId="77777777" w:rsidR="00D40529" w:rsidDel="002435ED" w:rsidRDefault="00D40529">
      <w:pPr>
        <w:pStyle w:val="Tabladeilustraciones"/>
        <w:tabs>
          <w:tab w:val="right" w:leader="dot" w:pos="8210"/>
        </w:tabs>
        <w:rPr>
          <w:del w:id="361" w:author="Erin Richardson" w:date="2012-11-01T23:13:00Z"/>
          <w:rFonts w:asciiTheme="minorHAnsi" w:eastAsiaTheme="minorEastAsia" w:hAnsiTheme="minorHAnsi" w:cstheme="minorBidi"/>
          <w:noProof/>
          <w:sz w:val="22"/>
          <w:szCs w:val="22"/>
          <w:lang w:eastAsia="en-US"/>
        </w:rPr>
      </w:pPr>
      <w:del w:id="362" w:author="Erin Richardson" w:date="2012-11-01T23:13:00Z">
        <w:r w:rsidRPr="002435ED" w:rsidDel="002435ED">
          <w:rPr>
            <w:rStyle w:val="Hipervnculo"/>
            <w:noProof/>
          </w:rPr>
          <w:delText>Figure 1. Installation directory</w:delText>
        </w:r>
        <w:r w:rsidDel="002435ED">
          <w:rPr>
            <w:noProof/>
            <w:webHidden/>
          </w:rPr>
          <w:tab/>
          <w:delText>7</w:delText>
        </w:r>
      </w:del>
    </w:p>
    <w:p w14:paraId="5D3D1ED3" w14:textId="77777777" w:rsidR="00D40529" w:rsidDel="002435ED" w:rsidRDefault="00D40529">
      <w:pPr>
        <w:pStyle w:val="Tabladeilustraciones"/>
        <w:tabs>
          <w:tab w:val="right" w:leader="dot" w:pos="8210"/>
        </w:tabs>
        <w:rPr>
          <w:del w:id="363" w:author="Erin Richardson" w:date="2012-11-01T23:13:00Z"/>
          <w:rFonts w:asciiTheme="minorHAnsi" w:eastAsiaTheme="minorEastAsia" w:hAnsiTheme="minorHAnsi" w:cstheme="minorBidi"/>
          <w:noProof/>
          <w:sz w:val="22"/>
          <w:szCs w:val="22"/>
          <w:lang w:eastAsia="en-US"/>
        </w:rPr>
      </w:pPr>
      <w:del w:id="364" w:author="Erin Richardson" w:date="2012-11-01T23:13:00Z">
        <w:r w:rsidRPr="002435ED" w:rsidDel="002435ED">
          <w:rPr>
            <w:rStyle w:val="Hipervnculo"/>
            <w:noProof/>
          </w:rPr>
          <w:delText>Figure 2. Component selection</w:delText>
        </w:r>
        <w:r w:rsidDel="002435ED">
          <w:rPr>
            <w:noProof/>
            <w:webHidden/>
          </w:rPr>
          <w:tab/>
          <w:delText>7</w:delText>
        </w:r>
      </w:del>
    </w:p>
    <w:p w14:paraId="0CD46F47" w14:textId="77777777" w:rsidR="00D40529" w:rsidDel="002435ED" w:rsidRDefault="00D40529">
      <w:pPr>
        <w:pStyle w:val="Tabladeilustraciones"/>
        <w:tabs>
          <w:tab w:val="right" w:leader="dot" w:pos="8210"/>
        </w:tabs>
        <w:rPr>
          <w:del w:id="365" w:author="Erin Richardson" w:date="2012-11-01T23:13:00Z"/>
          <w:rFonts w:asciiTheme="minorHAnsi" w:eastAsiaTheme="minorEastAsia" w:hAnsiTheme="minorHAnsi" w:cstheme="minorBidi"/>
          <w:noProof/>
          <w:sz w:val="22"/>
          <w:szCs w:val="22"/>
          <w:lang w:eastAsia="en-US"/>
        </w:rPr>
      </w:pPr>
      <w:del w:id="366" w:author="Erin Richardson" w:date="2012-11-01T23:13:00Z">
        <w:r w:rsidRPr="002435ED" w:rsidDel="002435ED">
          <w:rPr>
            <w:rStyle w:val="Hipervnculo"/>
            <w:noProof/>
          </w:rPr>
          <w:delText>Figure 3. Eclipse location</w:delText>
        </w:r>
        <w:r w:rsidDel="002435ED">
          <w:rPr>
            <w:noProof/>
            <w:webHidden/>
          </w:rPr>
          <w:tab/>
          <w:delText>8</w:delText>
        </w:r>
      </w:del>
    </w:p>
    <w:p w14:paraId="4CBDBC7A" w14:textId="77777777" w:rsidR="00D40529" w:rsidDel="002435ED" w:rsidRDefault="00D40529">
      <w:pPr>
        <w:pStyle w:val="Tabladeilustraciones"/>
        <w:tabs>
          <w:tab w:val="right" w:leader="dot" w:pos="8210"/>
        </w:tabs>
        <w:rPr>
          <w:del w:id="367" w:author="Erin Richardson" w:date="2012-11-01T23:13:00Z"/>
          <w:rFonts w:asciiTheme="minorHAnsi" w:eastAsiaTheme="minorEastAsia" w:hAnsiTheme="minorHAnsi" w:cstheme="minorBidi"/>
          <w:noProof/>
          <w:sz w:val="22"/>
          <w:szCs w:val="22"/>
          <w:lang w:eastAsia="en-US"/>
        </w:rPr>
      </w:pPr>
      <w:del w:id="368" w:author="Erin Richardson" w:date="2012-11-01T23:13:00Z">
        <w:r w:rsidRPr="002435ED" w:rsidDel="002435ED">
          <w:rPr>
            <w:rStyle w:val="Hipervnculo"/>
            <w:noProof/>
          </w:rPr>
          <w:delText>Figure 4. Copying files</w:delText>
        </w:r>
        <w:r w:rsidDel="002435ED">
          <w:rPr>
            <w:noProof/>
            <w:webHidden/>
          </w:rPr>
          <w:tab/>
          <w:delText>8</w:delText>
        </w:r>
      </w:del>
    </w:p>
    <w:p w14:paraId="25F46B50" w14:textId="77777777" w:rsidR="00D40529" w:rsidDel="002435ED" w:rsidRDefault="00D40529">
      <w:pPr>
        <w:pStyle w:val="Tabladeilustraciones"/>
        <w:tabs>
          <w:tab w:val="right" w:leader="dot" w:pos="8210"/>
        </w:tabs>
        <w:rPr>
          <w:del w:id="369" w:author="Erin Richardson" w:date="2012-11-01T23:13:00Z"/>
          <w:rFonts w:asciiTheme="minorHAnsi" w:eastAsiaTheme="minorEastAsia" w:hAnsiTheme="minorHAnsi" w:cstheme="minorBidi"/>
          <w:noProof/>
          <w:sz w:val="22"/>
          <w:szCs w:val="22"/>
          <w:lang w:eastAsia="en-US"/>
        </w:rPr>
      </w:pPr>
      <w:del w:id="370" w:author="Erin Richardson" w:date="2012-11-01T23:13:00Z">
        <w:r w:rsidRPr="002435ED" w:rsidDel="002435ED">
          <w:rPr>
            <w:rStyle w:val="Hipervnculo"/>
            <w:noProof/>
          </w:rPr>
          <w:delText>Figure 5. Start system configuration</w:delText>
        </w:r>
        <w:r w:rsidDel="002435ED">
          <w:rPr>
            <w:noProof/>
            <w:webHidden/>
          </w:rPr>
          <w:tab/>
          <w:delText>9</w:delText>
        </w:r>
      </w:del>
    </w:p>
    <w:p w14:paraId="2CC5B17B" w14:textId="77777777" w:rsidR="00D40529" w:rsidDel="002435ED" w:rsidRDefault="00D40529">
      <w:pPr>
        <w:pStyle w:val="Tabladeilustraciones"/>
        <w:tabs>
          <w:tab w:val="right" w:leader="dot" w:pos="8210"/>
        </w:tabs>
        <w:rPr>
          <w:del w:id="371" w:author="Erin Richardson" w:date="2012-11-01T23:13:00Z"/>
          <w:rFonts w:asciiTheme="minorHAnsi" w:eastAsiaTheme="minorEastAsia" w:hAnsiTheme="minorHAnsi" w:cstheme="minorBidi"/>
          <w:noProof/>
          <w:sz w:val="22"/>
          <w:szCs w:val="22"/>
          <w:lang w:eastAsia="en-US"/>
        </w:rPr>
      </w:pPr>
      <w:del w:id="372" w:author="Erin Richardson" w:date="2012-11-01T23:13:00Z">
        <w:r w:rsidRPr="002435ED" w:rsidDel="002435ED">
          <w:rPr>
            <w:rStyle w:val="Hipervnculo"/>
            <w:noProof/>
          </w:rPr>
          <w:delText>Figure 6: Service to find servers</w:delText>
        </w:r>
        <w:r w:rsidDel="002435ED">
          <w:rPr>
            <w:noProof/>
            <w:webHidden/>
          </w:rPr>
          <w:tab/>
          <w:delText>10</w:delText>
        </w:r>
      </w:del>
    </w:p>
    <w:p w14:paraId="37369839" w14:textId="77777777" w:rsidR="00D40529" w:rsidDel="002435ED" w:rsidRDefault="00D40529">
      <w:pPr>
        <w:pStyle w:val="Tabladeilustraciones"/>
        <w:tabs>
          <w:tab w:val="right" w:leader="dot" w:pos="8210"/>
        </w:tabs>
        <w:rPr>
          <w:del w:id="373" w:author="Erin Richardson" w:date="2012-11-01T23:13:00Z"/>
          <w:rFonts w:asciiTheme="minorHAnsi" w:eastAsiaTheme="minorEastAsia" w:hAnsiTheme="minorHAnsi" w:cstheme="minorBidi"/>
          <w:noProof/>
          <w:sz w:val="22"/>
          <w:szCs w:val="22"/>
          <w:lang w:eastAsia="en-US"/>
        </w:rPr>
      </w:pPr>
      <w:del w:id="374" w:author="Erin Richardson" w:date="2012-11-01T23:13:00Z">
        <w:r w:rsidRPr="002435ED" w:rsidDel="002435ED">
          <w:rPr>
            <w:rStyle w:val="Hipervnculo"/>
            <w:noProof/>
          </w:rPr>
          <w:delText>Figure 7: Discovered servers</w:delText>
        </w:r>
        <w:r w:rsidDel="002435ED">
          <w:rPr>
            <w:noProof/>
            <w:webHidden/>
          </w:rPr>
          <w:tab/>
          <w:delText>10</w:delText>
        </w:r>
      </w:del>
    </w:p>
    <w:p w14:paraId="447A82B2" w14:textId="77777777" w:rsidR="00D40529" w:rsidDel="002435ED" w:rsidRDefault="00D40529">
      <w:pPr>
        <w:pStyle w:val="Tabladeilustraciones"/>
        <w:tabs>
          <w:tab w:val="right" w:leader="dot" w:pos="8210"/>
        </w:tabs>
        <w:rPr>
          <w:del w:id="375" w:author="Erin Richardson" w:date="2012-11-01T23:13:00Z"/>
          <w:rFonts w:asciiTheme="minorHAnsi" w:eastAsiaTheme="minorEastAsia" w:hAnsiTheme="minorHAnsi" w:cstheme="minorBidi"/>
          <w:noProof/>
          <w:sz w:val="22"/>
          <w:szCs w:val="22"/>
          <w:lang w:eastAsia="en-US"/>
        </w:rPr>
      </w:pPr>
      <w:del w:id="376" w:author="Erin Richardson" w:date="2012-11-01T23:13:00Z">
        <w:r w:rsidRPr="002435ED" w:rsidDel="002435ED">
          <w:rPr>
            <w:rStyle w:val="Hipervnculo"/>
            <w:noProof/>
          </w:rPr>
          <w:delText>Figure 8. Server configuration welcome screen</w:delText>
        </w:r>
        <w:r w:rsidDel="002435ED">
          <w:rPr>
            <w:noProof/>
            <w:webHidden/>
          </w:rPr>
          <w:tab/>
          <w:delText>11</w:delText>
        </w:r>
      </w:del>
    </w:p>
    <w:p w14:paraId="2AF4C526" w14:textId="77777777" w:rsidR="00D40529" w:rsidDel="002435ED" w:rsidRDefault="00D40529">
      <w:pPr>
        <w:pStyle w:val="Tabladeilustraciones"/>
        <w:tabs>
          <w:tab w:val="right" w:leader="dot" w:pos="8210"/>
        </w:tabs>
        <w:rPr>
          <w:del w:id="377" w:author="Erin Richardson" w:date="2012-11-01T23:13:00Z"/>
          <w:rFonts w:asciiTheme="minorHAnsi" w:eastAsiaTheme="minorEastAsia" w:hAnsiTheme="minorHAnsi" w:cstheme="minorBidi"/>
          <w:noProof/>
          <w:sz w:val="22"/>
          <w:szCs w:val="22"/>
          <w:lang w:eastAsia="en-US"/>
        </w:rPr>
      </w:pPr>
      <w:del w:id="378" w:author="Erin Richardson" w:date="2012-11-01T23:13:00Z">
        <w:r w:rsidRPr="002435ED" w:rsidDel="002435ED">
          <w:rPr>
            <w:rStyle w:val="Hipervnculo"/>
            <w:noProof/>
          </w:rPr>
          <w:delText>Figure 9. Server configuration language selection</w:delText>
        </w:r>
        <w:r w:rsidDel="002435ED">
          <w:rPr>
            <w:noProof/>
            <w:webHidden/>
          </w:rPr>
          <w:tab/>
          <w:delText>11</w:delText>
        </w:r>
      </w:del>
    </w:p>
    <w:p w14:paraId="0B3C1E85" w14:textId="77777777" w:rsidR="00D40529" w:rsidDel="002435ED" w:rsidRDefault="00D40529">
      <w:pPr>
        <w:pStyle w:val="Tabladeilustraciones"/>
        <w:tabs>
          <w:tab w:val="right" w:leader="dot" w:pos="8210"/>
        </w:tabs>
        <w:rPr>
          <w:del w:id="379" w:author="Erin Richardson" w:date="2012-11-01T23:13:00Z"/>
          <w:rFonts w:asciiTheme="minorHAnsi" w:eastAsiaTheme="minorEastAsia" w:hAnsiTheme="minorHAnsi" w:cstheme="minorBidi"/>
          <w:noProof/>
          <w:sz w:val="22"/>
          <w:szCs w:val="22"/>
          <w:lang w:eastAsia="en-US"/>
        </w:rPr>
      </w:pPr>
      <w:del w:id="380" w:author="Erin Richardson" w:date="2012-11-01T23:13:00Z">
        <w:r w:rsidRPr="002435ED" w:rsidDel="002435ED">
          <w:rPr>
            <w:rStyle w:val="Hipervnculo"/>
            <w:noProof/>
          </w:rPr>
          <w:delText>Figure 10. Server configuration authentication modes</w:delText>
        </w:r>
        <w:r w:rsidDel="002435ED">
          <w:rPr>
            <w:noProof/>
            <w:webHidden/>
          </w:rPr>
          <w:tab/>
          <w:delText>12</w:delText>
        </w:r>
      </w:del>
    </w:p>
    <w:p w14:paraId="1C6B9462" w14:textId="77777777" w:rsidR="00D40529" w:rsidDel="002435ED" w:rsidRDefault="00D40529">
      <w:pPr>
        <w:pStyle w:val="Tabladeilustraciones"/>
        <w:tabs>
          <w:tab w:val="right" w:leader="dot" w:pos="8210"/>
        </w:tabs>
        <w:rPr>
          <w:del w:id="381" w:author="Erin Richardson" w:date="2012-11-01T23:13:00Z"/>
          <w:rFonts w:asciiTheme="minorHAnsi" w:eastAsiaTheme="minorEastAsia" w:hAnsiTheme="minorHAnsi" w:cstheme="minorBidi"/>
          <w:noProof/>
          <w:sz w:val="22"/>
          <w:szCs w:val="22"/>
          <w:lang w:eastAsia="en-US"/>
        </w:rPr>
      </w:pPr>
      <w:del w:id="382" w:author="Erin Richardson" w:date="2012-11-01T23:13:00Z">
        <w:r w:rsidRPr="002435ED" w:rsidDel="002435ED">
          <w:rPr>
            <w:rStyle w:val="Hipervnculo"/>
            <w:noProof/>
          </w:rPr>
          <w:delText>Figure 11. LDAP Authentication configuration</w:delText>
        </w:r>
        <w:r w:rsidDel="002435ED">
          <w:rPr>
            <w:noProof/>
            <w:webHidden/>
          </w:rPr>
          <w:tab/>
          <w:delText>12</w:delText>
        </w:r>
      </w:del>
    </w:p>
    <w:p w14:paraId="662832B0" w14:textId="77777777" w:rsidR="00D40529" w:rsidDel="002435ED" w:rsidRDefault="00D40529">
      <w:pPr>
        <w:pStyle w:val="Tabladeilustraciones"/>
        <w:tabs>
          <w:tab w:val="right" w:leader="dot" w:pos="8210"/>
        </w:tabs>
        <w:rPr>
          <w:del w:id="383" w:author="Erin Richardson" w:date="2012-11-01T23:13:00Z"/>
          <w:rFonts w:asciiTheme="minorHAnsi" w:eastAsiaTheme="minorEastAsia" w:hAnsiTheme="minorHAnsi" w:cstheme="minorBidi"/>
          <w:noProof/>
          <w:sz w:val="22"/>
          <w:szCs w:val="22"/>
          <w:lang w:eastAsia="en-US"/>
        </w:rPr>
      </w:pPr>
      <w:del w:id="384" w:author="Erin Richardson" w:date="2012-11-01T23:13:00Z">
        <w:r w:rsidRPr="002435ED" w:rsidDel="002435ED">
          <w:rPr>
            <w:rStyle w:val="Hipervnculo"/>
            <w:noProof/>
          </w:rPr>
          <w:delText>Figure 12. Port configuration</w:delText>
        </w:r>
        <w:r w:rsidDel="002435ED">
          <w:rPr>
            <w:noProof/>
            <w:webHidden/>
          </w:rPr>
          <w:tab/>
          <w:delText>12</w:delText>
        </w:r>
      </w:del>
    </w:p>
    <w:p w14:paraId="2F2D87E5" w14:textId="77777777" w:rsidR="00D40529" w:rsidDel="002435ED" w:rsidRDefault="00D40529">
      <w:pPr>
        <w:pStyle w:val="Tabladeilustraciones"/>
        <w:tabs>
          <w:tab w:val="right" w:leader="dot" w:pos="8210"/>
        </w:tabs>
        <w:rPr>
          <w:del w:id="385" w:author="Erin Richardson" w:date="2012-11-01T23:13:00Z"/>
          <w:rFonts w:asciiTheme="minorHAnsi" w:eastAsiaTheme="minorEastAsia" w:hAnsiTheme="minorHAnsi" w:cstheme="minorBidi"/>
          <w:noProof/>
          <w:sz w:val="22"/>
          <w:szCs w:val="22"/>
          <w:lang w:eastAsia="en-US"/>
        </w:rPr>
      </w:pPr>
      <w:del w:id="386" w:author="Erin Richardson" w:date="2012-11-01T23:13:00Z">
        <w:r w:rsidRPr="002435ED" w:rsidDel="002435ED">
          <w:rPr>
            <w:rStyle w:val="Hipervnculo"/>
            <w:noProof/>
          </w:rPr>
          <w:delText>Figure 13: Finalization</w:delText>
        </w:r>
        <w:r w:rsidDel="002435ED">
          <w:rPr>
            <w:noProof/>
            <w:webHidden/>
          </w:rPr>
          <w:tab/>
          <w:delText>12</w:delText>
        </w:r>
      </w:del>
    </w:p>
    <w:p w14:paraId="00C31CA2" w14:textId="77777777" w:rsidR="00D40529" w:rsidDel="002435ED" w:rsidRDefault="00D40529">
      <w:pPr>
        <w:pStyle w:val="Tabladeilustraciones"/>
        <w:tabs>
          <w:tab w:val="right" w:leader="dot" w:pos="8210"/>
        </w:tabs>
        <w:rPr>
          <w:del w:id="387" w:author="Erin Richardson" w:date="2012-11-01T23:13:00Z"/>
          <w:rFonts w:asciiTheme="minorHAnsi" w:eastAsiaTheme="minorEastAsia" w:hAnsiTheme="minorHAnsi" w:cstheme="minorBidi"/>
          <w:noProof/>
          <w:sz w:val="22"/>
          <w:szCs w:val="22"/>
          <w:lang w:eastAsia="en-US"/>
        </w:rPr>
      </w:pPr>
      <w:del w:id="388" w:author="Erin Richardson" w:date="2012-11-01T23:13:00Z">
        <w:r w:rsidRPr="002435ED" w:rsidDel="002435ED">
          <w:rPr>
            <w:rStyle w:val="Hipervnculo"/>
            <w:noProof/>
          </w:rPr>
          <w:delText>Figure 14: Change database backend</w:delText>
        </w:r>
        <w:r w:rsidDel="002435ED">
          <w:rPr>
            <w:noProof/>
            <w:webHidden/>
          </w:rPr>
          <w:tab/>
          <w:delText>13</w:delText>
        </w:r>
      </w:del>
    </w:p>
    <w:p w14:paraId="582E2E6B" w14:textId="77777777" w:rsidR="00D40529" w:rsidDel="002435ED" w:rsidRDefault="00D40529">
      <w:pPr>
        <w:pStyle w:val="Tabladeilustraciones"/>
        <w:tabs>
          <w:tab w:val="right" w:leader="dot" w:pos="8210"/>
        </w:tabs>
        <w:rPr>
          <w:del w:id="389" w:author="Erin Richardson" w:date="2012-11-01T23:13:00Z"/>
          <w:rFonts w:asciiTheme="minorHAnsi" w:eastAsiaTheme="minorEastAsia" w:hAnsiTheme="minorHAnsi" w:cstheme="minorBidi"/>
          <w:noProof/>
          <w:sz w:val="22"/>
          <w:szCs w:val="22"/>
          <w:lang w:eastAsia="en-US"/>
        </w:rPr>
      </w:pPr>
      <w:del w:id="390" w:author="Erin Richardson" w:date="2012-11-01T23:13:00Z">
        <w:r w:rsidRPr="002435ED" w:rsidDel="002435ED">
          <w:rPr>
            <w:rStyle w:val="Hipervnculo"/>
            <w:noProof/>
          </w:rPr>
          <w:delText>Figure 15: New Database Setup</w:delText>
        </w:r>
        <w:r w:rsidDel="002435ED">
          <w:rPr>
            <w:noProof/>
            <w:webHidden/>
          </w:rPr>
          <w:tab/>
          <w:delText>13</w:delText>
        </w:r>
      </w:del>
    </w:p>
    <w:p w14:paraId="7EB7A838" w14:textId="77777777" w:rsidR="00D40529" w:rsidDel="002435ED" w:rsidRDefault="00D40529">
      <w:pPr>
        <w:pStyle w:val="Tabladeilustraciones"/>
        <w:tabs>
          <w:tab w:val="right" w:leader="dot" w:pos="8210"/>
        </w:tabs>
        <w:rPr>
          <w:del w:id="391" w:author="Erin Richardson" w:date="2012-11-01T23:13:00Z"/>
          <w:rFonts w:asciiTheme="minorHAnsi" w:eastAsiaTheme="minorEastAsia" w:hAnsiTheme="minorHAnsi" w:cstheme="minorBidi"/>
          <w:noProof/>
          <w:sz w:val="22"/>
          <w:szCs w:val="22"/>
          <w:lang w:eastAsia="en-US"/>
        </w:rPr>
      </w:pPr>
      <w:del w:id="392" w:author="Erin Richardson" w:date="2012-11-01T23:13:00Z">
        <w:r w:rsidRPr="002435ED" w:rsidDel="002435ED">
          <w:rPr>
            <w:rStyle w:val="Hipervnculo"/>
            <w:noProof/>
          </w:rPr>
          <w:delText>Figure 16: Testing the Connection</w:delText>
        </w:r>
        <w:r w:rsidDel="002435ED">
          <w:rPr>
            <w:noProof/>
            <w:webHidden/>
          </w:rPr>
          <w:tab/>
          <w:delText>14</w:delText>
        </w:r>
      </w:del>
    </w:p>
    <w:p w14:paraId="66BD607B" w14:textId="77777777" w:rsidR="00D40529" w:rsidDel="002435ED" w:rsidRDefault="00D40529">
      <w:pPr>
        <w:pStyle w:val="Tabladeilustraciones"/>
        <w:tabs>
          <w:tab w:val="right" w:leader="dot" w:pos="8210"/>
        </w:tabs>
        <w:rPr>
          <w:del w:id="393" w:author="Erin Richardson" w:date="2012-11-01T23:13:00Z"/>
          <w:rFonts w:asciiTheme="minorHAnsi" w:eastAsiaTheme="minorEastAsia" w:hAnsiTheme="minorHAnsi" w:cstheme="minorBidi"/>
          <w:noProof/>
          <w:sz w:val="22"/>
          <w:szCs w:val="22"/>
          <w:lang w:eastAsia="en-US"/>
        </w:rPr>
      </w:pPr>
      <w:del w:id="394" w:author="Erin Richardson" w:date="2012-11-01T23:13:00Z">
        <w:r w:rsidRPr="002435ED" w:rsidDel="002435ED">
          <w:rPr>
            <w:rStyle w:val="Hipervnculo"/>
            <w:noProof/>
          </w:rPr>
          <w:delText>Figure 17: Finalization</w:delText>
        </w:r>
        <w:r w:rsidDel="002435ED">
          <w:rPr>
            <w:noProof/>
            <w:webHidden/>
          </w:rPr>
          <w:tab/>
          <w:delText>14</w:delText>
        </w:r>
      </w:del>
    </w:p>
    <w:p w14:paraId="0A2B3D82" w14:textId="77777777" w:rsidR="00D40529" w:rsidDel="002435ED" w:rsidRDefault="00D40529">
      <w:pPr>
        <w:pStyle w:val="Tabladeilustraciones"/>
        <w:tabs>
          <w:tab w:val="right" w:leader="dot" w:pos="8210"/>
        </w:tabs>
        <w:rPr>
          <w:del w:id="395" w:author="Erin Richardson" w:date="2012-11-01T23:13:00Z"/>
          <w:rFonts w:asciiTheme="minorHAnsi" w:eastAsiaTheme="minorEastAsia" w:hAnsiTheme="minorHAnsi" w:cstheme="minorBidi"/>
          <w:noProof/>
          <w:sz w:val="22"/>
          <w:szCs w:val="22"/>
          <w:lang w:eastAsia="en-US"/>
        </w:rPr>
      </w:pPr>
      <w:del w:id="396" w:author="Erin Richardson" w:date="2012-11-01T23:13:00Z">
        <w:r w:rsidRPr="002435ED" w:rsidDel="002435ED">
          <w:rPr>
            <w:rStyle w:val="Hipervnculo"/>
            <w:noProof/>
          </w:rPr>
          <w:delText>Figure 18: Changing repository permissions</w:delText>
        </w:r>
        <w:r w:rsidDel="002435ED">
          <w:rPr>
            <w:noProof/>
            <w:webHidden/>
          </w:rPr>
          <w:tab/>
          <w:delText>16</w:delText>
        </w:r>
      </w:del>
    </w:p>
    <w:p w14:paraId="37E34A24" w14:textId="77777777" w:rsidR="00D40529" w:rsidDel="002435ED" w:rsidRDefault="00D40529">
      <w:pPr>
        <w:pStyle w:val="Tabladeilustraciones"/>
        <w:tabs>
          <w:tab w:val="right" w:leader="dot" w:pos="8210"/>
        </w:tabs>
        <w:rPr>
          <w:del w:id="397" w:author="Erin Richardson" w:date="2012-11-01T23:13:00Z"/>
          <w:rFonts w:asciiTheme="minorHAnsi" w:eastAsiaTheme="minorEastAsia" w:hAnsiTheme="minorHAnsi" w:cstheme="minorBidi"/>
          <w:noProof/>
          <w:sz w:val="22"/>
          <w:szCs w:val="22"/>
          <w:lang w:eastAsia="en-US"/>
        </w:rPr>
      </w:pPr>
      <w:del w:id="398" w:author="Erin Richardson" w:date="2012-11-01T23:13:00Z">
        <w:r w:rsidRPr="002435ED" w:rsidDel="002435ED">
          <w:rPr>
            <w:rStyle w:val="Hipervnculo"/>
            <w:noProof/>
          </w:rPr>
          <w:delText>Figure 19: Specifying MADRID\coordinators</w:delText>
        </w:r>
        <w:r w:rsidDel="002435ED">
          <w:rPr>
            <w:noProof/>
            <w:webHidden/>
          </w:rPr>
          <w:tab/>
          <w:delText>17</w:delText>
        </w:r>
      </w:del>
    </w:p>
    <w:p w14:paraId="25A01D79" w14:textId="77777777" w:rsidR="00D40529" w:rsidDel="002435ED" w:rsidRDefault="00D40529">
      <w:pPr>
        <w:pStyle w:val="Tabladeilustraciones"/>
        <w:tabs>
          <w:tab w:val="right" w:leader="dot" w:pos="8210"/>
        </w:tabs>
        <w:rPr>
          <w:del w:id="399" w:author="Erin Richardson" w:date="2012-11-01T23:13:00Z"/>
          <w:rFonts w:asciiTheme="minorHAnsi" w:eastAsiaTheme="minorEastAsia" w:hAnsiTheme="minorHAnsi" w:cstheme="minorBidi"/>
          <w:noProof/>
          <w:sz w:val="22"/>
          <w:szCs w:val="22"/>
          <w:lang w:eastAsia="en-US"/>
        </w:rPr>
      </w:pPr>
      <w:del w:id="400" w:author="Erin Richardson" w:date="2012-11-01T23:13:00Z">
        <w:r w:rsidRPr="002435ED" w:rsidDel="002435ED">
          <w:rPr>
            <w:rStyle w:val="Hipervnculo"/>
            <w:noProof/>
          </w:rPr>
          <w:delText>Figure 20. User and password configuration screen</w:delText>
        </w:r>
        <w:r w:rsidDel="002435ED">
          <w:rPr>
            <w:noProof/>
            <w:webHidden/>
          </w:rPr>
          <w:tab/>
          <w:delText>18</w:delText>
        </w:r>
      </w:del>
    </w:p>
    <w:p w14:paraId="0A976EFF" w14:textId="77777777" w:rsidR="00D40529" w:rsidDel="002435ED" w:rsidRDefault="00D40529">
      <w:pPr>
        <w:pStyle w:val="Tabladeilustraciones"/>
        <w:tabs>
          <w:tab w:val="right" w:leader="dot" w:pos="8210"/>
        </w:tabs>
        <w:rPr>
          <w:del w:id="401" w:author="Erin Richardson" w:date="2012-11-01T23:13:00Z"/>
          <w:rFonts w:asciiTheme="minorHAnsi" w:eastAsiaTheme="minorEastAsia" w:hAnsiTheme="minorHAnsi" w:cstheme="minorBidi"/>
          <w:noProof/>
          <w:sz w:val="22"/>
          <w:szCs w:val="22"/>
          <w:lang w:eastAsia="en-US"/>
        </w:rPr>
      </w:pPr>
      <w:del w:id="402" w:author="Erin Richardson" w:date="2012-11-01T23:13:00Z">
        <w:r w:rsidRPr="002435ED" w:rsidDel="002435ED">
          <w:rPr>
            <w:rStyle w:val="Hipervnculo"/>
            <w:noProof/>
          </w:rPr>
          <w:delText>Figure 21. Login dialog</w:delText>
        </w:r>
        <w:r w:rsidDel="002435ED">
          <w:rPr>
            <w:noProof/>
            <w:webHidden/>
          </w:rPr>
          <w:tab/>
          <w:delText>18</w:delText>
        </w:r>
      </w:del>
    </w:p>
    <w:p w14:paraId="6E89DD6A" w14:textId="77777777" w:rsidR="00D40529" w:rsidDel="002435ED" w:rsidRDefault="00D40529">
      <w:pPr>
        <w:pStyle w:val="Tabladeilustraciones"/>
        <w:tabs>
          <w:tab w:val="right" w:leader="dot" w:pos="8210"/>
        </w:tabs>
        <w:rPr>
          <w:del w:id="403" w:author="Erin Richardson" w:date="2012-11-01T23:13:00Z"/>
          <w:rFonts w:asciiTheme="minorHAnsi" w:eastAsiaTheme="minorEastAsia" w:hAnsiTheme="minorHAnsi" w:cstheme="minorBidi"/>
          <w:noProof/>
          <w:sz w:val="22"/>
          <w:szCs w:val="22"/>
          <w:lang w:eastAsia="en-US"/>
        </w:rPr>
      </w:pPr>
      <w:del w:id="404" w:author="Erin Richardson" w:date="2012-11-01T23:13:00Z">
        <w:r w:rsidRPr="002435ED" w:rsidDel="002435ED">
          <w:rPr>
            <w:rStyle w:val="Hipervnculo"/>
            <w:noProof/>
          </w:rPr>
          <w:delText>Figure 22. configuration files in user/password mode</w:delText>
        </w:r>
        <w:r w:rsidDel="002435ED">
          <w:rPr>
            <w:noProof/>
            <w:webHidden/>
          </w:rPr>
          <w:tab/>
          <w:delText>19</w:delText>
        </w:r>
      </w:del>
    </w:p>
    <w:p w14:paraId="3A000EDD" w14:textId="77777777" w:rsidR="00D40529" w:rsidDel="002435ED" w:rsidRDefault="00D40529">
      <w:pPr>
        <w:pStyle w:val="Tabladeilustraciones"/>
        <w:tabs>
          <w:tab w:val="right" w:leader="dot" w:pos="8210"/>
        </w:tabs>
        <w:rPr>
          <w:del w:id="405" w:author="Erin Richardson" w:date="2012-11-01T23:13:00Z"/>
          <w:rFonts w:asciiTheme="minorHAnsi" w:eastAsiaTheme="minorEastAsia" w:hAnsiTheme="minorHAnsi" w:cstheme="minorBidi"/>
          <w:noProof/>
          <w:sz w:val="22"/>
          <w:szCs w:val="22"/>
          <w:lang w:eastAsia="en-US"/>
        </w:rPr>
      </w:pPr>
      <w:del w:id="406" w:author="Erin Richardson" w:date="2012-11-01T23:13:00Z">
        <w:r w:rsidRPr="002435ED" w:rsidDel="002435ED">
          <w:rPr>
            <w:rStyle w:val="Hipervnculo"/>
            <w:noProof/>
          </w:rPr>
          <w:delText>Figure 23: umtoolgui usage</w:delText>
        </w:r>
        <w:r w:rsidDel="002435ED">
          <w:rPr>
            <w:noProof/>
            <w:webHidden/>
          </w:rPr>
          <w:tab/>
          <w:delText>21</w:delText>
        </w:r>
      </w:del>
    </w:p>
    <w:p w14:paraId="2F4708BB" w14:textId="77777777" w:rsidR="00D40529" w:rsidDel="002435ED" w:rsidRDefault="00D40529">
      <w:pPr>
        <w:pStyle w:val="Tabladeilustraciones"/>
        <w:tabs>
          <w:tab w:val="right" w:leader="dot" w:pos="8210"/>
        </w:tabs>
        <w:rPr>
          <w:del w:id="407" w:author="Erin Richardson" w:date="2012-11-01T23:13:00Z"/>
          <w:rFonts w:asciiTheme="minorHAnsi" w:eastAsiaTheme="minorEastAsia" w:hAnsiTheme="minorHAnsi" w:cstheme="minorBidi"/>
          <w:noProof/>
          <w:sz w:val="22"/>
          <w:szCs w:val="22"/>
          <w:lang w:eastAsia="en-US"/>
        </w:rPr>
      </w:pPr>
      <w:del w:id="408" w:author="Erin Richardson" w:date="2012-11-01T23:13:00Z">
        <w:r w:rsidRPr="002435ED" w:rsidDel="002435ED">
          <w:rPr>
            <w:rStyle w:val="Hipervnculo"/>
            <w:noProof/>
          </w:rPr>
          <w:delText>Figure 24. users.conf file format</w:delText>
        </w:r>
        <w:r w:rsidDel="002435ED">
          <w:rPr>
            <w:noProof/>
            <w:webHidden/>
          </w:rPr>
          <w:tab/>
          <w:delText>23</w:delText>
        </w:r>
      </w:del>
    </w:p>
    <w:p w14:paraId="5326BC9C" w14:textId="77777777" w:rsidR="00D40529" w:rsidDel="002435ED" w:rsidRDefault="00D40529">
      <w:pPr>
        <w:pStyle w:val="Tabladeilustraciones"/>
        <w:tabs>
          <w:tab w:val="right" w:leader="dot" w:pos="8210"/>
        </w:tabs>
        <w:rPr>
          <w:del w:id="409" w:author="Erin Richardson" w:date="2012-11-01T23:13:00Z"/>
          <w:rFonts w:asciiTheme="minorHAnsi" w:eastAsiaTheme="minorEastAsia" w:hAnsiTheme="minorHAnsi" w:cstheme="minorBidi"/>
          <w:noProof/>
          <w:sz w:val="22"/>
          <w:szCs w:val="22"/>
          <w:lang w:eastAsia="en-US"/>
        </w:rPr>
      </w:pPr>
      <w:del w:id="410" w:author="Erin Richardson" w:date="2012-11-01T23:13:00Z">
        <w:r w:rsidRPr="002435ED" w:rsidDel="002435ED">
          <w:rPr>
            <w:rStyle w:val="Hipervnculo"/>
            <w:noProof/>
          </w:rPr>
          <w:delText>Figure 25. groups.conf file format</w:delText>
        </w:r>
        <w:r w:rsidDel="002435ED">
          <w:rPr>
            <w:noProof/>
            <w:webHidden/>
          </w:rPr>
          <w:tab/>
          <w:delText>23</w:delText>
        </w:r>
      </w:del>
    </w:p>
    <w:p w14:paraId="101E7BE0" w14:textId="77777777" w:rsidR="00D40529" w:rsidDel="002435ED" w:rsidRDefault="00D40529">
      <w:pPr>
        <w:pStyle w:val="Tabladeilustraciones"/>
        <w:tabs>
          <w:tab w:val="right" w:leader="dot" w:pos="8210"/>
        </w:tabs>
        <w:rPr>
          <w:del w:id="411" w:author="Erin Richardson" w:date="2012-11-01T23:13:00Z"/>
          <w:rFonts w:asciiTheme="minorHAnsi" w:eastAsiaTheme="minorEastAsia" w:hAnsiTheme="minorHAnsi" w:cstheme="minorBidi"/>
          <w:noProof/>
          <w:sz w:val="22"/>
          <w:szCs w:val="22"/>
          <w:lang w:eastAsia="en-US"/>
        </w:rPr>
      </w:pPr>
      <w:del w:id="412" w:author="Erin Richardson" w:date="2012-11-01T23:13:00Z">
        <w:r w:rsidRPr="002435ED" w:rsidDel="002435ED">
          <w:rPr>
            <w:rStyle w:val="Hipervnculo"/>
            <w:noProof/>
          </w:rPr>
          <w:delText xml:space="preserve">Figure 26. server.conf contains </w:delText>
        </w:r>
        <w:r w:rsidRPr="002435ED" w:rsidDel="002435ED">
          <w:rPr>
            <w:rStyle w:val="Hipervnculo"/>
            <w:i/>
            <w:noProof/>
          </w:rPr>
          <w:delText>WorkingMode</w:delText>
        </w:r>
        <w:r w:rsidDel="002435ED">
          <w:rPr>
            <w:noProof/>
            <w:webHidden/>
          </w:rPr>
          <w:tab/>
          <w:delText>23</w:delText>
        </w:r>
      </w:del>
    </w:p>
    <w:p w14:paraId="7C82F39F" w14:textId="77777777" w:rsidR="00D40529" w:rsidDel="002435ED" w:rsidRDefault="00D40529">
      <w:pPr>
        <w:pStyle w:val="Tabladeilustraciones"/>
        <w:tabs>
          <w:tab w:val="right" w:leader="dot" w:pos="8210"/>
        </w:tabs>
        <w:rPr>
          <w:del w:id="413" w:author="Erin Richardson" w:date="2012-11-01T23:13:00Z"/>
          <w:rFonts w:asciiTheme="minorHAnsi" w:eastAsiaTheme="minorEastAsia" w:hAnsiTheme="minorHAnsi" w:cstheme="minorBidi"/>
          <w:noProof/>
          <w:sz w:val="22"/>
          <w:szCs w:val="22"/>
          <w:lang w:eastAsia="en-US"/>
        </w:rPr>
      </w:pPr>
      <w:del w:id="414" w:author="Erin Richardson" w:date="2012-11-01T23:13:00Z">
        <w:r w:rsidRPr="002435ED" w:rsidDel="002435ED">
          <w:rPr>
            <w:rStyle w:val="Hipervnculo"/>
            <w:noProof/>
          </w:rPr>
          <w:delText>Figure 27. Managing Plastic SCM server service</w:delText>
        </w:r>
        <w:r w:rsidDel="002435ED">
          <w:rPr>
            <w:noProof/>
            <w:webHidden/>
          </w:rPr>
          <w:tab/>
          <w:delText>25</w:delText>
        </w:r>
      </w:del>
    </w:p>
    <w:p w14:paraId="46C92441" w14:textId="77777777" w:rsidR="00D40529" w:rsidDel="002435ED" w:rsidRDefault="00D40529">
      <w:pPr>
        <w:pStyle w:val="Tabladeilustraciones"/>
        <w:tabs>
          <w:tab w:val="right" w:leader="dot" w:pos="8210"/>
        </w:tabs>
        <w:rPr>
          <w:del w:id="415" w:author="Erin Richardson" w:date="2012-11-01T23:13:00Z"/>
          <w:rFonts w:asciiTheme="minorHAnsi" w:eastAsiaTheme="minorEastAsia" w:hAnsiTheme="minorHAnsi" w:cstheme="minorBidi"/>
          <w:noProof/>
          <w:sz w:val="22"/>
          <w:szCs w:val="22"/>
          <w:lang w:eastAsia="en-US"/>
        </w:rPr>
      </w:pPr>
      <w:del w:id="416" w:author="Erin Richardson" w:date="2012-11-01T23:13:00Z">
        <w:r w:rsidRPr="002435ED" w:rsidDel="002435ED">
          <w:rPr>
            <w:rStyle w:val="Hipervnculo"/>
            <w:noProof/>
          </w:rPr>
          <w:delText>Figure 28. Client configuration welcome screen</w:delText>
        </w:r>
        <w:r w:rsidDel="002435ED">
          <w:rPr>
            <w:noProof/>
            <w:webHidden/>
          </w:rPr>
          <w:tab/>
          <w:delText>26</w:delText>
        </w:r>
      </w:del>
    </w:p>
    <w:p w14:paraId="2D80B771" w14:textId="77777777" w:rsidR="00D40529" w:rsidDel="002435ED" w:rsidRDefault="00D40529">
      <w:pPr>
        <w:pStyle w:val="Tabladeilustraciones"/>
        <w:tabs>
          <w:tab w:val="right" w:leader="dot" w:pos="8210"/>
        </w:tabs>
        <w:rPr>
          <w:del w:id="417" w:author="Erin Richardson" w:date="2012-11-01T23:13:00Z"/>
          <w:rFonts w:asciiTheme="minorHAnsi" w:eastAsiaTheme="minorEastAsia" w:hAnsiTheme="minorHAnsi" w:cstheme="minorBidi"/>
          <w:noProof/>
          <w:sz w:val="22"/>
          <w:szCs w:val="22"/>
          <w:lang w:eastAsia="en-US"/>
        </w:rPr>
      </w:pPr>
      <w:del w:id="418" w:author="Erin Richardson" w:date="2012-11-01T23:13:00Z">
        <w:r w:rsidRPr="002435ED" w:rsidDel="002435ED">
          <w:rPr>
            <w:rStyle w:val="Hipervnculo"/>
            <w:noProof/>
          </w:rPr>
          <w:delText>Figure 29. Client configuration language selection</w:delText>
        </w:r>
        <w:r w:rsidDel="002435ED">
          <w:rPr>
            <w:noProof/>
            <w:webHidden/>
          </w:rPr>
          <w:tab/>
          <w:delText>26</w:delText>
        </w:r>
      </w:del>
    </w:p>
    <w:p w14:paraId="3E0A3E1F" w14:textId="77777777" w:rsidR="00D40529" w:rsidDel="002435ED" w:rsidRDefault="00D40529">
      <w:pPr>
        <w:pStyle w:val="Tabladeilustraciones"/>
        <w:tabs>
          <w:tab w:val="right" w:leader="dot" w:pos="8210"/>
        </w:tabs>
        <w:rPr>
          <w:del w:id="419" w:author="Erin Richardson" w:date="2012-11-01T23:13:00Z"/>
          <w:rFonts w:asciiTheme="minorHAnsi" w:eastAsiaTheme="minorEastAsia" w:hAnsiTheme="minorHAnsi" w:cstheme="minorBidi"/>
          <w:noProof/>
          <w:sz w:val="22"/>
          <w:szCs w:val="22"/>
          <w:lang w:eastAsia="en-US"/>
        </w:rPr>
      </w:pPr>
      <w:del w:id="420" w:author="Erin Richardson" w:date="2012-11-01T23:13:00Z">
        <w:r w:rsidRPr="002435ED" w:rsidDel="002435ED">
          <w:rPr>
            <w:rStyle w:val="Hipervnculo"/>
            <w:noProof/>
          </w:rPr>
          <w:delText>Figure 30. Workspace server selection</w:delText>
        </w:r>
        <w:r w:rsidDel="002435ED">
          <w:rPr>
            <w:noProof/>
            <w:webHidden/>
          </w:rPr>
          <w:tab/>
          <w:delText>27</w:delText>
        </w:r>
      </w:del>
    </w:p>
    <w:p w14:paraId="29FDFD76" w14:textId="77777777" w:rsidR="00D40529" w:rsidDel="002435ED" w:rsidRDefault="00D40529">
      <w:pPr>
        <w:pStyle w:val="Tabladeilustraciones"/>
        <w:tabs>
          <w:tab w:val="right" w:leader="dot" w:pos="8210"/>
        </w:tabs>
        <w:rPr>
          <w:del w:id="421" w:author="Erin Richardson" w:date="2012-11-01T23:13:00Z"/>
          <w:rFonts w:asciiTheme="minorHAnsi" w:eastAsiaTheme="minorEastAsia" w:hAnsiTheme="minorHAnsi" w:cstheme="minorBidi"/>
          <w:noProof/>
          <w:sz w:val="22"/>
          <w:szCs w:val="22"/>
          <w:lang w:eastAsia="en-US"/>
        </w:rPr>
      </w:pPr>
      <w:del w:id="422" w:author="Erin Richardson" w:date="2012-11-01T23:13:00Z">
        <w:r w:rsidRPr="002435ED" w:rsidDel="002435ED">
          <w:rPr>
            <w:rStyle w:val="Hipervnculo"/>
            <w:noProof/>
          </w:rPr>
          <w:delText>Figure 31. Client authentication selection</w:delText>
        </w:r>
        <w:r w:rsidDel="002435ED">
          <w:rPr>
            <w:noProof/>
            <w:webHidden/>
          </w:rPr>
          <w:tab/>
          <w:delText>27</w:delText>
        </w:r>
      </w:del>
    </w:p>
    <w:p w14:paraId="0FF15550" w14:textId="77777777" w:rsidR="00D40529" w:rsidDel="002435ED" w:rsidRDefault="00D40529">
      <w:pPr>
        <w:pStyle w:val="Tabladeilustraciones"/>
        <w:tabs>
          <w:tab w:val="right" w:leader="dot" w:pos="8210"/>
        </w:tabs>
        <w:rPr>
          <w:del w:id="423" w:author="Erin Richardson" w:date="2012-11-01T23:13:00Z"/>
          <w:rFonts w:asciiTheme="minorHAnsi" w:eastAsiaTheme="minorEastAsia" w:hAnsiTheme="minorHAnsi" w:cstheme="minorBidi"/>
          <w:noProof/>
          <w:sz w:val="22"/>
          <w:szCs w:val="22"/>
          <w:lang w:eastAsia="en-US"/>
        </w:rPr>
      </w:pPr>
      <w:del w:id="424" w:author="Erin Richardson" w:date="2012-11-01T23:13:00Z">
        <w:r w:rsidRPr="002435ED" w:rsidDel="002435ED">
          <w:rPr>
            <w:rStyle w:val="Hipervnculo"/>
            <w:noProof/>
          </w:rPr>
          <w:delText>Figure 32. Client AD LDAP authentication window</w:delText>
        </w:r>
        <w:r w:rsidDel="002435ED">
          <w:rPr>
            <w:noProof/>
            <w:webHidden/>
          </w:rPr>
          <w:tab/>
          <w:delText>27</w:delText>
        </w:r>
      </w:del>
    </w:p>
    <w:p w14:paraId="38628F71" w14:textId="77777777" w:rsidR="00D40529" w:rsidDel="002435ED" w:rsidRDefault="00D40529">
      <w:pPr>
        <w:pStyle w:val="Tabladeilustraciones"/>
        <w:tabs>
          <w:tab w:val="right" w:leader="dot" w:pos="8210"/>
        </w:tabs>
        <w:rPr>
          <w:del w:id="425" w:author="Erin Richardson" w:date="2012-11-01T23:13:00Z"/>
          <w:rFonts w:asciiTheme="minorHAnsi" w:eastAsiaTheme="minorEastAsia" w:hAnsiTheme="minorHAnsi" w:cstheme="minorBidi"/>
          <w:noProof/>
          <w:sz w:val="22"/>
          <w:szCs w:val="22"/>
          <w:lang w:eastAsia="en-US"/>
        </w:rPr>
      </w:pPr>
      <w:del w:id="426" w:author="Erin Richardson" w:date="2012-11-01T23:13:00Z">
        <w:r w:rsidRPr="002435ED" w:rsidDel="002435ED">
          <w:rPr>
            <w:rStyle w:val="Hipervnculo"/>
            <w:noProof/>
          </w:rPr>
          <w:delText>Figure 33. Example of proxy deployment</w:delText>
        </w:r>
        <w:r w:rsidDel="002435ED">
          <w:rPr>
            <w:noProof/>
            <w:webHidden/>
          </w:rPr>
          <w:tab/>
          <w:delText>32</w:delText>
        </w:r>
      </w:del>
    </w:p>
    <w:p w14:paraId="3825B06D" w14:textId="77777777" w:rsidR="00D40529" w:rsidDel="002435ED" w:rsidRDefault="00D40529">
      <w:pPr>
        <w:pStyle w:val="Tabladeilustraciones"/>
        <w:tabs>
          <w:tab w:val="right" w:leader="dot" w:pos="8210"/>
        </w:tabs>
        <w:rPr>
          <w:del w:id="427" w:author="Erin Richardson" w:date="2012-11-01T23:13:00Z"/>
          <w:rFonts w:asciiTheme="minorHAnsi" w:eastAsiaTheme="minorEastAsia" w:hAnsiTheme="minorHAnsi" w:cstheme="minorBidi"/>
          <w:noProof/>
          <w:sz w:val="22"/>
          <w:szCs w:val="22"/>
          <w:lang w:eastAsia="en-US"/>
        </w:rPr>
      </w:pPr>
      <w:del w:id="428" w:author="Erin Richardson" w:date="2012-11-01T23:13:00Z">
        <w:r w:rsidRPr="002435ED" w:rsidDel="002435ED">
          <w:rPr>
            <w:rStyle w:val="Hipervnculo"/>
            <w:noProof/>
          </w:rPr>
          <w:delText>Figure 34. Example of network</w:delText>
        </w:r>
        <w:r w:rsidDel="002435ED">
          <w:rPr>
            <w:noProof/>
            <w:webHidden/>
          </w:rPr>
          <w:tab/>
          <w:delText>32</w:delText>
        </w:r>
      </w:del>
    </w:p>
    <w:p w14:paraId="18EE1F4A" w14:textId="77777777" w:rsidR="00D40529" w:rsidDel="002435ED" w:rsidRDefault="00D40529">
      <w:pPr>
        <w:pStyle w:val="Tabladeilustraciones"/>
        <w:tabs>
          <w:tab w:val="right" w:leader="dot" w:pos="8210"/>
        </w:tabs>
        <w:rPr>
          <w:del w:id="429" w:author="Erin Richardson" w:date="2012-11-01T23:13:00Z"/>
          <w:rFonts w:asciiTheme="minorHAnsi" w:eastAsiaTheme="minorEastAsia" w:hAnsiTheme="minorHAnsi" w:cstheme="minorBidi"/>
          <w:noProof/>
          <w:sz w:val="22"/>
          <w:szCs w:val="22"/>
          <w:lang w:eastAsia="en-US"/>
        </w:rPr>
      </w:pPr>
      <w:del w:id="430" w:author="Erin Richardson" w:date="2012-11-01T23:13:00Z">
        <w:r w:rsidRPr="002435ED" w:rsidDel="002435ED">
          <w:rPr>
            <w:rStyle w:val="Hipervnculo"/>
            <w:noProof/>
          </w:rPr>
          <w:delText>Figure 35. Same network, improved by using two proxies</w:delText>
        </w:r>
        <w:r w:rsidDel="002435ED">
          <w:rPr>
            <w:noProof/>
            <w:webHidden/>
          </w:rPr>
          <w:tab/>
          <w:delText>33</w:delText>
        </w:r>
      </w:del>
    </w:p>
    <w:p w14:paraId="02331D9F" w14:textId="77777777" w:rsidR="00D40529" w:rsidDel="002435ED" w:rsidRDefault="00D40529">
      <w:pPr>
        <w:pStyle w:val="Tabladeilustraciones"/>
        <w:tabs>
          <w:tab w:val="right" w:leader="dot" w:pos="8210"/>
        </w:tabs>
        <w:rPr>
          <w:del w:id="431" w:author="Erin Richardson" w:date="2012-11-01T23:13:00Z"/>
          <w:rFonts w:asciiTheme="minorHAnsi" w:eastAsiaTheme="minorEastAsia" w:hAnsiTheme="minorHAnsi" w:cstheme="minorBidi"/>
          <w:noProof/>
          <w:sz w:val="22"/>
          <w:szCs w:val="22"/>
          <w:lang w:eastAsia="en-US"/>
        </w:rPr>
      </w:pPr>
      <w:del w:id="432" w:author="Erin Richardson" w:date="2012-11-01T23:13:00Z">
        <w:r w:rsidRPr="002435ED" w:rsidDel="002435ED">
          <w:rPr>
            <w:rStyle w:val="Hipervnculo"/>
            <w:noProof/>
          </w:rPr>
          <w:delText>Figure 36. Proxy installer binaries folder</w:delText>
        </w:r>
        <w:r w:rsidDel="002435ED">
          <w:rPr>
            <w:noProof/>
            <w:webHidden/>
          </w:rPr>
          <w:tab/>
          <w:delText>33</w:delText>
        </w:r>
      </w:del>
    </w:p>
    <w:p w14:paraId="7E041807" w14:textId="77777777" w:rsidR="00D40529" w:rsidDel="002435ED" w:rsidRDefault="00D40529">
      <w:pPr>
        <w:pStyle w:val="Tabladeilustraciones"/>
        <w:tabs>
          <w:tab w:val="right" w:leader="dot" w:pos="8210"/>
        </w:tabs>
        <w:rPr>
          <w:del w:id="433" w:author="Erin Richardson" w:date="2012-11-01T23:13:00Z"/>
          <w:rFonts w:asciiTheme="minorHAnsi" w:eastAsiaTheme="minorEastAsia" w:hAnsiTheme="minorHAnsi" w:cstheme="minorBidi"/>
          <w:noProof/>
          <w:sz w:val="22"/>
          <w:szCs w:val="22"/>
          <w:lang w:eastAsia="en-US"/>
        </w:rPr>
      </w:pPr>
      <w:del w:id="434" w:author="Erin Richardson" w:date="2012-11-01T23:13:00Z">
        <w:r w:rsidRPr="002435ED" w:rsidDel="002435ED">
          <w:rPr>
            <w:rStyle w:val="Hipervnculo"/>
            <w:noProof/>
          </w:rPr>
          <w:delText>Figure 37. Cached data directory location</w:delText>
        </w:r>
        <w:r w:rsidDel="002435ED">
          <w:rPr>
            <w:noProof/>
            <w:webHidden/>
          </w:rPr>
          <w:tab/>
          <w:delText>34</w:delText>
        </w:r>
      </w:del>
    </w:p>
    <w:p w14:paraId="7E1AB862" w14:textId="77777777" w:rsidR="00D40529" w:rsidDel="002435ED" w:rsidRDefault="00D40529">
      <w:pPr>
        <w:pStyle w:val="Tabladeilustraciones"/>
        <w:tabs>
          <w:tab w:val="right" w:leader="dot" w:pos="8210"/>
        </w:tabs>
        <w:rPr>
          <w:del w:id="435" w:author="Erin Richardson" w:date="2012-11-01T23:13:00Z"/>
          <w:rFonts w:asciiTheme="minorHAnsi" w:eastAsiaTheme="minorEastAsia" w:hAnsiTheme="minorHAnsi" w:cstheme="minorBidi"/>
          <w:noProof/>
          <w:sz w:val="22"/>
          <w:szCs w:val="22"/>
          <w:lang w:eastAsia="en-US"/>
        </w:rPr>
      </w:pPr>
      <w:del w:id="436" w:author="Erin Richardson" w:date="2012-11-01T23:13:00Z">
        <w:r w:rsidRPr="002435ED" w:rsidDel="002435ED">
          <w:rPr>
            <w:rStyle w:val="Hipervnculo"/>
            <w:noProof/>
          </w:rPr>
          <w:delText>Figure 38: Proxy listening port</w:delText>
        </w:r>
        <w:r w:rsidDel="002435ED">
          <w:rPr>
            <w:noProof/>
            <w:webHidden/>
          </w:rPr>
          <w:tab/>
          <w:delText>34</w:delText>
        </w:r>
      </w:del>
    </w:p>
    <w:p w14:paraId="62207179" w14:textId="77777777" w:rsidR="00D40529" w:rsidDel="002435ED" w:rsidRDefault="00D40529">
      <w:pPr>
        <w:pStyle w:val="Tabladeilustraciones"/>
        <w:tabs>
          <w:tab w:val="right" w:leader="dot" w:pos="8210"/>
        </w:tabs>
        <w:rPr>
          <w:del w:id="437" w:author="Erin Richardson" w:date="2012-11-01T23:13:00Z"/>
          <w:rFonts w:asciiTheme="minorHAnsi" w:eastAsiaTheme="minorEastAsia" w:hAnsiTheme="minorHAnsi" w:cstheme="minorBidi"/>
          <w:noProof/>
          <w:sz w:val="22"/>
          <w:szCs w:val="22"/>
          <w:lang w:eastAsia="en-US"/>
        </w:rPr>
      </w:pPr>
      <w:del w:id="438" w:author="Erin Richardson" w:date="2012-11-01T23:13:00Z">
        <w:r w:rsidRPr="002435ED" w:rsidDel="002435ED">
          <w:rPr>
            <w:rStyle w:val="Hipervnculo"/>
            <w:noProof/>
          </w:rPr>
          <w:delText>Figure 39: configuring a proxy server in the Plastic SCM client</w:delText>
        </w:r>
        <w:r w:rsidDel="002435ED">
          <w:rPr>
            <w:noProof/>
            <w:webHidden/>
          </w:rPr>
          <w:tab/>
          <w:delText>35</w:delText>
        </w:r>
      </w:del>
    </w:p>
    <w:p w14:paraId="11AE2220" w14:textId="77777777" w:rsidR="00D40529" w:rsidDel="002435ED" w:rsidRDefault="00D40529">
      <w:pPr>
        <w:pStyle w:val="Tabladeilustraciones"/>
        <w:tabs>
          <w:tab w:val="right" w:leader="dot" w:pos="8210"/>
        </w:tabs>
        <w:rPr>
          <w:del w:id="439" w:author="Erin Richardson" w:date="2012-11-01T23:13:00Z"/>
          <w:rFonts w:asciiTheme="minorHAnsi" w:eastAsiaTheme="minorEastAsia" w:hAnsiTheme="minorHAnsi" w:cstheme="minorBidi"/>
          <w:noProof/>
          <w:sz w:val="22"/>
          <w:szCs w:val="22"/>
          <w:lang w:eastAsia="en-US"/>
        </w:rPr>
      </w:pPr>
      <w:del w:id="440" w:author="Erin Richardson" w:date="2012-11-01T23:13:00Z">
        <w:r w:rsidRPr="002435ED" w:rsidDel="002435ED">
          <w:rPr>
            <w:rStyle w:val="Hipervnculo"/>
            <w:noProof/>
          </w:rPr>
          <w:delText>Figure 40: creating a new repository in the Plastic SCM GUI client</w:delText>
        </w:r>
        <w:r w:rsidDel="002435ED">
          <w:rPr>
            <w:noProof/>
            <w:webHidden/>
          </w:rPr>
          <w:tab/>
          <w:delText>37</w:delText>
        </w:r>
      </w:del>
    </w:p>
    <w:p w14:paraId="605FE011" w14:textId="77777777" w:rsidR="00D40529" w:rsidDel="002435ED" w:rsidRDefault="00D40529">
      <w:pPr>
        <w:pStyle w:val="Tabladeilustraciones"/>
        <w:tabs>
          <w:tab w:val="right" w:leader="dot" w:pos="8210"/>
        </w:tabs>
        <w:rPr>
          <w:del w:id="441" w:author="Erin Richardson" w:date="2012-11-01T23:13:00Z"/>
          <w:rFonts w:asciiTheme="minorHAnsi" w:eastAsiaTheme="minorEastAsia" w:hAnsiTheme="minorHAnsi" w:cstheme="minorBidi"/>
          <w:noProof/>
          <w:sz w:val="22"/>
          <w:szCs w:val="22"/>
          <w:lang w:eastAsia="en-US"/>
        </w:rPr>
      </w:pPr>
      <w:del w:id="442" w:author="Erin Richardson" w:date="2012-11-01T23:13:00Z">
        <w:r w:rsidRPr="002435ED" w:rsidDel="002435ED">
          <w:rPr>
            <w:rStyle w:val="Hipervnculo"/>
            <w:noProof/>
          </w:rPr>
          <w:delText>Figure 41: New repository dialog</w:delText>
        </w:r>
        <w:r w:rsidDel="002435ED">
          <w:rPr>
            <w:noProof/>
            <w:webHidden/>
          </w:rPr>
          <w:tab/>
          <w:delText>37</w:delText>
        </w:r>
      </w:del>
    </w:p>
    <w:p w14:paraId="5923E017" w14:textId="77777777" w:rsidR="00D40529" w:rsidDel="002435ED" w:rsidRDefault="00D40529">
      <w:pPr>
        <w:pStyle w:val="Tabladeilustraciones"/>
        <w:tabs>
          <w:tab w:val="right" w:leader="dot" w:pos="8210"/>
        </w:tabs>
        <w:rPr>
          <w:del w:id="443" w:author="Erin Richardson" w:date="2012-11-01T23:13:00Z"/>
          <w:rFonts w:asciiTheme="minorHAnsi" w:eastAsiaTheme="minorEastAsia" w:hAnsiTheme="minorHAnsi" w:cstheme="minorBidi"/>
          <w:noProof/>
          <w:sz w:val="22"/>
          <w:szCs w:val="22"/>
          <w:lang w:eastAsia="en-US"/>
        </w:rPr>
      </w:pPr>
      <w:del w:id="444" w:author="Erin Richardson" w:date="2012-11-01T23:13:00Z">
        <w:r w:rsidRPr="002435ED" w:rsidDel="002435ED">
          <w:rPr>
            <w:rStyle w:val="Hipervnculo"/>
            <w:noProof/>
          </w:rPr>
          <w:delText>Figure 42. Repositories view</w:delText>
        </w:r>
        <w:r w:rsidDel="002435ED">
          <w:rPr>
            <w:noProof/>
            <w:webHidden/>
          </w:rPr>
          <w:tab/>
          <w:delText>38</w:delText>
        </w:r>
      </w:del>
    </w:p>
    <w:p w14:paraId="5058AC1E" w14:textId="77777777" w:rsidR="00D40529" w:rsidDel="002435ED" w:rsidRDefault="00D40529">
      <w:pPr>
        <w:pStyle w:val="Tabladeilustraciones"/>
        <w:tabs>
          <w:tab w:val="right" w:leader="dot" w:pos="8210"/>
        </w:tabs>
        <w:rPr>
          <w:del w:id="445" w:author="Erin Richardson" w:date="2012-11-01T23:13:00Z"/>
          <w:rFonts w:asciiTheme="minorHAnsi" w:eastAsiaTheme="minorEastAsia" w:hAnsiTheme="minorHAnsi" w:cstheme="minorBidi"/>
          <w:noProof/>
          <w:sz w:val="22"/>
          <w:szCs w:val="22"/>
          <w:lang w:eastAsia="en-US"/>
        </w:rPr>
      </w:pPr>
      <w:del w:id="446" w:author="Erin Richardson" w:date="2012-11-01T23:13:00Z">
        <w:r w:rsidRPr="002435ED" w:rsidDel="002435ED">
          <w:rPr>
            <w:rStyle w:val="Hipervnculo"/>
            <w:noProof/>
          </w:rPr>
          <w:delText>Figure 43: Database migration wizard</w:delText>
        </w:r>
        <w:r w:rsidDel="002435ED">
          <w:rPr>
            <w:noProof/>
            <w:webHidden/>
          </w:rPr>
          <w:tab/>
          <w:delText>42</w:delText>
        </w:r>
      </w:del>
    </w:p>
    <w:p w14:paraId="74CFEBF6" w14:textId="77777777" w:rsidR="00D40529" w:rsidDel="002435ED" w:rsidRDefault="00D40529">
      <w:pPr>
        <w:pStyle w:val="Tabladeilustraciones"/>
        <w:tabs>
          <w:tab w:val="right" w:leader="dot" w:pos="8210"/>
        </w:tabs>
        <w:rPr>
          <w:del w:id="447" w:author="Erin Richardson" w:date="2012-11-01T23:13:00Z"/>
          <w:rFonts w:asciiTheme="minorHAnsi" w:eastAsiaTheme="minorEastAsia" w:hAnsiTheme="minorHAnsi" w:cstheme="minorBidi"/>
          <w:noProof/>
          <w:sz w:val="22"/>
          <w:szCs w:val="22"/>
          <w:lang w:eastAsia="en-US"/>
        </w:rPr>
      </w:pPr>
      <w:del w:id="448" w:author="Erin Richardson" w:date="2012-11-01T23:13:00Z">
        <w:r w:rsidRPr="002435ED" w:rsidDel="002435ED">
          <w:rPr>
            <w:rStyle w:val="Hipervnculo"/>
            <w:noProof/>
          </w:rPr>
          <w:delText>Figure 44: database migration: target database options</w:delText>
        </w:r>
        <w:r w:rsidDel="002435ED">
          <w:rPr>
            <w:noProof/>
            <w:webHidden/>
          </w:rPr>
          <w:tab/>
          <w:delText>42</w:delText>
        </w:r>
      </w:del>
    </w:p>
    <w:p w14:paraId="679C403D" w14:textId="77777777" w:rsidR="00D40529" w:rsidDel="002435ED" w:rsidRDefault="00D40529">
      <w:pPr>
        <w:pStyle w:val="Tabladeilustraciones"/>
        <w:tabs>
          <w:tab w:val="right" w:leader="dot" w:pos="8210"/>
        </w:tabs>
        <w:rPr>
          <w:del w:id="449" w:author="Erin Richardson" w:date="2012-11-01T23:13:00Z"/>
          <w:rFonts w:asciiTheme="minorHAnsi" w:eastAsiaTheme="minorEastAsia" w:hAnsiTheme="minorHAnsi" w:cstheme="minorBidi"/>
          <w:noProof/>
          <w:sz w:val="22"/>
          <w:szCs w:val="22"/>
          <w:lang w:eastAsia="en-US"/>
        </w:rPr>
      </w:pPr>
      <w:del w:id="450" w:author="Erin Richardson" w:date="2012-11-01T23:13:00Z">
        <w:r w:rsidRPr="002435ED" w:rsidDel="002435ED">
          <w:rPr>
            <w:rStyle w:val="Hipervnculo"/>
            <w:noProof/>
          </w:rPr>
          <w:delText>Figure 45: remember to stop the Plastic SCM server before migrating the database.</w:delText>
        </w:r>
        <w:r w:rsidDel="002435ED">
          <w:rPr>
            <w:noProof/>
            <w:webHidden/>
          </w:rPr>
          <w:tab/>
          <w:delText>44</w:delText>
        </w:r>
      </w:del>
    </w:p>
    <w:p w14:paraId="7059585F" w14:textId="77777777" w:rsidR="00D40529" w:rsidDel="002435ED" w:rsidRDefault="00D40529">
      <w:pPr>
        <w:pStyle w:val="Tabladeilustraciones"/>
        <w:tabs>
          <w:tab w:val="right" w:leader="dot" w:pos="8210"/>
        </w:tabs>
        <w:rPr>
          <w:del w:id="451" w:author="Erin Richardson" w:date="2012-11-01T23:13:00Z"/>
          <w:rFonts w:asciiTheme="minorHAnsi" w:eastAsiaTheme="minorEastAsia" w:hAnsiTheme="minorHAnsi" w:cstheme="minorBidi"/>
          <w:noProof/>
          <w:sz w:val="22"/>
          <w:szCs w:val="22"/>
          <w:lang w:eastAsia="en-US"/>
        </w:rPr>
      </w:pPr>
      <w:del w:id="452" w:author="Erin Richardson" w:date="2012-11-01T23:13:00Z">
        <w:r w:rsidRPr="002435ED" w:rsidDel="002435ED">
          <w:rPr>
            <w:rStyle w:val="Hipervnculo"/>
            <w:noProof/>
          </w:rPr>
          <w:delText>Figure 46: migration finished</w:delText>
        </w:r>
        <w:r w:rsidDel="002435ED">
          <w:rPr>
            <w:noProof/>
            <w:webHidden/>
          </w:rPr>
          <w:tab/>
          <w:delText>44</w:delText>
        </w:r>
      </w:del>
    </w:p>
    <w:p w14:paraId="2EA02A27" w14:textId="77777777" w:rsidR="00D40529" w:rsidDel="002435ED" w:rsidRDefault="00D40529">
      <w:pPr>
        <w:pStyle w:val="Tabladeilustraciones"/>
        <w:tabs>
          <w:tab w:val="right" w:leader="dot" w:pos="8210"/>
        </w:tabs>
        <w:rPr>
          <w:del w:id="453" w:author="Erin Richardson" w:date="2012-11-01T23:13:00Z"/>
          <w:rFonts w:asciiTheme="minorHAnsi" w:eastAsiaTheme="minorEastAsia" w:hAnsiTheme="minorHAnsi" w:cstheme="minorBidi"/>
          <w:noProof/>
          <w:sz w:val="22"/>
          <w:szCs w:val="22"/>
          <w:lang w:eastAsia="en-US"/>
        </w:rPr>
      </w:pPr>
      <w:del w:id="454" w:author="Erin Richardson" w:date="2012-11-01T23:13:00Z">
        <w:r w:rsidRPr="002435ED" w:rsidDel="002435ED">
          <w:rPr>
            <w:rStyle w:val="Hipervnculo"/>
            <w:noProof/>
          </w:rPr>
          <w:delText>Figure 47. Introduce the external data location path</w:delText>
        </w:r>
        <w:r w:rsidDel="002435ED">
          <w:rPr>
            <w:noProof/>
            <w:webHidden/>
          </w:rPr>
          <w:tab/>
          <w:delText>51</w:delText>
        </w:r>
      </w:del>
    </w:p>
    <w:p w14:paraId="1C068EC6" w14:textId="77777777" w:rsidR="00160EBF" w:rsidRPr="00BE3AC8" w:rsidRDefault="00E524FD" w:rsidP="00B7173A">
      <w:r w:rsidRPr="00BE3AC8">
        <w:fldChar w:fldCharType="end"/>
      </w:r>
    </w:p>
    <w:p w14:paraId="429FF21C" w14:textId="77777777" w:rsidR="00160EBF" w:rsidRPr="00BE3AC8" w:rsidRDefault="00160EBF" w:rsidP="00B7173A">
      <w:pPr>
        <w:sectPr w:rsidR="00160EBF" w:rsidRPr="00BE3AC8" w:rsidSect="00120216">
          <w:headerReference w:type="even" r:id="rId10"/>
          <w:footerReference w:type="first" r:id="rId11"/>
          <w:type w:val="continuous"/>
          <w:pgSz w:w="11906" w:h="16838" w:code="9"/>
          <w:pgMar w:top="1417" w:right="1701" w:bottom="1417" w:left="1701" w:header="180" w:footer="709" w:gutter="284"/>
          <w:cols w:space="708"/>
          <w:titlePg/>
          <w:docGrid w:linePitch="360"/>
        </w:sectPr>
      </w:pPr>
    </w:p>
    <w:p w14:paraId="0D17EE26" w14:textId="77777777" w:rsidR="00F70755" w:rsidRPr="00BE3AC8" w:rsidRDefault="00F70755" w:rsidP="00F70755">
      <w:pPr>
        <w:rPr>
          <w:b/>
        </w:rPr>
      </w:pPr>
      <w:bookmarkStart w:id="455" w:name="_Toc159063515"/>
      <w:r w:rsidRPr="00BE3AC8">
        <w:rPr>
          <w:b/>
        </w:rPr>
        <w:lastRenderedPageBreak/>
        <w:t>About this guide</w:t>
      </w:r>
    </w:p>
    <w:p w14:paraId="6A17D057" w14:textId="77777777" w:rsidR="00F70755" w:rsidRPr="00BE3AC8" w:rsidRDefault="00F70755" w:rsidP="00F70755">
      <w:r w:rsidRPr="00BE3AC8">
        <w:t xml:space="preserve">This guide describes the procedures associated with Plastic SCM installation and maintenance. </w:t>
      </w:r>
    </w:p>
    <w:p w14:paraId="2EA07DB6" w14:textId="77777777" w:rsidR="00F70755" w:rsidRPr="00BE3AC8" w:rsidRDefault="00F70755" w:rsidP="00F70755">
      <w:pPr>
        <w:rPr>
          <w:b/>
        </w:rPr>
      </w:pPr>
      <w:bookmarkStart w:id="456" w:name="_Toc169934466"/>
      <w:r w:rsidRPr="00BE3AC8">
        <w:rPr>
          <w:b/>
        </w:rPr>
        <w:t>Audience</w:t>
      </w:r>
    </w:p>
    <w:bookmarkEnd w:id="456"/>
    <w:p w14:paraId="5E037C5E" w14:textId="77777777" w:rsidR="00F70755" w:rsidRPr="00BE3AC8" w:rsidRDefault="00F70755" w:rsidP="00F70755">
      <w:r w:rsidRPr="00BE3AC8">
        <w:t>This guide is ta</w:t>
      </w:r>
      <w:r w:rsidR="00A34B80" w:rsidRPr="00BE3AC8">
        <w:t>rgeted to developers and system</w:t>
      </w:r>
      <w:r w:rsidRPr="00BE3AC8">
        <w:t xml:space="preserve"> administrators, assuming familiarity with Plastic SCM and operating system concepts. </w:t>
      </w:r>
      <w:bookmarkStart w:id="457" w:name="_Toc161198432"/>
      <w:bookmarkStart w:id="458" w:name="_Toc161201847"/>
      <w:bookmarkStart w:id="459" w:name="_Toc161202011"/>
      <w:bookmarkStart w:id="460" w:name="_Toc164596418"/>
      <w:bookmarkStart w:id="461" w:name="_Toc164744399"/>
      <w:bookmarkStart w:id="462" w:name="_Toc164747290"/>
      <w:bookmarkStart w:id="463" w:name="_Toc164747458"/>
      <w:bookmarkStart w:id="464" w:name="_Toc169934467"/>
    </w:p>
    <w:p w14:paraId="46C70667" w14:textId="77777777" w:rsidR="00F70755" w:rsidRPr="00BE3AC8" w:rsidRDefault="00F70755" w:rsidP="00F70755">
      <w:pPr>
        <w:rPr>
          <w:b/>
        </w:rPr>
      </w:pPr>
      <w:r w:rsidRPr="00BE3AC8">
        <w:rPr>
          <w:b/>
        </w:rPr>
        <w:t>Online</w:t>
      </w:r>
      <w:bookmarkEnd w:id="457"/>
      <w:bookmarkEnd w:id="458"/>
      <w:bookmarkEnd w:id="459"/>
      <w:bookmarkEnd w:id="460"/>
      <w:bookmarkEnd w:id="461"/>
      <w:bookmarkEnd w:id="462"/>
      <w:bookmarkEnd w:id="463"/>
      <w:bookmarkEnd w:id="464"/>
      <w:r w:rsidRPr="00BE3AC8">
        <w:rPr>
          <w:b/>
        </w:rPr>
        <w:t xml:space="preserve"> documentation</w:t>
      </w:r>
    </w:p>
    <w:p w14:paraId="5C4D789B" w14:textId="77777777" w:rsidR="00F70755" w:rsidRPr="00BE3AC8" w:rsidRDefault="00F70755" w:rsidP="00F70755">
      <w:r w:rsidRPr="00BE3AC8">
        <w:t xml:space="preserve">Besides this </w:t>
      </w:r>
      <w:r w:rsidR="008C6BBE" w:rsidRPr="00BE3AC8">
        <w:t xml:space="preserve">document </w:t>
      </w:r>
      <w:r w:rsidRPr="00BE3AC8">
        <w:t>and the rest of the guides, Plastic SCM provides online reference throughout its different client frontends.</w:t>
      </w:r>
    </w:p>
    <w:p w14:paraId="2318AE53" w14:textId="77777777" w:rsidR="00F70755" w:rsidRPr="00BE3AC8" w:rsidRDefault="00F70755" w:rsidP="00F70755">
      <w:r w:rsidRPr="00BE3AC8">
        <w:t xml:space="preserve">On the command line interface, both Windows and Linux, this reference can be obtained with the command: </w:t>
      </w:r>
    </w:p>
    <w:p w14:paraId="04E45BBB" w14:textId="77777777" w:rsidR="00F70755" w:rsidRPr="00BE3AC8" w:rsidRDefault="00F70755" w:rsidP="00F70755">
      <w:pPr>
        <w:pStyle w:val="code"/>
        <w:rPr>
          <w:lang w:val="en-US"/>
        </w:rPr>
      </w:pPr>
      <w:r w:rsidRPr="00BE3AC8">
        <w:rPr>
          <w:lang w:val="en-US"/>
        </w:rPr>
        <w:t xml:space="preserve">cm help </w:t>
      </w:r>
    </w:p>
    <w:p w14:paraId="479FC38A" w14:textId="77777777" w:rsidR="00F70755" w:rsidRPr="00BE3AC8" w:rsidRDefault="00F70755" w:rsidP="00F70755">
      <w:r w:rsidRPr="00BE3AC8">
        <w:t>For extended information on a specific command, type:</w:t>
      </w:r>
    </w:p>
    <w:p w14:paraId="571D5E39" w14:textId="77777777" w:rsidR="00F70755" w:rsidRPr="00BE3AC8" w:rsidRDefault="00F70755" w:rsidP="00F70755">
      <w:pPr>
        <w:pStyle w:val="code"/>
        <w:rPr>
          <w:lang w:val="en-US"/>
        </w:rPr>
      </w:pPr>
      <w:r w:rsidRPr="00BE3AC8">
        <w:rPr>
          <w:lang w:val="en-US"/>
        </w:rPr>
        <w:t xml:space="preserve">cm help </w:t>
      </w:r>
      <w:r w:rsidRPr="00BE3AC8">
        <w:rPr>
          <w:i/>
          <w:lang w:val="en-US"/>
        </w:rPr>
        <w:t>command</w:t>
      </w:r>
      <w:r w:rsidRPr="00BE3AC8">
        <w:rPr>
          <w:lang w:val="en-US"/>
        </w:rPr>
        <w:t xml:space="preserve">  </w:t>
      </w:r>
    </w:p>
    <w:p w14:paraId="1CB4896D" w14:textId="77777777" w:rsidR="00F70755" w:rsidRPr="00BE3AC8" w:rsidRDefault="00F70755" w:rsidP="00F70755">
      <w:r w:rsidRPr="00BE3AC8">
        <w:t xml:space="preserve">The graphical interface provides online reference through the Help menu. </w:t>
      </w:r>
    </w:p>
    <w:p w14:paraId="5508D078" w14:textId="77777777" w:rsidR="00F70755" w:rsidRPr="00BE3AC8" w:rsidRDefault="00F70755" w:rsidP="00F70755">
      <w:pPr>
        <w:rPr>
          <w:b/>
        </w:rPr>
      </w:pPr>
      <w:r w:rsidRPr="00BE3AC8">
        <w:rPr>
          <w:b/>
        </w:rPr>
        <w:t>Documentation errors</w:t>
      </w:r>
    </w:p>
    <w:p w14:paraId="4E327C6F" w14:textId="77777777" w:rsidR="00F70755" w:rsidRPr="00BE3AC8" w:rsidRDefault="00F70755" w:rsidP="00F70755">
      <w:r w:rsidRPr="00BE3AC8">
        <w:t xml:space="preserve">If you find any problem in this guide or any other part of the online reference, please </w:t>
      </w:r>
      <w:r w:rsidR="008C6BBE" w:rsidRPr="00BE3AC8">
        <w:t xml:space="preserve">report </w:t>
      </w:r>
      <w:r w:rsidRPr="00BE3AC8">
        <w:t xml:space="preserve">it using the following email address: </w:t>
      </w:r>
    </w:p>
    <w:p w14:paraId="01DC9D4C" w14:textId="77777777" w:rsidR="00F70755" w:rsidRPr="00BE3AC8" w:rsidRDefault="00F70755" w:rsidP="00F70755"/>
    <w:p w14:paraId="078B2077" w14:textId="77777777" w:rsidR="00F70755" w:rsidRPr="00BE3AC8" w:rsidRDefault="00911C1E" w:rsidP="00F70755">
      <w:pPr>
        <w:jc w:val="center"/>
      </w:pPr>
      <w:hyperlink r:id="rId12" w:history="1">
        <w:r w:rsidR="00F70755" w:rsidRPr="00BE3AC8">
          <w:rPr>
            <w:rStyle w:val="Hipervnculo"/>
          </w:rPr>
          <w:t>support@codicesoftware.com</w:t>
        </w:r>
      </w:hyperlink>
    </w:p>
    <w:p w14:paraId="7F691D04" w14:textId="77777777" w:rsidR="00273609" w:rsidRPr="00BE3AC8" w:rsidRDefault="00273609" w:rsidP="00273609">
      <w:pPr>
        <w:pStyle w:val="Ttulo1"/>
        <w:rPr>
          <w:lang w:val="en-US"/>
        </w:rPr>
      </w:pPr>
      <w:bookmarkStart w:id="465" w:name="_Toc339574922"/>
      <w:r w:rsidRPr="00BE3AC8">
        <w:rPr>
          <w:lang w:val="en-US"/>
        </w:rPr>
        <w:lastRenderedPageBreak/>
        <w:t>Introduction</w:t>
      </w:r>
      <w:bookmarkEnd w:id="455"/>
      <w:bookmarkEnd w:id="465"/>
    </w:p>
    <w:p w14:paraId="7E8B2497" w14:textId="77777777" w:rsidR="00273609" w:rsidRPr="00BE3AC8" w:rsidRDefault="00273609" w:rsidP="00CE5371">
      <w:pPr>
        <w:pStyle w:val="Ttulo2"/>
        <w:rPr>
          <w:lang w:val="en-US"/>
        </w:rPr>
      </w:pPr>
      <w:bookmarkStart w:id="466" w:name="_Toc159063516"/>
      <w:bookmarkStart w:id="467" w:name="_Toc339574923"/>
      <w:r w:rsidRPr="00BE3AC8">
        <w:rPr>
          <w:lang w:val="en-US"/>
        </w:rPr>
        <w:t>Plastic SCM</w:t>
      </w:r>
      <w:bookmarkEnd w:id="466"/>
      <w:bookmarkEnd w:id="467"/>
    </w:p>
    <w:p w14:paraId="3B07B967" w14:textId="77777777" w:rsidR="00273609" w:rsidRPr="00BE3AC8" w:rsidRDefault="00273609" w:rsidP="00273609">
      <w:r w:rsidRPr="00BE3AC8">
        <w:t>Plastic SCM is a Software Configuration Management system designed to handle software development teams of any size.</w:t>
      </w:r>
    </w:p>
    <w:p w14:paraId="32608AB2" w14:textId="77777777" w:rsidR="00273609" w:rsidRPr="00BE3AC8" w:rsidRDefault="00273609" w:rsidP="00273609">
      <w:r w:rsidRPr="00BE3AC8">
        <w:t xml:space="preserve">Plastic SCM provides high-end SCM capabilities </w:t>
      </w:r>
      <w:r w:rsidR="009B20E8" w:rsidRPr="00BE3AC8">
        <w:t>without</w:t>
      </w:r>
      <w:r w:rsidRPr="00BE3AC8">
        <w:t xml:space="preserve"> impos</w:t>
      </w:r>
      <w:r w:rsidR="009B20E8" w:rsidRPr="00BE3AC8">
        <w:t>ing</w:t>
      </w:r>
      <w:r w:rsidRPr="00BE3AC8">
        <w:t xml:space="preserve"> any of the restrictions associated to these high-end systems like complex installation, operation and administration.</w:t>
      </w:r>
    </w:p>
    <w:p w14:paraId="3CB5A62E" w14:textId="77777777" w:rsidR="00273609" w:rsidRPr="00BE3AC8" w:rsidRDefault="00273609" w:rsidP="00273609">
      <w:r w:rsidRPr="00BE3AC8">
        <w:t xml:space="preserve">This guide assumes that the reader is familiar with the basic SCM concepts, with basic operating system usage through </w:t>
      </w:r>
      <w:r w:rsidR="00CA3313" w:rsidRPr="00BE3AC8">
        <w:t>the</w:t>
      </w:r>
      <w:r w:rsidRPr="00BE3AC8">
        <w:t xml:space="preserve"> command line and basic system administration.</w:t>
      </w:r>
    </w:p>
    <w:p w14:paraId="1FB5128C" w14:textId="77777777" w:rsidR="00273609" w:rsidRPr="00BE3AC8" w:rsidRDefault="00273609" w:rsidP="00273609">
      <w:r w:rsidRPr="00BE3AC8">
        <w:t xml:space="preserve">The guide will show both system </w:t>
      </w:r>
      <w:r w:rsidR="00CA3313" w:rsidRPr="00BE3AC8">
        <w:t>administrators</w:t>
      </w:r>
      <w:r w:rsidRPr="00BE3AC8">
        <w:t xml:space="preserve"> and SCM managers how to install the SCM system, how to create repositories, workspaces and how to make </w:t>
      </w:r>
      <w:r w:rsidR="00CA3313" w:rsidRPr="00BE3AC8">
        <w:t>backups</w:t>
      </w:r>
      <w:r w:rsidRPr="00BE3AC8">
        <w:t>.</w:t>
      </w:r>
    </w:p>
    <w:p w14:paraId="0095448D" w14:textId="77777777" w:rsidR="00CA3313" w:rsidRPr="00BE3AC8" w:rsidRDefault="00CA3313" w:rsidP="00CA3313">
      <w:pPr>
        <w:pStyle w:val="Ttulo2"/>
        <w:rPr>
          <w:lang w:val="en-US"/>
        </w:rPr>
      </w:pPr>
      <w:bookmarkStart w:id="468" w:name="_Toc161198438"/>
      <w:bookmarkStart w:id="469" w:name="_Toc161201853"/>
      <w:bookmarkStart w:id="470" w:name="_Toc161202017"/>
      <w:bookmarkStart w:id="471" w:name="_Toc164744405"/>
      <w:bookmarkStart w:id="472" w:name="_Toc164747296"/>
      <w:bookmarkStart w:id="473" w:name="_Toc164747464"/>
      <w:bookmarkStart w:id="474" w:name="_Toc169934472"/>
      <w:bookmarkStart w:id="475" w:name="_Toc169949443"/>
      <w:bookmarkStart w:id="476" w:name="_Toc170190239"/>
      <w:bookmarkStart w:id="477" w:name="_Toc170213397"/>
      <w:bookmarkStart w:id="478" w:name="_Toc170649390"/>
      <w:bookmarkStart w:id="479" w:name="_Toc339574924"/>
      <w:bookmarkStart w:id="480" w:name="_Toc159063518"/>
      <w:r w:rsidRPr="00BE3AC8">
        <w:rPr>
          <w:lang w:val="en-US"/>
        </w:rPr>
        <w:t>Component</w:t>
      </w:r>
      <w:bookmarkEnd w:id="468"/>
      <w:bookmarkEnd w:id="469"/>
      <w:bookmarkEnd w:id="470"/>
      <w:bookmarkEnd w:id="471"/>
      <w:bookmarkEnd w:id="472"/>
      <w:bookmarkEnd w:id="473"/>
      <w:r w:rsidRPr="00BE3AC8">
        <w:rPr>
          <w:lang w:val="en-US"/>
        </w:rPr>
        <w:t>s</w:t>
      </w:r>
      <w:bookmarkEnd w:id="474"/>
      <w:bookmarkEnd w:id="475"/>
      <w:bookmarkEnd w:id="476"/>
      <w:bookmarkEnd w:id="477"/>
      <w:bookmarkEnd w:id="478"/>
      <w:bookmarkEnd w:id="479"/>
    </w:p>
    <w:p w14:paraId="797397D5" w14:textId="77777777" w:rsidR="00CA3313" w:rsidRPr="00BE3AC8" w:rsidRDefault="00AA38C3" w:rsidP="00CA3313">
      <w:r w:rsidRPr="00BE3AC8">
        <w:t>Plastic SCM uses a client / server architecture, divided in</w:t>
      </w:r>
      <w:r w:rsidR="00E8545C" w:rsidRPr="00BE3AC8">
        <w:t>to</w:t>
      </w:r>
      <w:r w:rsidRPr="00BE3AC8">
        <w:t xml:space="preserve"> the following components: </w:t>
      </w:r>
    </w:p>
    <w:p w14:paraId="6294B293" w14:textId="77777777" w:rsidR="00AA38C3" w:rsidRPr="00BE3AC8" w:rsidRDefault="00AA38C3" w:rsidP="00AA38C3">
      <w:pPr>
        <w:numPr>
          <w:ilvl w:val="0"/>
          <w:numId w:val="14"/>
        </w:numPr>
      </w:pPr>
      <w:r w:rsidRPr="00BE3AC8">
        <w:t>The server, responsible for storing all the projec</w:t>
      </w:r>
      <w:r w:rsidR="00492833" w:rsidRPr="00BE3AC8">
        <w:t>t information, managing client</w:t>
      </w:r>
      <w:r w:rsidRPr="00BE3AC8">
        <w:t xml:space="preserve"> access to that store. </w:t>
      </w:r>
    </w:p>
    <w:p w14:paraId="7D93A1DE" w14:textId="77777777" w:rsidR="00AA38C3" w:rsidRPr="00BE3AC8" w:rsidRDefault="009B20E8" w:rsidP="00AA38C3">
      <w:pPr>
        <w:numPr>
          <w:ilvl w:val="0"/>
          <w:numId w:val="14"/>
        </w:numPr>
      </w:pPr>
      <w:r w:rsidRPr="00BE3AC8">
        <w:t xml:space="preserve">The </w:t>
      </w:r>
      <w:r w:rsidR="00AA38C3" w:rsidRPr="00BE3AC8">
        <w:t>Clients</w:t>
      </w:r>
      <w:r w:rsidRPr="00BE3AC8">
        <w:t>,</w:t>
      </w:r>
      <w:r w:rsidR="00AA38C3" w:rsidRPr="00BE3AC8">
        <w:t xml:space="preserve"> </w:t>
      </w:r>
      <w:r w:rsidR="00492833" w:rsidRPr="00BE3AC8">
        <w:t>r</w:t>
      </w:r>
      <w:r w:rsidR="00AA38C3" w:rsidRPr="00BE3AC8">
        <w:t xml:space="preserve">un on the developers’ machines, and are responsible for communicating user operations to the server. </w:t>
      </w:r>
      <w:r w:rsidR="005A6AD8" w:rsidRPr="00BE3AC8">
        <w:t>The supported clients are</w:t>
      </w:r>
      <w:r w:rsidR="00AA38C3" w:rsidRPr="00BE3AC8">
        <w:t>:</w:t>
      </w:r>
    </w:p>
    <w:p w14:paraId="23B5B424" w14:textId="77777777" w:rsidR="00AA38C3" w:rsidRPr="00BE3AC8" w:rsidRDefault="00C1618A" w:rsidP="00AA38C3">
      <w:pPr>
        <w:numPr>
          <w:ilvl w:val="1"/>
          <w:numId w:val="14"/>
        </w:numPr>
      </w:pPr>
      <w:r w:rsidRPr="00BE3AC8">
        <w:t>Command Line Interface (CLI)</w:t>
      </w:r>
      <w:r w:rsidR="00AA38C3" w:rsidRPr="00BE3AC8">
        <w:t xml:space="preserve">: </w:t>
      </w:r>
      <w:r w:rsidR="009B20E8" w:rsidRPr="00BE3AC8">
        <w:t xml:space="preserve">Provides </w:t>
      </w:r>
      <w:r w:rsidR="00AA38C3" w:rsidRPr="00BE3AC8">
        <w:t xml:space="preserve">access to Plastic SCM operations on the operating system shell. Very useful for task automation. </w:t>
      </w:r>
    </w:p>
    <w:p w14:paraId="0CCC918A" w14:textId="77777777" w:rsidR="00AA38C3" w:rsidRPr="00BE3AC8" w:rsidRDefault="00C1618A" w:rsidP="00AA38C3">
      <w:pPr>
        <w:numPr>
          <w:ilvl w:val="1"/>
          <w:numId w:val="14"/>
        </w:numPr>
      </w:pPr>
      <w:r w:rsidRPr="00BE3AC8">
        <w:lastRenderedPageBreak/>
        <w:t xml:space="preserve">Graphical User Interface (GUI): provides access to Plastic SCM operations using a </w:t>
      </w:r>
      <w:r w:rsidR="009B20E8" w:rsidRPr="00BE3AC8">
        <w:t>graphic</w:t>
      </w:r>
      <w:r w:rsidRPr="00BE3AC8">
        <w:t xml:space="preserve">-oriented interface. It provides some graphical diagrams not available in the command line. </w:t>
      </w:r>
    </w:p>
    <w:p w14:paraId="1EF8010D" w14:textId="77777777" w:rsidR="005A6AD8" w:rsidRPr="00BE3AC8" w:rsidRDefault="005A6AD8" w:rsidP="00AA38C3">
      <w:pPr>
        <w:numPr>
          <w:ilvl w:val="1"/>
          <w:numId w:val="14"/>
        </w:numPr>
      </w:pPr>
      <w:r w:rsidRPr="00BE3AC8">
        <w:t>Integrations with Integrated Development Environments</w:t>
      </w:r>
      <w:r w:rsidR="009B20E8" w:rsidRPr="00BE3AC8">
        <w:t xml:space="preserve"> such as</w:t>
      </w:r>
      <w:r w:rsidRPr="00BE3AC8">
        <w:t xml:space="preserve">: </w:t>
      </w:r>
    </w:p>
    <w:p w14:paraId="2B4CFFC1" w14:textId="77777777" w:rsidR="00C1618A" w:rsidRPr="00BE3AC8" w:rsidRDefault="00C1618A" w:rsidP="005A6AD8">
      <w:pPr>
        <w:numPr>
          <w:ilvl w:val="2"/>
          <w:numId w:val="14"/>
        </w:numPr>
      </w:pPr>
      <w:r w:rsidRPr="00BE3AC8">
        <w:t>Visual Studio int</w:t>
      </w:r>
      <w:r w:rsidR="005A6AD8" w:rsidRPr="00BE3AC8">
        <w:t>egration: provides access to</w:t>
      </w:r>
      <w:r w:rsidRPr="00BE3AC8">
        <w:t xml:space="preserve"> </w:t>
      </w:r>
      <w:r w:rsidR="005A6AD8" w:rsidRPr="00BE3AC8">
        <w:t>commonly</w:t>
      </w:r>
      <w:r w:rsidRPr="00BE3AC8">
        <w:t xml:space="preserve"> used operations like checkout / </w:t>
      </w:r>
      <w:proofErr w:type="spellStart"/>
      <w:r w:rsidRPr="00BE3AC8">
        <w:t>chec</w:t>
      </w:r>
      <w:r w:rsidR="005A6AD8" w:rsidRPr="00BE3AC8">
        <w:t>kin</w:t>
      </w:r>
      <w:proofErr w:type="spellEnd"/>
      <w:r w:rsidR="005A6AD8" w:rsidRPr="00BE3AC8">
        <w:t xml:space="preserve"> from within Visual Studio, as well as full access to GUI views like Branch Explorer, </w:t>
      </w:r>
      <w:r w:rsidR="00B41C3A" w:rsidRPr="00BE3AC8">
        <w:t>labels</w:t>
      </w:r>
      <w:r w:rsidR="005A6AD8" w:rsidRPr="00BE3AC8">
        <w:t xml:space="preserve"> and checkouts. </w:t>
      </w:r>
    </w:p>
    <w:p w14:paraId="43FC5326" w14:textId="77777777" w:rsidR="00AA38C3" w:rsidRPr="00BE3AC8" w:rsidRDefault="00C1618A" w:rsidP="005A6AD8">
      <w:pPr>
        <w:numPr>
          <w:ilvl w:val="2"/>
          <w:numId w:val="14"/>
        </w:numPr>
      </w:pPr>
      <w:r w:rsidRPr="00BE3AC8">
        <w:t xml:space="preserve">Eclipse integration: provides access to the most used operations like checkout / </w:t>
      </w:r>
      <w:proofErr w:type="spellStart"/>
      <w:r w:rsidRPr="00BE3AC8">
        <w:t>checkin</w:t>
      </w:r>
      <w:proofErr w:type="spellEnd"/>
      <w:r w:rsidRPr="00BE3AC8">
        <w:t xml:space="preserve"> from within the Eclipse development environment</w:t>
      </w:r>
      <w:r w:rsidR="005A6AD8" w:rsidRPr="00BE3AC8">
        <w:t xml:space="preserve">. </w:t>
      </w:r>
    </w:p>
    <w:p w14:paraId="420EAFF2" w14:textId="77777777" w:rsidR="00DA4988" w:rsidRPr="00BE3AC8" w:rsidRDefault="00DA4988" w:rsidP="005A6AD8">
      <w:pPr>
        <w:numPr>
          <w:ilvl w:val="2"/>
          <w:numId w:val="14"/>
        </w:numPr>
      </w:pPr>
      <w:proofErr w:type="spellStart"/>
      <w:r w:rsidRPr="00BE3AC8">
        <w:t>IntelliJ</w:t>
      </w:r>
      <w:proofErr w:type="spellEnd"/>
      <w:r w:rsidRPr="00BE3AC8">
        <w:t xml:space="preserve"> integration: provides acce</w:t>
      </w:r>
      <w:r w:rsidR="005C6D06" w:rsidRPr="00BE3AC8">
        <w:t>s</w:t>
      </w:r>
      <w:r w:rsidRPr="00BE3AC8">
        <w:t xml:space="preserve">s to the </w:t>
      </w:r>
      <w:r w:rsidR="005A6AD8" w:rsidRPr="00BE3AC8">
        <w:t>commonly</w:t>
      </w:r>
      <w:r w:rsidRPr="00BE3AC8">
        <w:t xml:space="preserve"> used operations from the IDEA </w:t>
      </w:r>
      <w:r w:rsidR="005A6AD8" w:rsidRPr="00BE3AC8">
        <w:t>IDE</w:t>
      </w:r>
      <w:r w:rsidRPr="00BE3AC8">
        <w:t>.</w:t>
      </w:r>
    </w:p>
    <w:p w14:paraId="4880BA45" w14:textId="77777777" w:rsidR="005A6AD8" w:rsidRPr="00BE3AC8" w:rsidRDefault="005A6AD8" w:rsidP="005A6AD8">
      <w:pPr>
        <w:numPr>
          <w:ilvl w:val="2"/>
          <w:numId w:val="14"/>
        </w:numPr>
      </w:pPr>
      <w:proofErr w:type="spellStart"/>
      <w:r w:rsidRPr="00BE3AC8">
        <w:t>JDeveloper</w:t>
      </w:r>
      <w:proofErr w:type="spellEnd"/>
      <w:r w:rsidRPr="00BE3AC8">
        <w:t>.</w:t>
      </w:r>
    </w:p>
    <w:p w14:paraId="0D76BD5D" w14:textId="77777777" w:rsidR="005A6AD8" w:rsidRPr="00BE3AC8" w:rsidRDefault="005A6AD8" w:rsidP="00CA3313">
      <w:pPr>
        <w:numPr>
          <w:ilvl w:val="1"/>
          <w:numId w:val="14"/>
        </w:numPr>
      </w:pPr>
      <w:r w:rsidRPr="00BE3AC8">
        <w:t xml:space="preserve">Build Management tools integrations for the following products: </w:t>
      </w:r>
    </w:p>
    <w:p w14:paraId="1F4B5987" w14:textId="77777777" w:rsidR="005A6AD8" w:rsidRPr="00BE3AC8" w:rsidRDefault="005A6AD8" w:rsidP="005A6AD8">
      <w:pPr>
        <w:numPr>
          <w:ilvl w:val="2"/>
          <w:numId w:val="14"/>
        </w:numPr>
      </w:pPr>
      <w:r w:rsidRPr="00BE3AC8">
        <w:t>Cruise Control</w:t>
      </w:r>
    </w:p>
    <w:p w14:paraId="28B6411F" w14:textId="77777777" w:rsidR="005A6AD8" w:rsidRPr="00BE3AC8" w:rsidRDefault="005A6AD8" w:rsidP="005A6AD8">
      <w:pPr>
        <w:numPr>
          <w:ilvl w:val="2"/>
          <w:numId w:val="14"/>
        </w:numPr>
      </w:pPr>
      <w:r w:rsidRPr="00BE3AC8">
        <w:t>Final Builder</w:t>
      </w:r>
    </w:p>
    <w:p w14:paraId="72ED1B20" w14:textId="77777777" w:rsidR="005A6AD8" w:rsidRPr="00BE3AC8" w:rsidRDefault="005A6AD8" w:rsidP="005A6AD8">
      <w:pPr>
        <w:numPr>
          <w:ilvl w:val="1"/>
          <w:numId w:val="14"/>
        </w:numPr>
      </w:pPr>
      <w:r w:rsidRPr="00BE3AC8">
        <w:t xml:space="preserve">Integrations with task and issue management tools like: </w:t>
      </w:r>
    </w:p>
    <w:p w14:paraId="0D3684CD" w14:textId="77777777" w:rsidR="005A6AD8" w:rsidRPr="00BE3AC8" w:rsidRDefault="00FE0330" w:rsidP="005A6AD8">
      <w:pPr>
        <w:numPr>
          <w:ilvl w:val="2"/>
          <w:numId w:val="14"/>
        </w:numPr>
      </w:pPr>
      <w:proofErr w:type="spellStart"/>
      <w:r w:rsidRPr="00BE3AC8">
        <w:t>Atlassian</w:t>
      </w:r>
      <w:proofErr w:type="spellEnd"/>
      <w:r w:rsidRPr="00BE3AC8">
        <w:t xml:space="preserve"> </w:t>
      </w:r>
      <w:proofErr w:type="spellStart"/>
      <w:r w:rsidRPr="00BE3AC8">
        <w:t>Jira</w:t>
      </w:r>
      <w:proofErr w:type="spellEnd"/>
    </w:p>
    <w:p w14:paraId="7F916EC8" w14:textId="77777777" w:rsidR="00FE0330" w:rsidRPr="00BE3AC8" w:rsidRDefault="00FE0330" w:rsidP="005A6AD8">
      <w:pPr>
        <w:numPr>
          <w:ilvl w:val="2"/>
          <w:numId w:val="14"/>
        </w:numPr>
      </w:pPr>
      <w:proofErr w:type="spellStart"/>
      <w:r w:rsidRPr="00BE3AC8">
        <w:t>TechExcel</w:t>
      </w:r>
      <w:proofErr w:type="spellEnd"/>
      <w:r w:rsidRPr="00BE3AC8">
        <w:t xml:space="preserve"> </w:t>
      </w:r>
      <w:proofErr w:type="spellStart"/>
      <w:r w:rsidRPr="00BE3AC8">
        <w:t>DevTrack</w:t>
      </w:r>
      <w:proofErr w:type="spellEnd"/>
    </w:p>
    <w:p w14:paraId="0953E559" w14:textId="77777777" w:rsidR="00FE0330" w:rsidRPr="00BE3AC8" w:rsidRDefault="00FE0330" w:rsidP="005A6AD8">
      <w:pPr>
        <w:numPr>
          <w:ilvl w:val="2"/>
          <w:numId w:val="14"/>
        </w:numPr>
      </w:pPr>
      <w:proofErr w:type="spellStart"/>
      <w:r w:rsidRPr="00BE3AC8">
        <w:t>RallyDev</w:t>
      </w:r>
      <w:proofErr w:type="spellEnd"/>
    </w:p>
    <w:p w14:paraId="72923004" w14:textId="77777777" w:rsidR="00FE0330" w:rsidRPr="00BE3AC8" w:rsidRDefault="00FE0330" w:rsidP="005A6AD8">
      <w:pPr>
        <w:numPr>
          <w:ilvl w:val="2"/>
          <w:numId w:val="14"/>
        </w:numPr>
      </w:pPr>
      <w:proofErr w:type="spellStart"/>
      <w:r w:rsidRPr="00BE3AC8">
        <w:t>Axosoft</w:t>
      </w:r>
      <w:proofErr w:type="spellEnd"/>
      <w:r w:rsidRPr="00BE3AC8">
        <w:t xml:space="preserve"> </w:t>
      </w:r>
      <w:proofErr w:type="spellStart"/>
      <w:r w:rsidRPr="00BE3AC8">
        <w:t>Ontime</w:t>
      </w:r>
      <w:proofErr w:type="spellEnd"/>
    </w:p>
    <w:p w14:paraId="6D48FB7E" w14:textId="77777777" w:rsidR="00FE0330" w:rsidRPr="00BE3AC8" w:rsidRDefault="00FE0330" w:rsidP="005A6AD8">
      <w:pPr>
        <w:numPr>
          <w:ilvl w:val="2"/>
          <w:numId w:val="14"/>
        </w:numPr>
      </w:pPr>
      <w:r w:rsidRPr="00BE3AC8">
        <w:t>Version One</w:t>
      </w:r>
    </w:p>
    <w:p w14:paraId="23E4FC4C" w14:textId="77777777" w:rsidR="00FE0330" w:rsidRPr="00BE3AC8" w:rsidRDefault="00FE0330" w:rsidP="005A6AD8">
      <w:pPr>
        <w:numPr>
          <w:ilvl w:val="2"/>
          <w:numId w:val="14"/>
        </w:numPr>
      </w:pPr>
      <w:r w:rsidRPr="00BE3AC8">
        <w:t xml:space="preserve">Fog Creek’s </w:t>
      </w:r>
      <w:proofErr w:type="spellStart"/>
      <w:r w:rsidRPr="00BE3AC8">
        <w:t>FogBugz</w:t>
      </w:r>
      <w:proofErr w:type="spellEnd"/>
    </w:p>
    <w:p w14:paraId="22AFBC43" w14:textId="77777777" w:rsidR="00FE0330" w:rsidRPr="00BE3AC8" w:rsidRDefault="00FE0330" w:rsidP="005A6AD8">
      <w:pPr>
        <w:numPr>
          <w:ilvl w:val="2"/>
          <w:numId w:val="14"/>
        </w:numPr>
      </w:pPr>
      <w:proofErr w:type="spellStart"/>
      <w:r w:rsidRPr="00BE3AC8">
        <w:t>Trac</w:t>
      </w:r>
      <w:proofErr w:type="spellEnd"/>
    </w:p>
    <w:p w14:paraId="4AD62936" w14:textId="77777777" w:rsidR="00FE0330" w:rsidRPr="00BE3AC8" w:rsidRDefault="00FE0330" w:rsidP="005A6AD8">
      <w:pPr>
        <w:numPr>
          <w:ilvl w:val="2"/>
          <w:numId w:val="14"/>
        </w:numPr>
      </w:pPr>
      <w:proofErr w:type="spellStart"/>
      <w:r w:rsidRPr="00BE3AC8">
        <w:t>Bugzilla</w:t>
      </w:r>
      <w:proofErr w:type="spellEnd"/>
    </w:p>
    <w:p w14:paraId="14F7D26A" w14:textId="77777777" w:rsidR="00FE0330" w:rsidRPr="00BE3AC8" w:rsidRDefault="00FE0330" w:rsidP="005A6AD8">
      <w:pPr>
        <w:numPr>
          <w:ilvl w:val="2"/>
          <w:numId w:val="14"/>
        </w:numPr>
      </w:pPr>
      <w:r w:rsidRPr="00BE3AC8">
        <w:t>Mantis</w:t>
      </w:r>
    </w:p>
    <w:p w14:paraId="024FDF2A" w14:textId="77777777" w:rsidR="00DA4988" w:rsidRPr="00BE3AC8" w:rsidRDefault="00DA4988" w:rsidP="00CA3313">
      <w:r w:rsidRPr="00BE3AC8">
        <w:t xml:space="preserve">Visit our web page to get a full </w:t>
      </w:r>
      <w:r w:rsidR="005A6AD8" w:rsidRPr="00BE3AC8">
        <w:t xml:space="preserve">and up to date </w:t>
      </w:r>
      <w:r w:rsidRPr="00BE3AC8">
        <w:t xml:space="preserve">list of compatibilities at </w:t>
      </w:r>
      <w:hyperlink r:id="rId13" w:history="1">
        <w:r w:rsidRPr="00BE3AC8">
          <w:rPr>
            <w:rStyle w:val="Hipervnculo"/>
          </w:rPr>
          <w:t>www.codicesoftware.com</w:t>
        </w:r>
      </w:hyperlink>
      <w:r w:rsidRPr="00BE3AC8">
        <w:t>.</w:t>
      </w:r>
    </w:p>
    <w:p w14:paraId="4D30F9A4" w14:textId="77777777" w:rsidR="00273609" w:rsidRPr="00BE3AC8" w:rsidRDefault="00273609" w:rsidP="00273609">
      <w:pPr>
        <w:pStyle w:val="Ttulo1"/>
        <w:rPr>
          <w:lang w:val="en-US"/>
        </w:rPr>
      </w:pPr>
      <w:bookmarkStart w:id="481" w:name="_Toc339574925"/>
      <w:r w:rsidRPr="00BE3AC8">
        <w:rPr>
          <w:lang w:val="en-US"/>
        </w:rPr>
        <w:lastRenderedPageBreak/>
        <w:t>Minimum requirements</w:t>
      </w:r>
      <w:bookmarkEnd w:id="480"/>
      <w:bookmarkEnd w:id="481"/>
    </w:p>
    <w:p w14:paraId="6AE5E8F0" w14:textId="77777777" w:rsidR="00273609" w:rsidRPr="00BE3AC8" w:rsidRDefault="00273609" w:rsidP="00273609">
      <w:r w:rsidRPr="00BE3AC8">
        <w:t xml:space="preserve">Below you will find the minimum </w:t>
      </w:r>
      <w:r w:rsidR="009B20E8" w:rsidRPr="00BE3AC8">
        <w:t xml:space="preserve">hardware and software </w:t>
      </w:r>
      <w:r w:rsidRPr="00BE3AC8">
        <w:t>re</w:t>
      </w:r>
      <w:r w:rsidR="000C0DD7" w:rsidRPr="00BE3AC8">
        <w:t>quirement</w:t>
      </w:r>
      <w:r w:rsidRPr="00BE3AC8">
        <w:t>s needed to install and use Plastic SCM.</w:t>
      </w:r>
    </w:p>
    <w:p w14:paraId="1126204C" w14:textId="77777777" w:rsidR="00273609" w:rsidRPr="00BE3AC8" w:rsidRDefault="00273609" w:rsidP="00273609">
      <w:pPr>
        <w:pStyle w:val="Ttulo2"/>
        <w:rPr>
          <w:lang w:val="en-US"/>
        </w:rPr>
      </w:pPr>
      <w:bookmarkStart w:id="482" w:name="_Toc159063519"/>
      <w:bookmarkStart w:id="483" w:name="_Toc339574926"/>
      <w:r w:rsidRPr="00BE3AC8">
        <w:rPr>
          <w:lang w:val="en-US"/>
        </w:rPr>
        <w:t>Server</w:t>
      </w:r>
      <w:bookmarkEnd w:id="482"/>
      <w:bookmarkEnd w:id="483"/>
    </w:p>
    <w:p w14:paraId="7EB1C6AB" w14:textId="77777777" w:rsidR="00273609" w:rsidRPr="00BE3AC8" w:rsidRDefault="00273609" w:rsidP="00273609">
      <w:r w:rsidRPr="00BE3AC8">
        <w:t xml:space="preserve">The </w:t>
      </w:r>
      <w:r w:rsidR="00FB5799" w:rsidRPr="00BE3AC8">
        <w:t>minimum system requirements to run the Plastic server are</w:t>
      </w:r>
      <w:r w:rsidRPr="00BE3AC8">
        <w:t>:</w:t>
      </w:r>
    </w:p>
    <w:p w14:paraId="051F7DC5" w14:textId="77777777" w:rsidR="00273609" w:rsidRPr="00BE3AC8" w:rsidRDefault="00273609" w:rsidP="00CA3313">
      <w:pPr>
        <w:numPr>
          <w:ilvl w:val="0"/>
          <w:numId w:val="11"/>
        </w:numPr>
      </w:pPr>
      <w:r w:rsidRPr="00BE3AC8">
        <w:t>Windows 2000 Server, Windows 2000 Professional, Windows 2003 Server or Windows XP SP2 Operating Systems. Server operating system</w:t>
      </w:r>
      <w:r w:rsidR="00C4253A" w:rsidRPr="00BE3AC8">
        <w:t>s are</w:t>
      </w:r>
      <w:r w:rsidRPr="00BE3AC8">
        <w:t xml:space="preserve"> strongly recommended.</w:t>
      </w:r>
    </w:p>
    <w:p w14:paraId="2428948F" w14:textId="77777777" w:rsidR="0049231C" w:rsidRPr="00BE3AC8" w:rsidRDefault="00CC65E3" w:rsidP="00CA3313">
      <w:pPr>
        <w:numPr>
          <w:ilvl w:val="0"/>
          <w:numId w:val="11"/>
        </w:numPr>
      </w:pPr>
      <w:r w:rsidRPr="00BE3AC8">
        <w:t xml:space="preserve">The following </w:t>
      </w:r>
      <w:r w:rsidR="0049231C" w:rsidRPr="00BE3AC8">
        <w:t>Linux</w:t>
      </w:r>
      <w:r w:rsidRPr="00BE3AC8">
        <w:t xml:space="preserve"> distributions are supported</w:t>
      </w:r>
      <w:r w:rsidR="0049231C" w:rsidRPr="00BE3AC8">
        <w:t xml:space="preserve">: </w:t>
      </w:r>
      <w:proofErr w:type="spellStart"/>
      <w:r w:rsidR="0049231C" w:rsidRPr="00BE3AC8">
        <w:t>OpenSuSE</w:t>
      </w:r>
      <w:proofErr w:type="spellEnd"/>
      <w:r w:rsidR="0049231C" w:rsidRPr="00BE3AC8">
        <w:t xml:space="preserve">, Fedora, Ubuntu, </w:t>
      </w:r>
      <w:proofErr w:type="spellStart"/>
      <w:r w:rsidR="0049231C" w:rsidRPr="00BE3AC8">
        <w:t>Debian</w:t>
      </w:r>
      <w:proofErr w:type="spellEnd"/>
      <w:r w:rsidR="0049231C" w:rsidRPr="00BE3AC8">
        <w:t xml:space="preserve">, Gentoo, </w:t>
      </w:r>
      <w:proofErr w:type="spellStart"/>
      <w:r w:rsidRPr="00BE3AC8">
        <w:t>RedHat</w:t>
      </w:r>
      <w:proofErr w:type="spellEnd"/>
      <w:r w:rsidR="0049231C" w:rsidRPr="00BE3AC8">
        <w:t>.</w:t>
      </w:r>
    </w:p>
    <w:p w14:paraId="43D7E8F2" w14:textId="77777777" w:rsidR="0049231C" w:rsidRPr="00BE3AC8" w:rsidRDefault="0049231C" w:rsidP="00CA3313">
      <w:pPr>
        <w:numPr>
          <w:ilvl w:val="0"/>
          <w:numId w:val="11"/>
        </w:numPr>
      </w:pPr>
      <w:r w:rsidRPr="00BE3AC8">
        <w:t>Mac</w:t>
      </w:r>
      <w:r w:rsidR="00CC65E3" w:rsidRPr="00BE3AC8">
        <w:t xml:space="preserve"> </w:t>
      </w:r>
      <w:r w:rsidRPr="00BE3AC8">
        <w:t>OS</w:t>
      </w:r>
      <w:r w:rsidR="00CC65E3" w:rsidRPr="00BE3AC8">
        <w:t xml:space="preserve"> </w:t>
      </w:r>
      <w:r w:rsidRPr="00BE3AC8">
        <w:t>X</w:t>
      </w:r>
      <w:r w:rsidR="00CC65E3" w:rsidRPr="00BE3AC8">
        <w:t>:</w:t>
      </w:r>
      <w:r w:rsidRPr="00BE3AC8">
        <w:t xml:space="preserve"> Tiger version or higher.</w:t>
      </w:r>
    </w:p>
    <w:p w14:paraId="4D107231" w14:textId="77777777" w:rsidR="00273609" w:rsidRPr="00BE3AC8" w:rsidRDefault="00E428CC" w:rsidP="00CA3313">
      <w:pPr>
        <w:numPr>
          <w:ilvl w:val="0"/>
          <w:numId w:val="11"/>
        </w:numPr>
      </w:pPr>
      <w:proofErr w:type="gramStart"/>
      <w:r w:rsidRPr="00BE3AC8">
        <w:t>.NET</w:t>
      </w:r>
      <w:proofErr w:type="gramEnd"/>
      <w:r w:rsidRPr="00BE3AC8">
        <w:t xml:space="preserve"> Framework 2.0</w:t>
      </w:r>
      <w:r w:rsidR="00273609" w:rsidRPr="00BE3AC8">
        <w:t xml:space="preserve"> or higher.</w:t>
      </w:r>
    </w:p>
    <w:p w14:paraId="0AF99952" w14:textId="77777777" w:rsidR="00273609" w:rsidRPr="00BE3AC8" w:rsidRDefault="00492833" w:rsidP="00CA3313">
      <w:pPr>
        <w:numPr>
          <w:ilvl w:val="0"/>
          <w:numId w:val="11"/>
        </w:numPr>
      </w:pPr>
      <w:r w:rsidRPr="00BE3AC8">
        <w:t>512 MB</w:t>
      </w:r>
      <w:r w:rsidR="00273609" w:rsidRPr="00BE3AC8">
        <w:t xml:space="preserve"> RAM.</w:t>
      </w:r>
    </w:p>
    <w:p w14:paraId="247B9843" w14:textId="77777777" w:rsidR="00273609" w:rsidRPr="00BE3AC8" w:rsidRDefault="00273609" w:rsidP="00CA3313">
      <w:pPr>
        <w:numPr>
          <w:ilvl w:val="0"/>
          <w:numId w:val="11"/>
        </w:numPr>
      </w:pPr>
      <w:r w:rsidRPr="00BE3AC8">
        <w:t>Enough free hard disk space. Hard disk space will vary depending on the size of project’s assets.</w:t>
      </w:r>
    </w:p>
    <w:p w14:paraId="348D0208" w14:textId="77777777" w:rsidR="00273609" w:rsidRPr="00BE3AC8" w:rsidRDefault="00273609" w:rsidP="00273609">
      <w:pPr>
        <w:pStyle w:val="Ttulo2"/>
        <w:rPr>
          <w:lang w:val="en-US"/>
        </w:rPr>
      </w:pPr>
      <w:bookmarkStart w:id="484" w:name="_Toc159063520"/>
      <w:bookmarkStart w:id="485" w:name="_Toc339574927"/>
      <w:r w:rsidRPr="00BE3AC8">
        <w:rPr>
          <w:lang w:val="en-US"/>
        </w:rPr>
        <w:t>Client</w:t>
      </w:r>
      <w:bookmarkEnd w:id="484"/>
      <w:bookmarkEnd w:id="485"/>
    </w:p>
    <w:p w14:paraId="2093AF85" w14:textId="77777777" w:rsidR="00273609" w:rsidRPr="00BE3AC8" w:rsidRDefault="00273609" w:rsidP="00273609">
      <w:r w:rsidRPr="00BE3AC8">
        <w:t>Client machine requirements will vary depending on the Plastic SCM client in use. The GUI or IDE integrations will have higher requirements than the command line.</w:t>
      </w:r>
    </w:p>
    <w:p w14:paraId="5CC14726" w14:textId="77777777" w:rsidR="00273609" w:rsidRPr="00BE3AC8" w:rsidRDefault="00273609" w:rsidP="00273609">
      <w:r w:rsidRPr="00BE3AC8">
        <w:t>The supported operating systems are:</w:t>
      </w:r>
    </w:p>
    <w:p w14:paraId="7DD361BB" w14:textId="77777777" w:rsidR="00273609" w:rsidRPr="00BE3AC8" w:rsidRDefault="00273609" w:rsidP="00B41C3A">
      <w:pPr>
        <w:numPr>
          <w:ilvl w:val="0"/>
          <w:numId w:val="12"/>
        </w:numPr>
      </w:pPr>
      <w:r w:rsidRPr="00BE3AC8">
        <w:lastRenderedPageBreak/>
        <w:t>Windows 2000 Professional</w:t>
      </w:r>
      <w:r w:rsidR="00B41C3A" w:rsidRPr="00BE3AC8">
        <w:t>, Windows XP SP2, Windows Vista, Windows 7</w:t>
      </w:r>
    </w:p>
    <w:p w14:paraId="31593679" w14:textId="77777777" w:rsidR="00273609" w:rsidRPr="00BE3AC8" w:rsidRDefault="00B41C3A" w:rsidP="00CA3313">
      <w:pPr>
        <w:numPr>
          <w:ilvl w:val="0"/>
          <w:numId w:val="12"/>
        </w:numPr>
      </w:pPr>
      <w:r w:rsidRPr="00BE3AC8">
        <w:t>Windows Server 2000 / 2003 / 2008</w:t>
      </w:r>
    </w:p>
    <w:p w14:paraId="468B9D64" w14:textId="77777777" w:rsidR="00A326FE" w:rsidRPr="00BE3AC8" w:rsidRDefault="00A326FE" w:rsidP="00CA3313">
      <w:pPr>
        <w:numPr>
          <w:ilvl w:val="0"/>
          <w:numId w:val="12"/>
        </w:numPr>
      </w:pPr>
      <w:r w:rsidRPr="00BE3AC8">
        <w:t>Fedora</w:t>
      </w:r>
      <w:r w:rsidR="00B41C3A" w:rsidRPr="00BE3AC8">
        <w:t xml:space="preserve"> Core 8 or higher</w:t>
      </w:r>
    </w:p>
    <w:p w14:paraId="7521F292" w14:textId="77777777" w:rsidR="00A326FE" w:rsidRPr="00BE3AC8" w:rsidRDefault="00A326FE" w:rsidP="00CA3313">
      <w:pPr>
        <w:numPr>
          <w:ilvl w:val="0"/>
          <w:numId w:val="12"/>
        </w:numPr>
      </w:pPr>
      <w:r w:rsidRPr="00BE3AC8">
        <w:t>Ubuntu</w:t>
      </w:r>
      <w:r w:rsidR="00B41C3A" w:rsidRPr="00BE3AC8">
        <w:t xml:space="preserve"> 8.04 or higher</w:t>
      </w:r>
    </w:p>
    <w:p w14:paraId="3263C4CC" w14:textId="77777777" w:rsidR="00A326FE" w:rsidRPr="00BE3AC8" w:rsidRDefault="00A326FE" w:rsidP="00CA3313">
      <w:pPr>
        <w:numPr>
          <w:ilvl w:val="0"/>
          <w:numId w:val="12"/>
        </w:numPr>
      </w:pPr>
      <w:proofErr w:type="spellStart"/>
      <w:r w:rsidRPr="00BE3AC8">
        <w:t>RedHat</w:t>
      </w:r>
      <w:proofErr w:type="spellEnd"/>
      <w:r w:rsidR="00B41C3A" w:rsidRPr="00BE3AC8">
        <w:t xml:space="preserve"> RHEL 5 </w:t>
      </w:r>
    </w:p>
    <w:p w14:paraId="3881A665" w14:textId="77777777" w:rsidR="00A326FE" w:rsidRPr="00BE3AC8" w:rsidRDefault="00B41C3A" w:rsidP="00CA3313">
      <w:pPr>
        <w:numPr>
          <w:ilvl w:val="0"/>
          <w:numId w:val="12"/>
        </w:numPr>
      </w:pPr>
      <w:proofErr w:type="spellStart"/>
      <w:r w:rsidRPr="00BE3AC8">
        <w:t>Open</w:t>
      </w:r>
      <w:r w:rsidR="00A326FE" w:rsidRPr="00BE3AC8">
        <w:t>Suse</w:t>
      </w:r>
      <w:proofErr w:type="spellEnd"/>
      <w:r w:rsidRPr="00BE3AC8">
        <w:t xml:space="preserve"> 10.3 or higher, SLED 10 or higher</w:t>
      </w:r>
    </w:p>
    <w:p w14:paraId="60D933D3" w14:textId="77777777" w:rsidR="00B41C3A" w:rsidRPr="00BE3AC8" w:rsidRDefault="00B41C3A" w:rsidP="00CA3313">
      <w:pPr>
        <w:numPr>
          <w:ilvl w:val="0"/>
          <w:numId w:val="12"/>
        </w:numPr>
      </w:pPr>
      <w:proofErr w:type="spellStart"/>
      <w:r w:rsidRPr="00BE3AC8">
        <w:t>CentOS</w:t>
      </w:r>
      <w:proofErr w:type="spellEnd"/>
      <w:r w:rsidRPr="00BE3AC8">
        <w:t xml:space="preserve"> 5</w:t>
      </w:r>
    </w:p>
    <w:p w14:paraId="07A61C45" w14:textId="77777777" w:rsidR="00B41C3A" w:rsidRPr="00BE3AC8" w:rsidRDefault="00B41C3A" w:rsidP="00CA3313">
      <w:pPr>
        <w:numPr>
          <w:ilvl w:val="0"/>
          <w:numId w:val="12"/>
        </w:numPr>
      </w:pPr>
      <w:r w:rsidRPr="00BE3AC8">
        <w:t>Mac OS X 10.4 or higher</w:t>
      </w:r>
    </w:p>
    <w:p w14:paraId="0A9724CA" w14:textId="77777777" w:rsidR="00273609" w:rsidRPr="00BE3AC8" w:rsidRDefault="00B41C3A" w:rsidP="00273609">
      <w:r w:rsidRPr="00BE3AC8">
        <w:t xml:space="preserve">For windows, </w:t>
      </w:r>
      <w:r w:rsidR="00492833" w:rsidRPr="00BE3AC8">
        <w:t>the</w:t>
      </w:r>
      <w:r w:rsidR="00E428CC" w:rsidRPr="00BE3AC8">
        <w:t xml:space="preserve"> .NET Framework 2.0 </w:t>
      </w:r>
      <w:r w:rsidR="00273609" w:rsidRPr="00BE3AC8">
        <w:t>or higher is required.</w:t>
      </w:r>
      <w:r w:rsidRPr="00BE3AC8">
        <w:t xml:space="preserve"> For Linux operating systems a mono package is distributed with the Plastic SCM installer. </w:t>
      </w:r>
    </w:p>
    <w:p w14:paraId="636B02D1" w14:textId="77777777" w:rsidR="00273609" w:rsidRPr="00BE3AC8" w:rsidRDefault="00273609" w:rsidP="00273609">
      <w:r w:rsidRPr="00BE3AC8">
        <w:t>The needed RAM will vary depending on:</w:t>
      </w:r>
    </w:p>
    <w:p w14:paraId="1B57F6ED" w14:textId="77777777" w:rsidR="00273609" w:rsidRPr="00BE3AC8" w:rsidRDefault="00273609" w:rsidP="00CA3313">
      <w:pPr>
        <w:numPr>
          <w:ilvl w:val="0"/>
          <w:numId w:val="13"/>
        </w:numPr>
      </w:pPr>
      <w:r w:rsidRPr="00BE3AC8">
        <w:t xml:space="preserve">Command line client: is the </w:t>
      </w:r>
      <w:r w:rsidR="00B41C3A" w:rsidRPr="00BE3AC8">
        <w:t>smallest</w:t>
      </w:r>
      <w:r w:rsidRPr="00BE3AC8">
        <w:t xml:space="preserve"> and needs few resources to work. Nevertheless, as</w:t>
      </w:r>
      <w:r w:rsidR="00E428CC" w:rsidRPr="00BE3AC8">
        <w:t xml:space="preserve"> a</w:t>
      </w:r>
      <w:r w:rsidRPr="00BE3AC8">
        <w:t xml:space="preserve"> general rule, a 512 Mb RAM machine is strongly recommended.</w:t>
      </w:r>
    </w:p>
    <w:p w14:paraId="18A8A443" w14:textId="77777777" w:rsidR="00273609" w:rsidRPr="00BE3AC8" w:rsidRDefault="00273609" w:rsidP="00CA3313">
      <w:pPr>
        <w:numPr>
          <w:ilvl w:val="0"/>
          <w:numId w:val="13"/>
        </w:numPr>
      </w:pPr>
      <w:r w:rsidRPr="00BE3AC8">
        <w:t>GUI client: 512 M</w:t>
      </w:r>
      <w:r w:rsidR="00492833" w:rsidRPr="00BE3AC8">
        <w:t>B</w:t>
      </w:r>
      <w:r w:rsidRPr="00BE3AC8">
        <w:t xml:space="preserve"> RAM</w:t>
      </w:r>
    </w:p>
    <w:p w14:paraId="18B260BB" w14:textId="77777777" w:rsidR="00273609" w:rsidRPr="00BE3AC8" w:rsidRDefault="00273609" w:rsidP="00CA3313">
      <w:pPr>
        <w:numPr>
          <w:ilvl w:val="0"/>
          <w:numId w:val="13"/>
        </w:numPr>
      </w:pPr>
      <w:r w:rsidRPr="00BE3AC8">
        <w:t>Visual Studio Plug-in: same requirements as the IDE.</w:t>
      </w:r>
    </w:p>
    <w:p w14:paraId="0E3596DD" w14:textId="77777777" w:rsidR="00273609" w:rsidRPr="00BE3AC8" w:rsidRDefault="00273609" w:rsidP="00CA3313">
      <w:pPr>
        <w:numPr>
          <w:ilvl w:val="0"/>
          <w:numId w:val="13"/>
        </w:numPr>
      </w:pPr>
      <w:r w:rsidRPr="00BE3AC8">
        <w:t>Eclipse Plug-in: same requirements as the IDE.</w:t>
      </w:r>
    </w:p>
    <w:p w14:paraId="38E96737" w14:textId="77777777" w:rsidR="00E428CC" w:rsidRPr="00BE3AC8" w:rsidRDefault="00E428CC" w:rsidP="00E428CC">
      <w:pPr>
        <w:numPr>
          <w:ilvl w:val="0"/>
          <w:numId w:val="13"/>
        </w:numPr>
      </w:pPr>
      <w:r w:rsidRPr="00BE3AC8">
        <w:t>Other integrations</w:t>
      </w:r>
      <w:r w:rsidR="00B41C3A" w:rsidRPr="00BE3AC8">
        <w:t xml:space="preserve">: same requirements as the integrated package. </w:t>
      </w:r>
    </w:p>
    <w:p w14:paraId="6D297508" w14:textId="77777777" w:rsidR="00273609" w:rsidRPr="00BE3AC8" w:rsidRDefault="00273609" w:rsidP="00273609">
      <w:pPr>
        <w:pStyle w:val="Ttulo1"/>
        <w:rPr>
          <w:lang w:val="en-US"/>
        </w:rPr>
      </w:pPr>
      <w:bookmarkStart w:id="486" w:name="_Toc159063521"/>
      <w:bookmarkStart w:id="487" w:name="_Toc339574928"/>
      <w:r w:rsidRPr="00BE3AC8">
        <w:rPr>
          <w:lang w:val="en-US"/>
        </w:rPr>
        <w:lastRenderedPageBreak/>
        <w:t>Plastic SCM installation</w:t>
      </w:r>
      <w:bookmarkEnd w:id="486"/>
      <w:bookmarkEnd w:id="487"/>
    </w:p>
    <w:p w14:paraId="6A7B9BC1" w14:textId="77777777" w:rsidR="00800DEE" w:rsidRPr="00BE3AC8" w:rsidRDefault="00800DEE" w:rsidP="00800DEE"/>
    <w:p w14:paraId="23133207" w14:textId="77777777" w:rsidR="00273609" w:rsidRPr="00BE3AC8" w:rsidRDefault="00800DEE" w:rsidP="00273609">
      <w:pPr>
        <w:pStyle w:val="Ttulo2"/>
        <w:rPr>
          <w:lang w:val="en-US"/>
        </w:rPr>
      </w:pPr>
      <w:bookmarkStart w:id="488" w:name="_Toc339574929"/>
      <w:r w:rsidRPr="00BE3AC8">
        <w:rPr>
          <w:lang w:val="en-US"/>
        </w:rPr>
        <w:t>Prerequisites</w:t>
      </w:r>
      <w:bookmarkEnd w:id="488"/>
    </w:p>
    <w:p w14:paraId="3272F423" w14:textId="77777777" w:rsidR="00800DEE" w:rsidRPr="00BE3AC8" w:rsidRDefault="00800DEE" w:rsidP="00273609">
      <w:r w:rsidRPr="00BE3AC8">
        <w:t xml:space="preserve">The Plastic SCM server is installed as a Windows service or as a daemon in Linux / Mac. Administrative </w:t>
      </w:r>
      <w:r w:rsidR="00BE3AC8" w:rsidRPr="00BE3AC8">
        <w:t>privileges</w:t>
      </w:r>
      <w:r w:rsidRPr="00BE3AC8">
        <w:t xml:space="preserve"> are required for this step to succeed during installation of the server component. </w:t>
      </w:r>
    </w:p>
    <w:p w14:paraId="7F0CA207" w14:textId="77777777" w:rsidR="00273609" w:rsidRPr="00BE3AC8" w:rsidRDefault="00273609" w:rsidP="00273609">
      <w:pPr>
        <w:pStyle w:val="Ttulo2"/>
        <w:rPr>
          <w:lang w:val="en-US"/>
        </w:rPr>
      </w:pPr>
      <w:bookmarkStart w:id="489" w:name="_Toc159063523"/>
      <w:bookmarkStart w:id="490" w:name="_Toc339574930"/>
      <w:r w:rsidRPr="00BE3AC8">
        <w:rPr>
          <w:lang w:val="en-US"/>
        </w:rPr>
        <w:t>Server and Client installation</w:t>
      </w:r>
      <w:bookmarkEnd w:id="489"/>
      <w:bookmarkEnd w:id="490"/>
    </w:p>
    <w:p w14:paraId="22B0D30B" w14:textId="77777777" w:rsidR="00273609" w:rsidRPr="00BE3AC8" w:rsidRDefault="00273609" w:rsidP="00273609">
      <w:r w:rsidRPr="00BE3AC8">
        <w:t xml:space="preserve">Plastic SCM is distributed as a </w:t>
      </w:r>
      <w:r w:rsidR="00D47FD6" w:rsidRPr="00BE3AC8">
        <w:t xml:space="preserve">single </w:t>
      </w:r>
      <w:r w:rsidRPr="00BE3AC8">
        <w:t>installat</w:t>
      </w:r>
      <w:r w:rsidR="005D13D2" w:rsidRPr="00BE3AC8">
        <w:t xml:space="preserve">ion </w:t>
      </w:r>
      <w:r w:rsidR="00347D39" w:rsidRPr="00BE3AC8">
        <w:t>package</w:t>
      </w:r>
      <w:r w:rsidR="005D13D2" w:rsidRPr="00BE3AC8">
        <w:t xml:space="preserve">. </w:t>
      </w:r>
      <w:r w:rsidR="00347D39" w:rsidRPr="00BE3AC8">
        <w:t>Once s</w:t>
      </w:r>
      <w:r w:rsidR="00AC792F" w:rsidRPr="00BE3AC8">
        <w:t>tarted, the installer will let the user choose the</w:t>
      </w:r>
      <w:r w:rsidR="00347D39" w:rsidRPr="00BE3AC8">
        <w:t xml:space="preserve"> c</w:t>
      </w:r>
      <w:r w:rsidR="00AC792F" w:rsidRPr="00BE3AC8">
        <w:t xml:space="preserve">omponents to install and performing the initial setup. </w:t>
      </w:r>
    </w:p>
    <w:p w14:paraId="749D0112" w14:textId="77777777" w:rsidR="00273609" w:rsidRPr="00BE3AC8" w:rsidRDefault="00AC792F" w:rsidP="00273609">
      <w:r w:rsidRPr="00BE3AC8">
        <w:t>The table below details the different installer steps and option</w:t>
      </w:r>
      <w:r w:rsidR="003309FA" w:rsidRPr="00BE3AC8">
        <w:t>s a</w:t>
      </w:r>
      <w:r w:rsidRPr="00BE3AC8">
        <w:t xml:space="preserve">fter selecting the </w:t>
      </w:r>
      <w:r w:rsidR="003309FA" w:rsidRPr="00BE3AC8">
        <w:t>installation process</w:t>
      </w:r>
      <w:r w:rsidRPr="00BE3AC8">
        <w:t xml:space="preserve"> language and a</w:t>
      </w:r>
      <w:r w:rsidR="003309FA" w:rsidRPr="00BE3AC8">
        <w:t>ccepting the license agreement.</w:t>
      </w:r>
    </w:p>
    <w:p w14:paraId="463EF298" w14:textId="77777777" w:rsidR="00347D39" w:rsidRPr="00BE3AC8" w:rsidRDefault="00347D39" w:rsidP="00273609"/>
    <w:tbl>
      <w:tblPr>
        <w:tblW w:w="8072" w:type="dxa"/>
        <w:jc w:val="center"/>
        <w:tblInd w:w="136"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735"/>
        <w:gridCol w:w="5337"/>
      </w:tblGrid>
      <w:tr w:rsidR="00273609" w:rsidRPr="00BE3AC8" w14:paraId="0CDEC7B1" w14:textId="77777777" w:rsidTr="003309FA">
        <w:trPr>
          <w:jc w:val="center"/>
        </w:trPr>
        <w:tc>
          <w:tcPr>
            <w:tcW w:w="2735" w:type="dxa"/>
          </w:tcPr>
          <w:p w14:paraId="77ED9026" w14:textId="77777777" w:rsidR="00273609" w:rsidRPr="00BE3AC8" w:rsidRDefault="00273609" w:rsidP="007A0790">
            <w:pPr>
              <w:jc w:val="left"/>
            </w:pPr>
            <w:r w:rsidRPr="00BE3AC8">
              <w:lastRenderedPageBreak/>
              <w:t>Ch</w:t>
            </w:r>
            <w:r w:rsidR="003309FA" w:rsidRPr="00BE3AC8">
              <w:t>oose the installation directory for the Plastic SCM components.</w:t>
            </w:r>
          </w:p>
          <w:p w14:paraId="6FC00753" w14:textId="77777777" w:rsidR="00273609" w:rsidRPr="00BE3AC8" w:rsidRDefault="00273609" w:rsidP="00937715">
            <w:pPr>
              <w:jc w:val="left"/>
            </w:pPr>
          </w:p>
        </w:tc>
        <w:tc>
          <w:tcPr>
            <w:tcW w:w="5337" w:type="dxa"/>
          </w:tcPr>
          <w:p w14:paraId="34E5EF5E" w14:textId="77777777" w:rsidR="00273609" w:rsidRPr="00BE3AC8" w:rsidRDefault="003309FA" w:rsidP="007A0790">
            <w:pPr>
              <w:jc w:val="center"/>
            </w:pPr>
            <w:r w:rsidRPr="00BE3AC8">
              <w:rPr>
                <w:noProof/>
                <w:lang w:val="es-ES"/>
              </w:rPr>
              <w:drawing>
                <wp:inline distT="0" distB="0" distL="0" distR="0" wp14:anchorId="72FE89B5" wp14:editId="29F5D081">
                  <wp:extent cx="2933857" cy="2175027"/>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857" cy="2175027"/>
                          </a:xfrm>
                          <a:prstGeom prst="rect">
                            <a:avLst/>
                          </a:prstGeom>
                          <a:noFill/>
                          <a:ln>
                            <a:noFill/>
                          </a:ln>
                        </pic:spPr>
                      </pic:pic>
                    </a:graphicData>
                  </a:graphic>
                </wp:inline>
              </w:drawing>
            </w:r>
          </w:p>
          <w:p w14:paraId="741CB87F" w14:textId="77777777" w:rsidR="00273609" w:rsidRPr="00BE3AC8" w:rsidRDefault="00273609" w:rsidP="002435ED">
            <w:pPr>
              <w:pStyle w:val="Epgrafe"/>
            </w:pPr>
            <w:bookmarkStart w:id="491" w:name="_Toc159063556"/>
            <w:bookmarkStart w:id="492" w:name="_Toc33957496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1</w:t>
            </w:r>
            <w:r w:rsidR="00E524FD" w:rsidRPr="00BE3AC8">
              <w:rPr>
                <w:noProof/>
              </w:rPr>
              <w:fldChar w:fldCharType="end"/>
            </w:r>
            <w:r w:rsidRPr="00BE3AC8">
              <w:t>. Installation directory</w:t>
            </w:r>
            <w:bookmarkEnd w:id="491"/>
            <w:bookmarkEnd w:id="492"/>
          </w:p>
        </w:tc>
      </w:tr>
      <w:tr w:rsidR="00273609" w:rsidRPr="00BE3AC8" w14:paraId="483233BD" w14:textId="77777777" w:rsidTr="003309FA">
        <w:trPr>
          <w:jc w:val="center"/>
        </w:trPr>
        <w:tc>
          <w:tcPr>
            <w:tcW w:w="2735" w:type="dxa"/>
          </w:tcPr>
          <w:p w14:paraId="599F85F9" w14:textId="77777777" w:rsidR="00273609" w:rsidRPr="00BE3AC8" w:rsidRDefault="00273609" w:rsidP="007A0790">
            <w:pPr>
              <w:jc w:val="left"/>
            </w:pPr>
            <w:r w:rsidRPr="00BE3AC8">
              <w:t>Component selection.</w:t>
            </w:r>
          </w:p>
          <w:p w14:paraId="57E395E5" w14:textId="77777777" w:rsidR="00273609" w:rsidRPr="00BE3AC8" w:rsidRDefault="001966AA" w:rsidP="001966AA">
            <w:pPr>
              <w:jc w:val="left"/>
            </w:pPr>
            <w:r w:rsidRPr="00BE3AC8">
              <w:t xml:space="preserve">By default, the CLI and GUI clients are always installed. </w:t>
            </w:r>
          </w:p>
          <w:p w14:paraId="50FA565F" w14:textId="77777777" w:rsidR="001966AA" w:rsidRPr="00BE3AC8" w:rsidRDefault="001966AA" w:rsidP="001966AA">
            <w:pPr>
              <w:jc w:val="left"/>
            </w:pPr>
            <w:r w:rsidRPr="00BE3AC8">
              <w:t>Optionally, the Plastic SCM server and integrations with 3</w:t>
            </w:r>
            <w:r w:rsidRPr="00BE3AC8">
              <w:rPr>
                <w:vertAlign w:val="superscript"/>
              </w:rPr>
              <w:t>rd</w:t>
            </w:r>
            <w:r w:rsidRPr="00BE3AC8">
              <w:t xml:space="preserve"> party tools can be installed. Below is a description of each component.</w:t>
            </w:r>
          </w:p>
        </w:tc>
        <w:tc>
          <w:tcPr>
            <w:tcW w:w="5337" w:type="dxa"/>
          </w:tcPr>
          <w:p w14:paraId="2ED04EBC" w14:textId="77777777" w:rsidR="00273609" w:rsidRPr="00BE3AC8" w:rsidRDefault="003309FA" w:rsidP="007A0790">
            <w:pPr>
              <w:jc w:val="center"/>
            </w:pPr>
            <w:r w:rsidRPr="00BE3AC8">
              <w:rPr>
                <w:noProof/>
                <w:lang w:val="es-ES"/>
              </w:rPr>
              <w:drawing>
                <wp:inline distT="0" distB="0" distL="0" distR="0" wp14:anchorId="564CA021" wp14:editId="54A805D4">
                  <wp:extent cx="2949893" cy="2202362"/>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893" cy="2202362"/>
                          </a:xfrm>
                          <a:prstGeom prst="rect">
                            <a:avLst/>
                          </a:prstGeom>
                          <a:noFill/>
                          <a:ln>
                            <a:noFill/>
                          </a:ln>
                        </pic:spPr>
                      </pic:pic>
                    </a:graphicData>
                  </a:graphic>
                </wp:inline>
              </w:drawing>
            </w:r>
          </w:p>
          <w:p w14:paraId="08693C12" w14:textId="77777777" w:rsidR="00273609" w:rsidRPr="00BE3AC8" w:rsidRDefault="00273609" w:rsidP="002435ED">
            <w:pPr>
              <w:pStyle w:val="Epgrafe"/>
            </w:pPr>
            <w:bookmarkStart w:id="493" w:name="_Toc159063557"/>
            <w:bookmarkStart w:id="494" w:name="_Toc33957496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w:t>
            </w:r>
            <w:r w:rsidR="00E524FD" w:rsidRPr="00BE3AC8">
              <w:rPr>
                <w:noProof/>
              </w:rPr>
              <w:fldChar w:fldCharType="end"/>
            </w:r>
            <w:r w:rsidRPr="00BE3AC8">
              <w:t>. Component selection</w:t>
            </w:r>
            <w:bookmarkEnd w:id="493"/>
            <w:bookmarkEnd w:id="494"/>
          </w:p>
        </w:tc>
      </w:tr>
      <w:tr w:rsidR="001966AA" w:rsidRPr="00BE3AC8" w14:paraId="058ACFC5" w14:textId="77777777" w:rsidTr="00AC792F">
        <w:trPr>
          <w:jc w:val="center"/>
        </w:trPr>
        <w:tc>
          <w:tcPr>
            <w:tcW w:w="8072" w:type="dxa"/>
            <w:gridSpan w:val="2"/>
          </w:tcPr>
          <w:p w14:paraId="48F7B226" w14:textId="77777777" w:rsidR="00EE4817" w:rsidRPr="00BE3AC8" w:rsidRDefault="00EE4817" w:rsidP="00EE4817">
            <w:r w:rsidRPr="00BE3AC8">
              <w:t>The components available are:</w:t>
            </w:r>
          </w:p>
          <w:p w14:paraId="617A497F" w14:textId="77777777" w:rsidR="00EE4817" w:rsidRPr="00BE3AC8" w:rsidRDefault="00EE4817" w:rsidP="00EE4817">
            <w:pPr>
              <w:pStyle w:val="Prrafodelista"/>
              <w:numPr>
                <w:ilvl w:val="0"/>
                <w:numId w:val="24"/>
              </w:numPr>
            </w:pPr>
            <w:r w:rsidRPr="00BE3AC8">
              <w:rPr>
                <w:b/>
              </w:rPr>
              <w:t>Client essentials</w:t>
            </w:r>
            <w:r w:rsidRPr="00BE3AC8">
              <w:t>: The command line client (the cm command) and the graphical user interface client (plastic.exe).</w:t>
            </w:r>
          </w:p>
          <w:p w14:paraId="2B628A58" w14:textId="77777777" w:rsidR="001966AA" w:rsidRPr="00BE3AC8" w:rsidRDefault="001966AA" w:rsidP="001966AA">
            <w:pPr>
              <w:numPr>
                <w:ilvl w:val="0"/>
                <w:numId w:val="24"/>
              </w:numPr>
            </w:pPr>
            <w:r w:rsidRPr="00BE3AC8">
              <w:rPr>
                <w:b/>
              </w:rPr>
              <w:t>Server</w:t>
            </w:r>
            <w:r w:rsidRPr="00BE3AC8">
              <w:t>: the Plastic SCM server</w:t>
            </w:r>
          </w:p>
          <w:p w14:paraId="7E621972" w14:textId="77777777" w:rsidR="00A63F73" w:rsidRPr="00BE3AC8" w:rsidRDefault="00A63F73" w:rsidP="00A63F73">
            <w:pPr>
              <w:numPr>
                <w:ilvl w:val="0"/>
                <w:numId w:val="24"/>
              </w:numPr>
            </w:pPr>
            <w:r w:rsidRPr="00BE3AC8">
              <w:rPr>
                <w:b/>
              </w:rPr>
              <w:t>Windows Explorer shell extension</w:t>
            </w:r>
            <w:r w:rsidRPr="00BE3AC8">
              <w:t xml:space="preserve">: installs the Shell Extension of Plastic </w:t>
            </w:r>
            <w:r w:rsidR="00BE3AC8" w:rsidRPr="00BE3AC8">
              <w:t>SCM that</w:t>
            </w:r>
            <w:r w:rsidR="00685391" w:rsidRPr="00BE3AC8">
              <w:t xml:space="preserve"> integrates Plastic SCM with the Windows Explorer</w:t>
            </w:r>
            <w:r w:rsidRPr="00BE3AC8">
              <w:t xml:space="preserve">. </w:t>
            </w:r>
            <w:r w:rsidR="00685391" w:rsidRPr="00BE3AC8">
              <w:t xml:space="preserve">The integration lets the user do most of the operations available on the Plastic SCM GUI client directly from the Windows Explorer. </w:t>
            </w:r>
          </w:p>
          <w:p w14:paraId="1477358F" w14:textId="77777777" w:rsidR="003309FA" w:rsidRPr="00BE3AC8" w:rsidRDefault="003309FA" w:rsidP="003309FA">
            <w:pPr>
              <w:numPr>
                <w:ilvl w:val="0"/>
                <w:numId w:val="24"/>
              </w:numPr>
            </w:pPr>
            <w:r w:rsidRPr="00BE3AC8">
              <w:rPr>
                <w:b/>
              </w:rPr>
              <w:t>Visual Studio integration package</w:t>
            </w:r>
            <w:r w:rsidRPr="00BE3AC8">
              <w:t xml:space="preserve">: available for Visual Studio 2005, 2008 and 2010, this package offers most of the graphical tools found on the Plastic SCM GUI client right inside the Visual Studio environment. </w:t>
            </w:r>
          </w:p>
          <w:p w14:paraId="3C4E6E44" w14:textId="77777777" w:rsidR="003309FA" w:rsidRPr="00BE3AC8" w:rsidRDefault="003309FA" w:rsidP="003309FA">
            <w:pPr>
              <w:numPr>
                <w:ilvl w:val="0"/>
                <w:numId w:val="24"/>
              </w:numPr>
            </w:pPr>
            <w:r w:rsidRPr="00BE3AC8">
              <w:rPr>
                <w:b/>
              </w:rPr>
              <w:t>Eclipse plugin</w:t>
            </w:r>
            <w:r w:rsidRPr="00BE3AC8">
              <w:t xml:space="preserve">: the Plastic SCM integration with the Eclipse platform. </w:t>
            </w:r>
          </w:p>
          <w:p w14:paraId="27E8ECD6" w14:textId="77777777" w:rsidR="001966AA" w:rsidRPr="00BE3AC8" w:rsidRDefault="001966AA" w:rsidP="003309FA">
            <w:pPr>
              <w:numPr>
                <w:ilvl w:val="0"/>
                <w:numId w:val="24"/>
              </w:numPr>
            </w:pPr>
            <w:r w:rsidRPr="00BE3AC8">
              <w:rPr>
                <w:b/>
              </w:rPr>
              <w:t>SCC plugin</w:t>
            </w:r>
            <w:r w:rsidRPr="00BE3AC8">
              <w:t xml:space="preserve">: this is Plastic SCM implementation of MS-SCCI interface. It provides </w:t>
            </w:r>
            <w:proofErr w:type="spellStart"/>
            <w:r w:rsidRPr="00BE3AC8">
              <w:t>checkin</w:t>
            </w:r>
            <w:proofErr w:type="spellEnd"/>
            <w:r w:rsidRPr="00BE3AC8">
              <w:t xml:space="preserve">/checkout/add and basic file-level operations. </w:t>
            </w:r>
          </w:p>
          <w:p w14:paraId="2DD2A82F" w14:textId="77777777" w:rsidR="001966AA" w:rsidRPr="00BE3AC8" w:rsidRDefault="00685391" w:rsidP="003309FA">
            <w:pPr>
              <w:ind w:left="732"/>
            </w:pPr>
            <w:r w:rsidRPr="00BE3AC8">
              <w:t>The SCC plugin is</w:t>
            </w:r>
            <w:r w:rsidR="001966AA" w:rsidRPr="00BE3AC8">
              <w:t xml:space="preserve"> used by many tools, especially in the Windows world, as a way to interface with the version control backend. Check the documentation of your tool for compatibility with the MS-SCCI </w:t>
            </w:r>
            <w:r w:rsidR="00BE3AC8" w:rsidRPr="00BE3AC8">
              <w:lastRenderedPageBreak/>
              <w:t>specification</w:t>
            </w:r>
            <w:r w:rsidR="001966AA" w:rsidRPr="00BE3AC8">
              <w:t xml:space="preserve"> (also known as SCC).</w:t>
            </w:r>
            <w:r w:rsidRPr="00BE3AC8">
              <w:t xml:space="preserve"> It used to be </w:t>
            </w:r>
            <w:r w:rsidR="00BE3AC8" w:rsidRPr="00BE3AC8">
              <w:t>primarily</w:t>
            </w:r>
            <w:r w:rsidRPr="00BE3AC8">
              <w:t xml:space="preserve"> used by Visual Studio, but deprecated since Visual Studio 2005. Plastic SCM offers a richer integration in the </w:t>
            </w:r>
            <w:r w:rsidRPr="00BE3AC8">
              <w:rPr>
                <w:i/>
              </w:rPr>
              <w:t>Visual Studio integration package</w:t>
            </w:r>
            <w:r w:rsidRPr="00BE3AC8">
              <w:t xml:space="preserve">. </w:t>
            </w:r>
            <w:r w:rsidR="001966AA" w:rsidRPr="00BE3AC8">
              <w:t xml:space="preserve"> </w:t>
            </w:r>
          </w:p>
        </w:tc>
      </w:tr>
      <w:tr w:rsidR="00BE192C" w:rsidRPr="00BE3AC8" w14:paraId="7BEA9D32" w14:textId="77777777" w:rsidTr="003309FA">
        <w:trPr>
          <w:jc w:val="center"/>
        </w:trPr>
        <w:tc>
          <w:tcPr>
            <w:tcW w:w="2735" w:type="dxa"/>
          </w:tcPr>
          <w:p w14:paraId="395170FD" w14:textId="77777777" w:rsidR="00BE192C" w:rsidRPr="00BE3AC8" w:rsidRDefault="00BE192C" w:rsidP="00BE192C">
            <w:pPr>
              <w:jc w:val="left"/>
            </w:pPr>
            <w:r w:rsidRPr="00BE3AC8">
              <w:lastRenderedPageBreak/>
              <w:t xml:space="preserve">If the Eclipse plugin is selected, the root folder for the Eclipse install needs to be selected, so that the installer can figure out where to copy the needed files. </w:t>
            </w:r>
          </w:p>
        </w:tc>
        <w:tc>
          <w:tcPr>
            <w:tcW w:w="5337" w:type="dxa"/>
          </w:tcPr>
          <w:p w14:paraId="04686B23" w14:textId="77777777" w:rsidR="00BE192C" w:rsidRPr="00BE3AC8" w:rsidRDefault="003309FA" w:rsidP="00BE192C">
            <w:pPr>
              <w:keepNext/>
              <w:jc w:val="center"/>
            </w:pPr>
            <w:r w:rsidRPr="00BE3AC8">
              <w:rPr>
                <w:noProof/>
                <w:lang w:val="es-ES"/>
              </w:rPr>
              <w:drawing>
                <wp:inline distT="0" distB="0" distL="0" distR="0" wp14:anchorId="4CF468D0" wp14:editId="5765C263">
                  <wp:extent cx="3026353" cy="226460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6353" cy="2264605"/>
                          </a:xfrm>
                          <a:prstGeom prst="rect">
                            <a:avLst/>
                          </a:prstGeom>
                          <a:noFill/>
                          <a:ln>
                            <a:noFill/>
                          </a:ln>
                        </pic:spPr>
                      </pic:pic>
                    </a:graphicData>
                  </a:graphic>
                </wp:inline>
              </w:drawing>
            </w:r>
          </w:p>
          <w:p w14:paraId="34E2CD4C" w14:textId="77777777" w:rsidR="00BE192C" w:rsidRPr="00BE3AC8" w:rsidRDefault="00BE192C" w:rsidP="002435ED">
            <w:pPr>
              <w:pStyle w:val="Epgrafe"/>
            </w:pPr>
            <w:bookmarkStart w:id="495" w:name="_Toc339574967"/>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w:t>
            </w:r>
            <w:r w:rsidR="00E524FD" w:rsidRPr="00BE3AC8">
              <w:rPr>
                <w:noProof/>
              </w:rPr>
              <w:fldChar w:fldCharType="end"/>
            </w:r>
            <w:r w:rsidRPr="00BE3AC8">
              <w:t>. Eclipse location</w:t>
            </w:r>
            <w:bookmarkEnd w:id="495"/>
          </w:p>
        </w:tc>
      </w:tr>
      <w:tr w:rsidR="003309FA" w:rsidRPr="00BE3AC8" w14:paraId="0DA2EF77" w14:textId="77777777" w:rsidTr="002A47B7">
        <w:trPr>
          <w:jc w:val="center"/>
        </w:trPr>
        <w:tc>
          <w:tcPr>
            <w:tcW w:w="8072" w:type="dxa"/>
            <w:gridSpan w:val="2"/>
          </w:tcPr>
          <w:p w14:paraId="729D7707" w14:textId="77777777" w:rsidR="003309FA" w:rsidRPr="00BE3AC8" w:rsidRDefault="003309FA" w:rsidP="003309FA">
            <w:pPr>
              <w:jc w:val="center"/>
            </w:pPr>
            <w:r w:rsidRPr="00BE3AC8">
              <w:t>Ready to install.</w:t>
            </w:r>
          </w:p>
          <w:p w14:paraId="1DEC4F17" w14:textId="77777777" w:rsidR="003309FA" w:rsidRPr="00BE3AC8" w:rsidRDefault="003309FA" w:rsidP="003309FA">
            <w:pPr>
              <w:jc w:val="center"/>
            </w:pPr>
            <w:r w:rsidRPr="00BE3AC8">
              <w:t>At this point the installer has all the needed information.</w:t>
            </w:r>
          </w:p>
        </w:tc>
      </w:tr>
      <w:tr w:rsidR="00273609" w:rsidRPr="00BE3AC8" w14:paraId="72C40C03" w14:textId="77777777" w:rsidTr="003309FA">
        <w:trPr>
          <w:jc w:val="center"/>
        </w:trPr>
        <w:tc>
          <w:tcPr>
            <w:tcW w:w="2735" w:type="dxa"/>
          </w:tcPr>
          <w:p w14:paraId="3EC94DFF" w14:textId="77777777" w:rsidR="00273609" w:rsidRPr="00BE3AC8" w:rsidRDefault="00273609" w:rsidP="007A0790">
            <w:pPr>
              <w:jc w:val="left"/>
            </w:pPr>
            <w:r w:rsidRPr="00BE3AC8">
              <w:t>File copy progress.</w:t>
            </w:r>
          </w:p>
          <w:p w14:paraId="4BC1F818" w14:textId="77777777" w:rsidR="00273609" w:rsidRPr="00BE3AC8" w:rsidRDefault="00273609" w:rsidP="007A0790">
            <w:pPr>
              <w:jc w:val="left"/>
            </w:pPr>
          </w:p>
        </w:tc>
        <w:tc>
          <w:tcPr>
            <w:tcW w:w="5337" w:type="dxa"/>
          </w:tcPr>
          <w:p w14:paraId="6B577CFE" w14:textId="77777777" w:rsidR="00273609" w:rsidRPr="00BE3AC8" w:rsidRDefault="003309FA" w:rsidP="007A0790">
            <w:pPr>
              <w:jc w:val="center"/>
            </w:pPr>
            <w:r w:rsidRPr="00BE3AC8">
              <w:rPr>
                <w:noProof/>
                <w:lang w:val="es-ES"/>
              </w:rPr>
              <w:drawing>
                <wp:inline distT="0" distB="0" distL="0" distR="0" wp14:anchorId="75DF2D19" wp14:editId="0DD20FD2">
                  <wp:extent cx="3198545" cy="2388003"/>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8977" cy="2388325"/>
                          </a:xfrm>
                          <a:prstGeom prst="rect">
                            <a:avLst/>
                          </a:prstGeom>
                          <a:noFill/>
                          <a:ln>
                            <a:noFill/>
                          </a:ln>
                        </pic:spPr>
                      </pic:pic>
                    </a:graphicData>
                  </a:graphic>
                </wp:inline>
              </w:drawing>
            </w:r>
          </w:p>
          <w:p w14:paraId="16631908" w14:textId="77777777" w:rsidR="00273609" w:rsidRPr="00BE3AC8" w:rsidRDefault="00273609" w:rsidP="002435ED">
            <w:pPr>
              <w:pStyle w:val="Epgrafe"/>
            </w:pPr>
            <w:bookmarkStart w:id="496" w:name="_Toc159063559"/>
            <w:bookmarkStart w:id="497" w:name="_Toc33957496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w:t>
            </w:r>
            <w:r w:rsidR="00E524FD" w:rsidRPr="00BE3AC8">
              <w:rPr>
                <w:noProof/>
              </w:rPr>
              <w:fldChar w:fldCharType="end"/>
            </w:r>
            <w:r w:rsidRPr="00BE3AC8">
              <w:t>. Copying files</w:t>
            </w:r>
            <w:bookmarkEnd w:id="496"/>
            <w:bookmarkEnd w:id="497"/>
          </w:p>
        </w:tc>
      </w:tr>
      <w:tr w:rsidR="00273609" w:rsidRPr="00BE3AC8" w14:paraId="3933BBA0" w14:textId="77777777" w:rsidTr="003309FA">
        <w:trPr>
          <w:jc w:val="center"/>
        </w:trPr>
        <w:tc>
          <w:tcPr>
            <w:tcW w:w="2735" w:type="dxa"/>
          </w:tcPr>
          <w:p w14:paraId="660DD390" w14:textId="77777777" w:rsidR="00273609" w:rsidRPr="00BE3AC8" w:rsidRDefault="00926F57" w:rsidP="006E3480">
            <w:pPr>
              <w:jc w:val="left"/>
            </w:pPr>
            <w:r w:rsidRPr="00BE3AC8">
              <w:lastRenderedPageBreak/>
              <w:t xml:space="preserve">Once the basic installation is complete, the installer asks if the server and client configuration wizards should be launched. If this is an upgrade (i.e. there was a previous version of Plastic and the installer just upgraded it), then this step can be skipped. Otherwise, the configuration needs to be finished before Plastic SCM can be used. </w:t>
            </w:r>
          </w:p>
        </w:tc>
        <w:tc>
          <w:tcPr>
            <w:tcW w:w="5337" w:type="dxa"/>
          </w:tcPr>
          <w:p w14:paraId="3B7A1A8C" w14:textId="77777777" w:rsidR="00273609" w:rsidRPr="00BE3AC8" w:rsidRDefault="003309FA" w:rsidP="007A0790">
            <w:pPr>
              <w:jc w:val="center"/>
            </w:pPr>
            <w:r w:rsidRPr="00BE3AC8">
              <w:rPr>
                <w:noProof/>
                <w:lang w:val="es-ES"/>
              </w:rPr>
              <w:drawing>
                <wp:inline distT="0" distB="0" distL="0" distR="0" wp14:anchorId="4EB5A8F4" wp14:editId="2A1F854A">
                  <wp:extent cx="3248828" cy="2436621"/>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828" cy="2436621"/>
                          </a:xfrm>
                          <a:prstGeom prst="rect">
                            <a:avLst/>
                          </a:prstGeom>
                          <a:noFill/>
                          <a:ln>
                            <a:noFill/>
                          </a:ln>
                        </pic:spPr>
                      </pic:pic>
                    </a:graphicData>
                  </a:graphic>
                </wp:inline>
              </w:drawing>
            </w:r>
          </w:p>
          <w:p w14:paraId="56594187" w14:textId="77777777" w:rsidR="00273609" w:rsidRPr="00BE3AC8" w:rsidRDefault="00273609" w:rsidP="002435ED">
            <w:pPr>
              <w:pStyle w:val="Epgrafe"/>
            </w:pPr>
            <w:bookmarkStart w:id="498" w:name="_Toc159063560"/>
            <w:bookmarkStart w:id="499" w:name="_Toc33957496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5</w:t>
            </w:r>
            <w:r w:rsidR="00E524FD" w:rsidRPr="00BE3AC8">
              <w:rPr>
                <w:noProof/>
              </w:rPr>
              <w:fldChar w:fldCharType="end"/>
            </w:r>
            <w:r w:rsidRPr="00BE3AC8">
              <w:t>. Start system configuration</w:t>
            </w:r>
            <w:bookmarkEnd w:id="498"/>
            <w:bookmarkEnd w:id="499"/>
          </w:p>
        </w:tc>
      </w:tr>
      <w:tr w:rsidR="003309FA" w:rsidRPr="00BE3AC8" w14:paraId="0B1ED71C" w14:textId="77777777" w:rsidTr="002A47B7">
        <w:trPr>
          <w:jc w:val="center"/>
        </w:trPr>
        <w:tc>
          <w:tcPr>
            <w:tcW w:w="8072" w:type="dxa"/>
            <w:gridSpan w:val="2"/>
          </w:tcPr>
          <w:p w14:paraId="10B1ABF7" w14:textId="77777777" w:rsidR="003309FA" w:rsidRPr="00BE3AC8" w:rsidRDefault="003309FA" w:rsidP="003309FA">
            <w:pPr>
              <w:jc w:val="center"/>
              <w:rPr>
                <w:b/>
                <w:noProof/>
              </w:rPr>
            </w:pPr>
            <w:r w:rsidRPr="00BE3AC8">
              <w:t>Note: If the Windows Explorer Shell Extension has been installed, a reboot of the machine might be needed.</w:t>
            </w:r>
          </w:p>
        </w:tc>
      </w:tr>
    </w:tbl>
    <w:p w14:paraId="392EFF60" w14:textId="77777777" w:rsidR="00273609" w:rsidRPr="00BE3AC8" w:rsidRDefault="00273609" w:rsidP="002435ED">
      <w:pPr>
        <w:pStyle w:val="Epgrafe"/>
      </w:pPr>
      <w:bookmarkStart w:id="500" w:name="_Ref148321524"/>
      <w:bookmarkStart w:id="501" w:name="_Toc159063548"/>
      <w:proofErr w:type="gramStart"/>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1</w:t>
      </w:r>
      <w:r w:rsidR="00E524FD" w:rsidRPr="00BE3AC8">
        <w:rPr>
          <w:noProof/>
        </w:rPr>
        <w:fldChar w:fldCharType="end"/>
      </w:r>
      <w:bookmarkEnd w:id="500"/>
      <w:r w:rsidRPr="00BE3AC8">
        <w:t>.</w:t>
      </w:r>
      <w:proofErr w:type="gramEnd"/>
      <w:r w:rsidRPr="00BE3AC8">
        <w:t xml:space="preserve"> Installation steps</w:t>
      </w:r>
      <w:bookmarkEnd w:id="501"/>
    </w:p>
    <w:p w14:paraId="24D9E48C" w14:textId="18992A5E" w:rsidR="00984955" w:rsidRDefault="00984955" w:rsidP="00984955">
      <w:pPr>
        <w:pStyle w:val="Ttulo2"/>
        <w:rPr>
          <w:lang w:val="en-US"/>
        </w:rPr>
      </w:pPr>
      <w:bookmarkStart w:id="502" w:name="_Toc339574931"/>
      <w:bookmarkStart w:id="503" w:name="_Toc159063524"/>
      <w:r>
        <w:rPr>
          <w:lang w:val="en-US"/>
        </w:rPr>
        <w:t>Service to find Servers</w:t>
      </w:r>
      <w:bookmarkEnd w:id="502"/>
    </w:p>
    <w:p w14:paraId="46FB1883" w14:textId="6323BC84" w:rsidR="00984955" w:rsidRDefault="00984955" w:rsidP="00BA669D">
      <w:r>
        <w:t>A server discovery service has been implemented. The client sends a UDP packet using the broadcast IP (255.255.255.255). The server implements a little UDP server that listens for this message, which will contain the server’s address, port, and version. The client listens for answers and filters servers that are not compatible with it. The user can then select a server from the list.</w:t>
      </w:r>
    </w:p>
    <w:p w14:paraId="6D04040B" w14:textId="259EF9DD" w:rsidR="00984955" w:rsidRDefault="00984955" w:rsidP="00BA669D">
      <w:r>
        <w:t xml:space="preserve">The discovery service is available by default, but you can disable it by editing the </w:t>
      </w:r>
      <w:proofErr w:type="spellStart"/>
      <w:r>
        <w:t>server.conf</w:t>
      </w:r>
      <w:proofErr w:type="spellEnd"/>
      <w:r>
        <w:t xml:space="preserve"> file and adding the following line:</w:t>
      </w:r>
    </w:p>
    <w:p w14:paraId="5EE464A8" w14:textId="6642DEEA" w:rsidR="00984955" w:rsidRDefault="00892294" w:rsidP="00BA669D">
      <w:pPr>
        <w:pStyle w:val="code"/>
      </w:pPr>
      <w:r>
        <w:t>&lt;</w:t>
      </w:r>
      <w:proofErr w:type="spellStart"/>
      <w:r>
        <w:t>EnableDiscoveryService</w:t>
      </w:r>
      <w:proofErr w:type="spellEnd"/>
      <w:r>
        <w:t>&gt;yes&lt;/</w:t>
      </w:r>
      <w:proofErr w:type="spellStart"/>
      <w:r>
        <w:t>EnableDiscoveryService</w:t>
      </w:r>
      <w:proofErr w:type="spellEnd"/>
      <w:r>
        <w:t>&gt;</w:t>
      </w:r>
    </w:p>
    <w:p w14:paraId="55794451" w14:textId="77777777" w:rsidR="00892294" w:rsidRDefault="00892294" w:rsidP="00BA669D"/>
    <w:p w14:paraId="283EBB9B" w14:textId="77777777" w:rsidR="00892294" w:rsidRDefault="00892294" w:rsidP="00BA669D"/>
    <w:p w14:paraId="09AFFD88" w14:textId="77777777" w:rsidR="00892294" w:rsidRDefault="00892294" w:rsidP="00BA669D"/>
    <w:p w14:paraId="3F9E042D" w14:textId="77777777" w:rsidR="00892294" w:rsidRDefault="00892294" w:rsidP="00BA669D"/>
    <w:p w14:paraId="2C130DE9" w14:textId="77777777" w:rsidR="00892294" w:rsidRDefault="00892294" w:rsidP="00BA669D"/>
    <w:p w14:paraId="72097C22" w14:textId="77777777" w:rsidR="00892294" w:rsidRDefault="00892294" w:rsidP="00BA669D"/>
    <w:p w14:paraId="70EC120B" w14:textId="77777777" w:rsidR="00892294" w:rsidRDefault="00892294" w:rsidP="00BA669D"/>
    <w:p w14:paraId="2B7D2D34" w14:textId="77777777" w:rsidR="00892294" w:rsidRDefault="00892294" w:rsidP="00BA669D"/>
    <w:p w14:paraId="7C3BEB72" w14:textId="77777777" w:rsidR="00892294" w:rsidRDefault="00892294" w:rsidP="00BA669D"/>
    <w:p w14:paraId="21C4602A" w14:textId="77777777" w:rsidR="00892294" w:rsidRDefault="00892294" w:rsidP="00BA669D"/>
    <w:p w14:paraId="05A9E688" w14:textId="77777777" w:rsidR="00892294" w:rsidRDefault="00892294" w:rsidP="00BA669D"/>
    <w:p w14:paraId="61FD9684" w14:textId="77777777" w:rsidR="00892294" w:rsidRDefault="00892294" w:rsidP="00BA669D"/>
    <w:p w14:paraId="55276392" w14:textId="64846752" w:rsidR="00984955" w:rsidRDefault="00892294" w:rsidP="00BA669D">
      <w:r>
        <w:lastRenderedPageBreak/>
        <w:t>For example, the user would start a Plastic SCM server and run the client wizard. When selecting the server address and port, click the … button next to the port textbox.</w:t>
      </w:r>
    </w:p>
    <w:p w14:paraId="2E6EACB9" w14:textId="77777777" w:rsidR="00892294" w:rsidRDefault="00892294" w:rsidP="00BA669D"/>
    <w:p w14:paraId="2A5B3AE9" w14:textId="77777777" w:rsidR="00892294" w:rsidRDefault="00892294" w:rsidP="00BA669D">
      <w:pPr>
        <w:keepNext/>
      </w:pPr>
      <w:r>
        <w:rPr>
          <w:noProof/>
          <w:lang w:val="es-ES"/>
        </w:rPr>
        <w:drawing>
          <wp:inline distT="0" distB="0" distL="0" distR="0" wp14:anchorId="4D2EA32B" wp14:editId="125EAF56">
            <wp:extent cx="5219700" cy="34855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3485515"/>
                    </a:xfrm>
                    <a:prstGeom prst="rect">
                      <a:avLst/>
                    </a:prstGeom>
                  </pic:spPr>
                </pic:pic>
              </a:graphicData>
            </a:graphic>
          </wp:inline>
        </w:drawing>
      </w:r>
    </w:p>
    <w:p w14:paraId="78CD5B94" w14:textId="3D4FDA0A" w:rsidR="00892294" w:rsidRDefault="00892294" w:rsidP="002435ED">
      <w:pPr>
        <w:pStyle w:val="Epgrafe"/>
      </w:pPr>
      <w:bookmarkStart w:id="504" w:name="_Toc339574970"/>
      <w:r>
        <w:t xml:space="preserve">Figure </w:t>
      </w:r>
      <w:r w:rsidR="00911C1E">
        <w:fldChar w:fldCharType="begin"/>
      </w:r>
      <w:r w:rsidR="00911C1E">
        <w:instrText xml:space="preserve"> SEQ Figure \* ARABIC </w:instrText>
      </w:r>
      <w:r w:rsidR="00911C1E">
        <w:fldChar w:fldCharType="separate"/>
      </w:r>
      <w:r w:rsidR="00D5633E">
        <w:rPr>
          <w:noProof/>
        </w:rPr>
        <w:t>6</w:t>
      </w:r>
      <w:r w:rsidR="00911C1E">
        <w:rPr>
          <w:noProof/>
        </w:rPr>
        <w:fldChar w:fldCharType="end"/>
      </w:r>
      <w:r>
        <w:t>: Service to find servers</w:t>
      </w:r>
      <w:bookmarkEnd w:id="504"/>
    </w:p>
    <w:p w14:paraId="34F9B6D5" w14:textId="77777777" w:rsidR="00892294" w:rsidRDefault="00892294" w:rsidP="00BA669D"/>
    <w:p w14:paraId="58843F1C" w14:textId="614395FE" w:rsidR="00892294" w:rsidRDefault="00892294" w:rsidP="00BA669D">
      <w:r>
        <w:t>The servers are found and displayed in a list for the user to select from.</w:t>
      </w:r>
    </w:p>
    <w:p w14:paraId="5CC27F07" w14:textId="77777777" w:rsidR="00892294" w:rsidRDefault="00892294" w:rsidP="00BA669D"/>
    <w:p w14:paraId="78D6906E" w14:textId="77777777" w:rsidR="00892294" w:rsidRDefault="00892294" w:rsidP="00BA669D">
      <w:pPr>
        <w:keepNext/>
      </w:pPr>
      <w:r>
        <w:rPr>
          <w:noProof/>
          <w:lang w:val="es-ES"/>
        </w:rPr>
        <w:drawing>
          <wp:inline distT="0" distB="0" distL="0" distR="0" wp14:anchorId="70EE2E98" wp14:editId="1A201B42">
            <wp:extent cx="5010850" cy="321037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edserver.png"/>
                    <pic:cNvPicPr/>
                  </pic:nvPicPr>
                  <pic:blipFill>
                    <a:blip r:embed="rId20">
                      <a:extLst>
                        <a:ext uri="{28A0092B-C50C-407E-A947-70E740481C1C}">
                          <a14:useLocalDpi xmlns:a14="http://schemas.microsoft.com/office/drawing/2010/main" val="0"/>
                        </a:ext>
                      </a:extLst>
                    </a:blip>
                    <a:stretch>
                      <a:fillRect/>
                    </a:stretch>
                  </pic:blipFill>
                  <pic:spPr>
                    <a:xfrm>
                      <a:off x="0" y="0"/>
                      <a:ext cx="5010850" cy="3210373"/>
                    </a:xfrm>
                    <a:prstGeom prst="rect">
                      <a:avLst/>
                    </a:prstGeom>
                  </pic:spPr>
                </pic:pic>
              </a:graphicData>
            </a:graphic>
          </wp:inline>
        </w:drawing>
      </w:r>
    </w:p>
    <w:p w14:paraId="6AE7D3A1" w14:textId="1E641DE3" w:rsidR="00892294" w:rsidRDefault="00892294" w:rsidP="002435ED">
      <w:pPr>
        <w:pStyle w:val="Epgrafe"/>
      </w:pPr>
      <w:bookmarkStart w:id="505" w:name="_Toc339574971"/>
      <w:r>
        <w:t xml:space="preserve">Figure </w:t>
      </w:r>
      <w:r w:rsidR="00911C1E">
        <w:fldChar w:fldCharType="begin"/>
      </w:r>
      <w:r w:rsidR="00911C1E">
        <w:instrText xml:space="preserve"> SEQ Figure \* ARABIC </w:instrText>
      </w:r>
      <w:r w:rsidR="00911C1E">
        <w:fldChar w:fldCharType="separate"/>
      </w:r>
      <w:r w:rsidR="00D5633E">
        <w:rPr>
          <w:noProof/>
        </w:rPr>
        <w:t>7</w:t>
      </w:r>
      <w:r w:rsidR="00911C1E">
        <w:rPr>
          <w:noProof/>
        </w:rPr>
        <w:fldChar w:fldCharType="end"/>
      </w:r>
      <w:r>
        <w:t>: Discovered servers</w:t>
      </w:r>
      <w:bookmarkEnd w:id="505"/>
    </w:p>
    <w:p w14:paraId="64760A5C" w14:textId="77777777" w:rsidR="00892294" w:rsidRPr="00C447FA" w:rsidRDefault="00892294" w:rsidP="00BA669D"/>
    <w:p w14:paraId="5B07D42C" w14:textId="77777777" w:rsidR="00273609" w:rsidRPr="00BE3AC8" w:rsidRDefault="00273609" w:rsidP="00273609">
      <w:pPr>
        <w:pStyle w:val="Ttulo2"/>
        <w:rPr>
          <w:lang w:val="en-US"/>
        </w:rPr>
      </w:pPr>
      <w:bookmarkStart w:id="506" w:name="_Toc339574932"/>
      <w:r w:rsidRPr="00BE3AC8">
        <w:rPr>
          <w:lang w:val="en-US"/>
        </w:rPr>
        <w:t>Server configuration</w:t>
      </w:r>
      <w:bookmarkEnd w:id="503"/>
      <w:bookmarkEnd w:id="506"/>
    </w:p>
    <w:p w14:paraId="56639511" w14:textId="77777777" w:rsidR="00273609" w:rsidRPr="00BE3AC8" w:rsidRDefault="00273609" w:rsidP="00273609">
      <w:r w:rsidRPr="00BE3AC8">
        <w:t xml:space="preserve">The server configuration wizard can be started at the last step of the installer, or from </w:t>
      </w:r>
      <w:r w:rsidR="00AC792F" w:rsidRPr="00BE3AC8">
        <w:t xml:space="preserve">the </w:t>
      </w:r>
      <w:r w:rsidRPr="00BE3AC8">
        <w:t>Plastic SCM start</w:t>
      </w:r>
      <w:r w:rsidR="00AC792F" w:rsidRPr="00BE3AC8">
        <w:t>up</w:t>
      </w:r>
      <w:r w:rsidRPr="00BE3AC8">
        <w:t xml:space="preserve"> menu entry.</w:t>
      </w:r>
    </w:p>
    <w:tbl>
      <w:tblPr>
        <w:tblW w:w="0" w:type="auto"/>
        <w:jc w:val="center"/>
        <w:tblBorders>
          <w:top w:val="single" w:sz="4" w:space="0" w:color="C00000"/>
          <w:bottom w:val="single" w:sz="4" w:space="0" w:color="C00000"/>
          <w:insideH w:val="single" w:sz="4" w:space="0" w:color="C00000"/>
          <w:insideV w:val="single" w:sz="4" w:space="0" w:color="C00000"/>
        </w:tblBorders>
        <w:tblLayout w:type="fixed"/>
        <w:tblCellMar>
          <w:top w:w="113" w:type="dxa"/>
          <w:left w:w="113" w:type="dxa"/>
          <w:bottom w:w="113" w:type="dxa"/>
        </w:tblCellMar>
        <w:tblLook w:val="01E0" w:firstRow="1" w:lastRow="1" w:firstColumn="1" w:lastColumn="1" w:noHBand="0" w:noVBand="0"/>
      </w:tblPr>
      <w:tblGrid>
        <w:gridCol w:w="3348"/>
        <w:gridCol w:w="5088"/>
      </w:tblGrid>
      <w:tr w:rsidR="00273609" w:rsidRPr="00BE3AC8" w14:paraId="63CE35D4" w14:textId="77777777">
        <w:trPr>
          <w:jc w:val="center"/>
        </w:trPr>
        <w:tc>
          <w:tcPr>
            <w:tcW w:w="3348" w:type="dxa"/>
          </w:tcPr>
          <w:p w14:paraId="455A9B65" w14:textId="77777777" w:rsidR="00273609" w:rsidRPr="00BE3AC8" w:rsidRDefault="00273609" w:rsidP="007A0790">
            <w:pPr>
              <w:jc w:val="left"/>
            </w:pPr>
            <w:r w:rsidRPr="00BE3AC8">
              <w:t>Server configuration start up screen.</w:t>
            </w:r>
          </w:p>
        </w:tc>
        <w:tc>
          <w:tcPr>
            <w:tcW w:w="5088" w:type="dxa"/>
          </w:tcPr>
          <w:p w14:paraId="400852F3" w14:textId="77777777" w:rsidR="00273609" w:rsidRPr="00BE3AC8" w:rsidRDefault="002A47B7" w:rsidP="007A0790">
            <w:pPr>
              <w:jc w:val="center"/>
            </w:pPr>
            <w:r w:rsidRPr="00BE3AC8">
              <w:rPr>
                <w:noProof/>
                <w:lang w:val="es-ES"/>
              </w:rPr>
              <w:drawing>
                <wp:inline distT="0" distB="0" distL="0" distR="0" wp14:anchorId="164929E6" wp14:editId="0FD91102">
                  <wp:extent cx="3087370" cy="2018665"/>
                  <wp:effectExtent l="0" t="0" r="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370" cy="2018665"/>
                          </a:xfrm>
                          <a:prstGeom prst="rect">
                            <a:avLst/>
                          </a:prstGeom>
                          <a:noFill/>
                          <a:ln>
                            <a:noFill/>
                          </a:ln>
                        </pic:spPr>
                      </pic:pic>
                    </a:graphicData>
                  </a:graphic>
                </wp:inline>
              </w:drawing>
            </w:r>
          </w:p>
          <w:p w14:paraId="1A630547" w14:textId="29368C4A" w:rsidR="00273609" w:rsidRPr="00BE3AC8" w:rsidRDefault="00273609" w:rsidP="002435ED">
            <w:pPr>
              <w:pStyle w:val="Epgrafe"/>
            </w:pPr>
            <w:bookmarkStart w:id="507" w:name="_Toc159063561"/>
            <w:bookmarkStart w:id="508" w:name="_Toc33957497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8</w:t>
            </w:r>
            <w:r w:rsidR="00E524FD" w:rsidRPr="00BE3AC8">
              <w:rPr>
                <w:noProof/>
              </w:rPr>
              <w:fldChar w:fldCharType="end"/>
            </w:r>
            <w:r w:rsidRPr="00BE3AC8">
              <w:t>. Server configuration welcome screen</w:t>
            </w:r>
            <w:bookmarkEnd w:id="507"/>
            <w:bookmarkEnd w:id="508"/>
          </w:p>
        </w:tc>
      </w:tr>
      <w:tr w:rsidR="00273609" w:rsidRPr="00BE3AC8" w14:paraId="198A0ABC" w14:textId="77777777">
        <w:trPr>
          <w:jc w:val="center"/>
        </w:trPr>
        <w:tc>
          <w:tcPr>
            <w:tcW w:w="3348" w:type="dxa"/>
          </w:tcPr>
          <w:p w14:paraId="78F3F954" w14:textId="77777777" w:rsidR="00273609" w:rsidRPr="00BE3AC8" w:rsidRDefault="00273609" w:rsidP="007A0790">
            <w:pPr>
              <w:jc w:val="left"/>
            </w:pPr>
            <w:r w:rsidRPr="00BE3AC8">
              <w:t xml:space="preserve">Select the server’s language. </w:t>
            </w:r>
            <w:r w:rsidR="002A47B7" w:rsidRPr="00BE3AC8">
              <w:t>Used for logging and errors coming from the server to the clients.</w:t>
            </w:r>
          </w:p>
          <w:p w14:paraId="42B0FA43" w14:textId="77777777" w:rsidR="00273609" w:rsidRPr="00BE3AC8" w:rsidRDefault="00273609" w:rsidP="007A0790">
            <w:pPr>
              <w:jc w:val="left"/>
            </w:pPr>
            <w:r w:rsidRPr="00BE3AC8">
              <w:t>Clients and server can have different languages. Clients will get messages localized in their own configured language.</w:t>
            </w:r>
          </w:p>
        </w:tc>
        <w:tc>
          <w:tcPr>
            <w:tcW w:w="5088" w:type="dxa"/>
          </w:tcPr>
          <w:p w14:paraId="1A7DA1CD" w14:textId="77777777" w:rsidR="00273609" w:rsidRPr="00BE3AC8" w:rsidRDefault="002A47B7" w:rsidP="007A0790">
            <w:pPr>
              <w:jc w:val="center"/>
            </w:pPr>
            <w:r w:rsidRPr="00BE3AC8">
              <w:rPr>
                <w:noProof/>
                <w:lang w:val="es-ES"/>
              </w:rPr>
              <w:drawing>
                <wp:inline distT="0" distB="0" distL="0" distR="0" wp14:anchorId="156E32E6" wp14:editId="3FA36BBC">
                  <wp:extent cx="3087370" cy="2037080"/>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370" cy="2037080"/>
                          </a:xfrm>
                          <a:prstGeom prst="rect">
                            <a:avLst/>
                          </a:prstGeom>
                          <a:noFill/>
                          <a:ln>
                            <a:noFill/>
                          </a:ln>
                        </pic:spPr>
                      </pic:pic>
                    </a:graphicData>
                  </a:graphic>
                </wp:inline>
              </w:drawing>
            </w:r>
          </w:p>
          <w:p w14:paraId="60B4F78F" w14:textId="2CB0B6B2" w:rsidR="00273609" w:rsidRPr="00BE3AC8" w:rsidRDefault="00273609" w:rsidP="002435ED">
            <w:pPr>
              <w:pStyle w:val="Epgrafe"/>
            </w:pPr>
            <w:bookmarkStart w:id="509" w:name="_Toc159063562"/>
            <w:bookmarkStart w:id="510" w:name="_Toc33957497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9</w:t>
            </w:r>
            <w:r w:rsidR="00E524FD" w:rsidRPr="00BE3AC8">
              <w:rPr>
                <w:noProof/>
              </w:rPr>
              <w:fldChar w:fldCharType="end"/>
            </w:r>
            <w:r w:rsidRPr="00BE3AC8">
              <w:t>. Server configuration language selection</w:t>
            </w:r>
            <w:bookmarkEnd w:id="509"/>
            <w:bookmarkEnd w:id="510"/>
          </w:p>
        </w:tc>
      </w:tr>
      <w:tr w:rsidR="00273609" w:rsidRPr="00BE3AC8" w14:paraId="633AB7F8" w14:textId="77777777">
        <w:trPr>
          <w:jc w:val="center"/>
        </w:trPr>
        <w:tc>
          <w:tcPr>
            <w:tcW w:w="3348" w:type="dxa"/>
          </w:tcPr>
          <w:p w14:paraId="5FCA8358" w14:textId="77777777" w:rsidR="00273609" w:rsidRPr="00BE3AC8" w:rsidRDefault="00273609" w:rsidP="007A0790">
            <w:pPr>
              <w:jc w:val="left"/>
            </w:pPr>
            <w:r w:rsidRPr="00BE3AC8">
              <w:t>Authentication mechanism.</w:t>
            </w:r>
          </w:p>
          <w:p w14:paraId="771DB7E2" w14:textId="77777777" w:rsidR="00273609" w:rsidRPr="00BE3AC8" w:rsidRDefault="00273609" w:rsidP="007A0790">
            <w:pPr>
              <w:jc w:val="left"/>
            </w:pPr>
            <w:r w:rsidRPr="00BE3AC8">
              <w:t>This is the most important step in the server configuration wizard.</w:t>
            </w:r>
          </w:p>
          <w:p w14:paraId="4A244F0A" w14:textId="77777777" w:rsidR="00273609" w:rsidRPr="00BE3AC8" w:rsidRDefault="00273609" w:rsidP="007A0790">
            <w:pPr>
              <w:jc w:val="left"/>
            </w:pPr>
            <w:r w:rsidRPr="00BE3AC8">
              <w:t>Here you have to choose betwe</w:t>
            </w:r>
            <w:r w:rsidR="005D13D2" w:rsidRPr="00BE3AC8">
              <w:t>en the different authentication</w:t>
            </w:r>
            <w:r w:rsidRPr="00BE3AC8">
              <w:t xml:space="preserve"> mechanisms available. By default </w:t>
            </w:r>
            <w:r w:rsidRPr="00BE3AC8">
              <w:rPr>
                <w:i/>
              </w:rPr>
              <w:t>local users</w:t>
            </w:r>
            <w:r w:rsidRPr="00BE3AC8">
              <w:t xml:space="preserve"> is selected.</w:t>
            </w:r>
          </w:p>
          <w:p w14:paraId="6DF908DF" w14:textId="77777777" w:rsidR="00273609" w:rsidRPr="00BE3AC8" w:rsidRDefault="00BA4B63" w:rsidP="00BA4B63">
            <w:pPr>
              <w:jc w:val="left"/>
            </w:pPr>
            <w:r w:rsidRPr="00BE3AC8">
              <w:t xml:space="preserve">More details on the authentication modes can found on section </w:t>
            </w:r>
            <w:r w:rsidR="00E524FD" w:rsidRPr="00BE3AC8">
              <w:fldChar w:fldCharType="begin"/>
            </w:r>
            <w:r w:rsidR="0049039F" w:rsidRPr="00BE3AC8">
              <w:instrText xml:space="preserve"> REF _Ref183862424 \r \h </w:instrText>
            </w:r>
            <w:r w:rsidR="00E524FD" w:rsidRPr="00BE3AC8">
              <w:fldChar w:fldCharType="separate"/>
            </w:r>
            <w:r w:rsidR="00BE3AC8" w:rsidRPr="00BE3AC8">
              <w:t>3.4</w:t>
            </w:r>
            <w:r w:rsidR="00E524FD" w:rsidRPr="00BE3AC8">
              <w:fldChar w:fldCharType="end"/>
            </w:r>
            <w:r w:rsidRPr="00BE3AC8">
              <w:t xml:space="preserve"> below.</w:t>
            </w:r>
          </w:p>
        </w:tc>
        <w:tc>
          <w:tcPr>
            <w:tcW w:w="5088" w:type="dxa"/>
          </w:tcPr>
          <w:p w14:paraId="05D655D7" w14:textId="77777777" w:rsidR="00273609" w:rsidRPr="00BE3AC8" w:rsidRDefault="002A47B7" w:rsidP="007A0790">
            <w:pPr>
              <w:jc w:val="center"/>
            </w:pPr>
            <w:r w:rsidRPr="00BE3AC8">
              <w:rPr>
                <w:noProof/>
                <w:lang w:val="es-ES"/>
              </w:rPr>
              <w:drawing>
                <wp:inline distT="0" distB="0" distL="0" distR="0" wp14:anchorId="7B68DE64" wp14:editId="01288D08">
                  <wp:extent cx="3087370" cy="2045970"/>
                  <wp:effectExtent l="0" t="0" r="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0AA7D248" w14:textId="125D8CE7" w:rsidR="00273609" w:rsidRPr="00BE3AC8" w:rsidRDefault="00273609" w:rsidP="002435ED">
            <w:pPr>
              <w:pStyle w:val="Epgrafe"/>
            </w:pPr>
            <w:bookmarkStart w:id="511" w:name="_Toc159063563"/>
            <w:bookmarkStart w:id="512" w:name="_Toc339574974"/>
            <w:r w:rsidRPr="00BE3AC8">
              <w:lastRenderedPageBreak/>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10</w:t>
            </w:r>
            <w:r w:rsidR="00E524FD" w:rsidRPr="00BE3AC8">
              <w:rPr>
                <w:noProof/>
              </w:rPr>
              <w:fldChar w:fldCharType="end"/>
            </w:r>
            <w:r w:rsidRPr="00BE3AC8">
              <w:t>. Server configuration authentication modes</w:t>
            </w:r>
            <w:bookmarkEnd w:id="511"/>
            <w:bookmarkEnd w:id="512"/>
          </w:p>
        </w:tc>
      </w:tr>
      <w:tr w:rsidR="00273609" w:rsidRPr="00BE3AC8" w14:paraId="1C915EC5" w14:textId="77777777">
        <w:trPr>
          <w:jc w:val="center"/>
        </w:trPr>
        <w:tc>
          <w:tcPr>
            <w:tcW w:w="3348" w:type="dxa"/>
          </w:tcPr>
          <w:p w14:paraId="5EB09E8D" w14:textId="77777777" w:rsidR="00273609" w:rsidRPr="00BE3AC8" w:rsidRDefault="00273609" w:rsidP="007A0790">
            <w:pPr>
              <w:jc w:val="left"/>
            </w:pPr>
            <w:r w:rsidRPr="00BE3AC8">
              <w:lastRenderedPageBreak/>
              <w:t xml:space="preserve">If you choose the LDAP user security mode, you </w:t>
            </w:r>
            <w:r w:rsidR="001D00D5" w:rsidRPr="00BE3AC8">
              <w:t>must</w:t>
            </w:r>
            <w:r w:rsidRPr="00BE3AC8">
              <w:t xml:space="preserve"> fill in some more parameters.</w:t>
            </w:r>
          </w:p>
          <w:p w14:paraId="38BF71EC" w14:textId="77777777" w:rsidR="00273609" w:rsidRPr="00BE3AC8" w:rsidRDefault="00273609" w:rsidP="007A0790">
            <w:pPr>
              <w:jc w:val="left"/>
            </w:pPr>
            <w:r w:rsidRPr="00BE3AC8">
              <w:t xml:space="preserve">You have to specify the LDAP server name, and the domain from which </w:t>
            </w:r>
            <w:r w:rsidR="005D13D2" w:rsidRPr="00BE3AC8">
              <w:t>d</w:t>
            </w:r>
            <w:r w:rsidRPr="00BE3AC8">
              <w:t>ata</w:t>
            </w:r>
            <w:r w:rsidR="005D13D2" w:rsidRPr="00BE3AC8">
              <w:t xml:space="preserve"> must be retrieved</w:t>
            </w:r>
            <w:r w:rsidRPr="00BE3AC8">
              <w:t>.</w:t>
            </w:r>
          </w:p>
          <w:p w14:paraId="23823763" w14:textId="77777777" w:rsidR="00273609" w:rsidRPr="00BE3AC8" w:rsidRDefault="00273609" w:rsidP="007A0790">
            <w:pPr>
              <w:jc w:val="left"/>
            </w:pPr>
            <w:r w:rsidRPr="00BE3AC8">
              <w:t>Also a username and a password to be used to access the LDAP server.</w:t>
            </w:r>
          </w:p>
          <w:p w14:paraId="5593A3D6" w14:textId="77777777" w:rsidR="00273609" w:rsidRPr="00BE3AC8" w:rsidRDefault="00273609" w:rsidP="007A0790">
            <w:pPr>
              <w:jc w:val="left"/>
            </w:pPr>
            <w:r w:rsidRPr="00BE3AC8">
              <w:t>Finally choose whether the LDAP se</w:t>
            </w:r>
            <w:r w:rsidR="005D13D2" w:rsidRPr="00BE3AC8">
              <w:t>rver is a conventional LDAP one</w:t>
            </w:r>
            <w:r w:rsidRPr="00BE3AC8">
              <w:t xml:space="preserve"> or an Active Directory.</w:t>
            </w:r>
          </w:p>
        </w:tc>
        <w:tc>
          <w:tcPr>
            <w:tcW w:w="5088" w:type="dxa"/>
          </w:tcPr>
          <w:p w14:paraId="1C011E8A" w14:textId="77777777" w:rsidR="00273609" w:rsidRPr="00BE3AC8" w:rsidRDefault="007128BF" w:rsidP="007A0790">
            <w:pPr>
              <w:jc w:val="center"/>
            </w:pPr>
            <w:r w:rsidRPr="00BE3AC8">
              <w:rPr>
                <w:noProof/>
                <w:lang w:val="es-ES"/>
              </w:rPr>
              <w:drawing>
                <wp:inline distT="0" distB="0" distL="0" distR="0" wp14:anchorId="0BB71233" wp14:editId="0941DB0A">
                  <wp:extent cx="3087370" cy="2045970"/>
                  <wp:effectExtent l="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71FD46C8" w14:textId="29F34346" w:rsidR="00273609" w:rsidRPr="00BE3AC8" w:rsidRDefault="00273609" w:rsidP="002435ED">
            <w:pPr>
              <w:pStyle w:val="Epgrafe"/>
            </w:pPr>
            <w:bookmarkStart w:id="513" w:name="_Toc159063564"/>
            <w:bookmarkStart w:id="514" w:name="_Toc33957497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11</w:t>
            </w:r>
            <w:r w:rsidR="00E524FD" w:rsidRPr="00BE3AC8">
              <w:rPr>
                <w:noProof/>
              </w:rPr>
              <w:fldChar w:fldCharType="end"/>
            </w:r>
            <w:r w:rsidRPr="00BE3AC8">
              <w:t>. LDAP Authentication configuration</w:t>
            </w:r>
            <w:bookmarkEnd w:id="513"/>
            <w:bookmarkEnd w:id="514"/>
          </w:p>
        </w:tc>
      </w:tr>
      <w:tr w:rsidR="00273609" w:rsidRPr="00BE3AC8" w14:paraId="58865C26" w14:textId="77777777" w:rsidTr="00120216">
        <w:trPr>
          <w:jc w:val="center"/>
        </w:trPr>
        <w:tc>
          <w:tcPr>
            <w:tcW w:w="3348" w:type="dxa"/>
            <w:tcBorders>
              <w:bottom w:val="single" w:sz="4" w:space="0" w:color="C00000"/>
            </w:tcBorders>
          </w:tcPr>
          <w:p w14:paraId="0FED65A4" w14:textId="77777777" w:rsidR="00273609" w:rsidRPr="00BE3AC8" w:rsidRDefault="00273609" w:rsidP="007A0790">
            <w:pPr>
              <w:jc w:val="left"/>
            </w:pPr>
            <w:r w:rsidRPr="00BE3AC8">
              <w:t xml:space="preserve">The last step is configuring the server’s </w:t>
            </w:r>
            <w:r w:rsidR="007C5324" w:rsidRPr="00BE3AC8">
              <w:t xml:space="preserve">TCP </w:t>
            </w:r>
            <w:r w:rsidRPr="00BE3AC8">
              <w:t xml:space="preserve">port number. </w:t>
            </w:r>
            <w:r w:rsidR="00046F51" w:rsidRPr="00BE3AC8">
              <w:t>By d</w:t>
            </w:r>
            <w:r w:rsidR="007128BF" w:rsidRPr="00BE3AC8">
              <w:t>efault Plastic SCM will use 8087</w:t>
            </w:r>
            <w:r w:rsidR="00046F51" w:rsidRPr="00BE3AC8">
              <w:t xml:space="preserve"> as its </w:t>
            </w:r>
            <w:r w:rsidR="007C5324" w:rsidRPr="00BE3AC8">
              <w:t xml:space="preserve">TCP </w:t>
            </w:r>
            <w:r w:rsidR="00046F51" w:rsidRPr="00BE3AC8">
              <w:t xml:space="preserve">port number. </w:t>
            </w:r>
          </w:p>
          <w:p w14:paraId="2160EF4A" w14:textId="77777777" w:rsidR="00273609" w:rsidRPr="00BE3AC8" w:rsidRDefault="00046F51" w:rsidP="007C5324">
            <w:pPr>
              <w:jc w:val="left"/>
            </w:pPr>
            <w:r w:rsidRPr="00BE3AC8">
              <w:t xml:space="preserve">If the default </w:t>
            </w:r>
            <w:r w:rsidR="007C5324" w:rsidRPr="00BE3AC8">
              <w:t xml:space="preserve">listening </w:t>
            </w:r>
            <w:r w:rsidRPr="00BE3AC8">
              <w:t xml:space="preserve">port is changed, Plastic SCM clients </w:t>
            </w:r>
            <w:r w:rsidR="007C5324" w:rsidRPr="00BE3AC8">
              <w:t>must</w:t>
            </w:r>
            <w:r w:rsidRPr="00BE3AC8">
              <w:t xml:space="preserve"> be setup to this new port. </w:t>
            </w:r>
          </w:p>
        </w:tc>
        <w:tc>
          <w:tcPr>
            <w:tcW w:w="5088" w:type="dxa"/>
            <w:tcBorders>
              <w:bottom w:val="single" w:sz="4" w:space="0" w:color="C00000"/>
            </w:tcBorders>
          </w:tcPr>
          <w:p w14:paraId="1EC8B1E4" w14:textId="77777777" w:rsidR="00273609" w:rsidRPr="00BE3AC8" w:rsidRDefault="007128BF" w:rsidP="007A0790">
            <w:pPr>
              <w:jc w:val="center"/>
            </w:pPr>
            <w:r w:rsidRPr="00BE3AC8">
              <w:rPr>
                <w:noProof/>
                <w:lang w:val="es-ES"/>
              </w:rPr>
              <w:drawing>
                <wp:inline distT="0" distB="0" distL="0" distR="0" wp14:anchorId="3E7CC990" wp14:editId="544D80FA">
                  <wp:extent cx="3087370" cy="2045970"/>
                  <wp:effectExtent l="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145D40A9" w14:textId="7468A799" w:rsidR="00273609" w:rsidRPr="00BE3AC8" w:rsidRDefault="00273609" w:rsidP="002435ED">
            <w:pPr>
              <w:pStyle w:val="Epgrafe"/>
            </w:pPr>
            <w:bookmarkStart w:id="515" w:name="_Toc159063565"/>
            <w:bookmarkStart w:id="516" w:name="_Toc33957497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12</w:t>
            </w:r>
            <w:r w:rsidR="00E524FD" w:rsidRPr="00BE3AC8">
              <w:rPr>
                <w:noProof/>
              </w:rPr>
              <w:fldChar w:fldCharType="end"/>
            </w:r>
            <w:r w:rsidRPr="00BE3AC8">
              <w:t>. Port configuration</w:t>
            </w:r>
            <w:bookmarkEnd w:id="515"/>
            <w:bookmarkEnd w:id="516"/>
          </w:p>
        </w:tc>
      </w:tr>
      <w:tr w:rsidR="00120216" w:rsidRPr="00BE3AC8" w14:paraId="4BA9FE1B" w14:textId="77777777">
        <w:trPr>
          <w:jc w:val="center"/>
        </w:trPr>
        <w:tc>
          <w:tcPr>
            <w:tcW w:w="3348" w:type="dxa"/>
          </w:tcPr>
          <w:p w14:paraId="06B3AF00" w14:textId="54E7A5D3" w:rsidR="00120216" w:rsidRPr="00BE3AC8" w:rsidRDefault="00120216" w:rsidP="007A0790">
            <w:pPr>
              <w:jc w:val="left"/>
            </w:pPr>
            <w:r>
              <w:t>When the server configuration wizard is complete, you will see this dialog box. Note the link in the box that allows you to go through a database configuration wizard.</w:t>
            </w:r>
          </w:p>
        </w:tc>
        <w:tc>
          <w:tcPr>
            <w:tcW w:w="5088" w:type="dxa"/>
          </w:tcPr>
          <w:p w14:paraId="02E2AAEB" w14:textId="77777777" w:rsidR="00120216" w:rsidRDefault="00120216" w:rsidP="00984955">
            <w:pPr>
              <w:keepNext/>
              <w:jc w:val="center"/>
            </w:pPr>
            <w:r>
              <w:rPr>
                <w:noProof/>
                <w:lang w:val="es-ES"/>
              </w:rPr>
              <w:drawing>
                <wp:inline distT="0" distB="0" distL="0" distR="0" wp14:anchorId="5B1D43F5" wp14:editId="7D55854C">
                  <wp:extent cx="3090545" cy="2052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png"/>
                          <pic:cNvPicPr/>
                        </pic:nvPicPr>
                        <pic:blipFill>
                          <a:blip r:embed="rId26">
                            <a:extLst>
                              <a:ext uri="{28A0092B-C50C-407E-A947-70E740481C1C}">
                                <a14:useLocalDpi xmlns:a14="http://schemas.microsoft.com/office/drawing/2010/main" val="0"/>
                              </a:ext>
                            </a:extLst>
                          </a:blip>
                          <a:stretch>
                            <a:fillRect/>
                          </a:stretch>
                        </pic:blipFill>
                        <pic:spPr>
                          <a:xfrm>
                            <a:off x="0" y="0"/>
                            <a:ext cx="3090545" cy="2052955"/>
                          </a:xfrm>
                          <a:prstGeom prst="rect">
                            <a:avLst/>
                          </a:prstGeom>
                        </pic:spPr>
                      </pic:pic>
                    </a:graphicData>
                  </a:graphic>
                </wp:inline>
              </w:drawing>
            </w:r>
          </w:p>
          <w:p w14:paraId="364D39AA" w14:textId="6DF28A3F" w:rsidR="00120216" w:rsidRPr="00BE3AC8" w:rsidRDefault="00120216" w:rsidP="002435ED">
            <w:pPr>
              <w:pStyle w:val="Epgrafe"/>
              <w:rPr>
                <w:noProof/>
                <w:lang w:eastAsia="en-US"/>
              </w:rPr>
            </w:pPr>
            <w:bookmarkStart w:id="517" w:name="_Toc339574977"/>
            <w:r>
              <w:t xml:space="preserve">Figure </w:t>
            </w:r>
            <w:r w:rsidR="00911C1E">
              <w:fldChar w:fldCharType="begin"/>
            </w:r>
            <w:r w:rsidR="00911C1E">
              <w:instrText xml:space="preserve"> SEQ Figure \* ARABIC </w:instrText>
            </w:r>
            <w:r w:rsidR="00911C1E">
              <w:fldChar w:fldCharType="separate"/>
            </w:r>
            <w:r w:rsidR="00D5633E">
              <w:rPr>
                <w:noProof/>
              </w:rPr>
              <w:t>13</w:t>
            </w:r>
            <w:r w:rsidR="00911C1E">
              <w:rPr>
                <w:noProof/>
              </w:rPr>
              <w:fldChar w:fldCharType="end"/>
            </w:r>
            <w:r>
              <w:t>: Finalization</w:t>
            </w:r>
            <w:bookmarkEnd w:id="517"/>
          </w:p>
        </w:tc>
      </w:tr>
      <w:tr w:rsidR="00120216" w:rsidRPr="00BE3AC8" w14:paraId="6127AFBF" w14:textId="77777777">
        <w:trPr>
          <w:jc w:val="center"/>
        </w:trPr>
        <w:tc>
          <w:tcPr>
            <w:tcW w:w="3348" w:type="dxa"/>
          </w:tcPr>
          <w:p w14:paraId="45619F67" w14:textId="77777777" w:rsidR="00E84D92" w:rsidRDefault="00E84D92" w:rsidP="007A0790">
            <w:pPr>
              <w:jc w:val="left"/>
            </w:pPr>
          </w:p>
          <w:p w14:paraId="1B961234" w14:textId="279DEFC4" w:rsidR="00120216" w:rsidRPr="00BE3AC8" w:rsidRDefault="00120216" w:rsidP="007A0790">
            <w:pPr>
              <w:jc w:val="left"/>
            </w:pPr>
            <w:r>
              <w:t>This dialog box allows you to change the database backend that you use.</w:t>
            </w:r>
            <w:r w:rsidR="00E84D92">
              <w:t xml:space="preserve"> If any databases already exist, they will be migrated to the new backend, since it is actually using the existing database migration wizard in the administration tool.</w:t>
            </w:r>
          </w:p>
        </w:tc>
        <w:tc>
          <w:tcPr>
            <w:tcW w:w="5088" w:type="dxa"/>
          </w:tcPr>
          <w:p w14:paraId="29229BF5" w14:textId="77777777" w:rsidR="00120216" w:rsidRDefault="00120216" w:rsidP="00984955">
            <w:pPr>
              <w:keepNext/>
              <w:jc w:val="center"/>
            </w:pPr>
            <w:r>
              <w:rPr>
                <w:noProof/>
                <w:lang w:val="es-ES"/>
              </w:rPr>
              <w:drawing>
                <wp:inline distT="0" distB="0" distL="0" distR="0" wp14:anchorId="3545CDFF" wp14:editId="60B1594D">
                  <wp:extent cx="3090545" cy="266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png"/>
                          <pic:cNvPicPr/>
                        </pic:nvPicPr>
                        <pic:blipFill>
                          <a:blip r:embed="rId27">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p>
          <w:p w14:paraId="67451AF2" w14:textId="0CAE81DC" w:rsidR="00120216" w:rsidRPr="00BE3AC8" w:rsidRDefault="00120216" w:rsidP="002435ED">
            <w:pPr>
              <w:pStyle w:val="Epgrafe"/>
              <w:rPr>
                <w:noProof/>
                <w:lang w:eastAsia="en-US"/>
              </w:rPr>
            </w:pPr>
            <w:bookmarkStart w:id="518" w:name="_Toc339574978"/>
            <w:r>
              <w:t xml:space="preserve">Figure </w:t>
            </w:r>
            <w:r w:rsidR="00911C1E">
              <w:fldChar w:fldCharType="begin"/>
            </w:r>
            <w:r w:rsidR="00911C1E">
              <w:instrText xml:space="preserve"> SEQ Figure \* ARABIC </w:instrText>
            </w:r>
            <w:r w:rsidR="00911C1E">
              <w:fldChar w:fldCharType="separate"/>
            </w:r>
            <w:r w:rsidR="00D5633E">
              <w:rPr>
                <w:noProof/>
              </w:rPr>
              <w:t>14</w:t>
            </w:r>
            <w:r w:rsidR="00911C1E">
              <w:rPr>
                <w:noProof/>
              </w:rPr>
              <w:fldChar w:fldCharType="end"/>
            </w:r>
            <w:r>
              <w:t>: Change database backend</w:t>
            </w:r>
            <w:bookmarkEnd w:id="518"/>
          </w:p>
        </w:tc>
      </w:tr>
      <w:tr w:rsidR="00120216" w:rsidRPr="00BE3AC8" w14:paraId="3E059F67" w14:textId="77777777">
        <w:trPr>
          <w:jc w:val="center"/>
        </w:trPr>
        <w:tc>
          <w:tcPr>
            <w:tcW w:w="3348" w:type="dxa"/>
          </w:tcPr>
          <w:p w14:paraId="7597AFFB" w14:textId="77777777" w:rsidR="00120216" w:rsidRDefault="00120216" w:rsidP="007A0790">
            <w:pPr>
              <w:jc w:val="left"/>
            </w:pPr>
          </w:p>
          <w:p w14:paraId="574729CB" w14:textId="77777777" w:rsidR="00120216" w:rsidRDefault="00120216" w:rsidP="007A0790">
            <w:pPr>
              <w:jc w:val="left"/>
            </w:pPr>
          </w:p>
          <w:p w14:paraId="601B2317" w14:textId="77777777" w:rsidR="00120216" w:rsidRDefault="00120216" w:rsidP="007A0790">
            <w:pPr>
              <w:jc w:val="left"/>
            </w:pPr>
          </w:p>
          <w:p w14:paraId="1E8A5049" w14:textId="7688B514" w:rsidR="00120216" w:rsidRPr="00BE3AC8" w:rsidRDefault="00120216" w:rsidP="007A0790">
            <w:pPr>
              <w:jc w:val="left"/>
            </w:pPr>
            <w:r>
              <w:t>This dialog box allows you to set up the new database.  In this instance, you’ll see that we selected MySQL. You are required to set the server, user name, and password, but also have the option to set the database suffix, database prefix, and database path.</w:t>
            </w:r>
          </w:p>
        </w:tc>
        <w:tc>
          <w:tcPr>
            <w:tcW w:w="5088" w:type="dxa"/>
          </w:tcPr>
          <w:p w14:paraId="0489BAE9" w14:textId="77777777" w:rsidR="00120216" w:rsidRDefault="00120216" w:rsidP="00984955">
            <w:pPr>
              <w:keepNext/>
              <w:tabs>
                <w:tab w:val="left" w:pos="980"/>
              </w:tabs>
            </w:pPr>
            <w:r>
              <w:rPr>
                <w:noProof/>
                <w:lang w:eastAsia="en-US"/>
              </w:rPr>
              <w:tab/>
            </w:r>
            <w:r>
              <w:rPr>
                <w:noProof/>
                <w:lang w:val="es-ES"/>
              </w:rPr>
              <w:drawing>
                <wp:inline distT="0" distB="0" distL="0" distR="0" wp14:anchorId="52E9809D" wp14:editId="5C74AC49">
                  <wp:extent cx="3090545" cy="2667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3.png"/>
                          <pic:cNvPicPr/>
                        </pic:nvPicPr>
                        <pic:blipFill>
                          <a:blip r:embed="rId28">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p>
          <w:p w14:paraId="3B36BD36" w14:textId="1DB888D9" w:rsidR="00120216" w:rsidRPr="00BE3AC8" w:rsidRDefault="00120216" w:rsidP="002435ED">
            <w:pPr>
              <w:pStyle w:val="Epgrafe"/>
            </w:pPr>
            <w:bookmarkStart w:id="519" w:name="_Toc339574979"/>
            <w:r>
              <w:t xml:space="preserve">Figure </w:t>
            </w:r>
            <w:r w:rsidR="00911C1E">
              <w:fldChar w:fldCharType="begin"/>
            </w:r>
            <w:r w:rsidR="00911C1E">
              <w:instrText xml:space="preserve"> </w:instrText>
            </w:r>
            <w:r w:rsidR="00911C1E">
              <w:instrText xml:space="preserve">SEQ Figure \* ARABIC </w:instrText>
            </w:r>
            <w:r w:rsidR="00911C1E">
              <w:fldChar w:fldCharType="separate"/>
            </w:r>
            <w:r w:rsidR="00D5633E">
              <w:rPr>
                <w:noProof/>
              </w:rPr>
              <w:t>15</w:t>
            </w:r>
            <w:r w:rsidR="00911C1E">
              <w:rPr>
                <w:noProof/>
              </w:rPr>
              <w:fldChar w:fldCharType="end"/>
            </w:r>
            <w:r>
              <w:t>: New Database Setup</w:t>
            </w:r>
            <w:bookmarkEnd w:id="519"/>
          </w:p>
        </w:tc>
      </w:tr>
      <w:tr w:rsidR="00120216" w:rsidRPr="00BE3AC8" w14:paraId="2F23890A" w14:textId="77777777">
        <w:trPr>
          <w:jc w:val="center"/>
        </w:trPr>
        <w:tc>
          <w:tcPr>
            <w:tcW w:w="3348" w:type="dxa"/>
          </w:tcPr>
          <w:p w14:paraId="12FDC7A1" w14:textId="77777777" w:rsidR="00120216" w:rsidRDefault="00120216" w:rsidP="007A0790">
            <w:pPr>
              <w:jc w:val="left"/>
            </w:pPr>
          </w:p>
          <w:p w14:paraId="11105559" w14:textId="14FC0A5E" w:rsidR="00E84D92" w:rsidRPr="00BE3AC8" w:rsidRDefault="00E84D92" w:rsidP="007A0790">
            <w:pPr>
              <w:jc w:val="left"/>
            </w:pPr>
            <w:r>
              <w:t>After you get everything set up, test the connection.</w:t>
            </w:r>
          </w:p>
        </w:tc>
        <w:tc>
          <w:tcPr>
            <w:tcW w:w="5088" w:type="dxa"/>
          </w:tcPr>
          <w:p w14:paraId="3E8A2536" w14:textId="77777777" w:rsidR="00E84D92" w:rsidRDefault="00E84D92" w:rsidP="00984955">
            <w:pPr>
              <w:keepNext/>
              <w:jc w:val="center"/>
            </w:pPr>
            <w:r>
              <w:rPr>
                <w:noProof/>
                <w:lang w:val="es-ES"/>
              </w:rPr>
              <w:drawing>
                <wp:inline distT="0" distB="0" distL="0" distR="0" wp14:anchorId="3456F581" wp14:editId="627DE66D">
                  <wp:extent cx="3090545" cy="2660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4.png"/>
                          <pic:cNvPicPr/>
                        </pic:nvPicPr>
                        <pic:blipFill>
                          <a:blip r:embed="rId29">
                            <a:extLst>
                              <a:ext uri="{28A0092B-C50C-407E-A947-70E740481C1C}">
                                <a14:useLocalDpi xmlns:a14="http://schemas.microsoft.com/office/drawing/2010/main" val="0"/>
                              </a:ext>
                            </a:extLst>
                          </a:blip>
                          <a:stretch>
                            <a:fillRect/>
                          </a:stretch>
                        </pic:blipFill>
                        <pic:spPr>
                          <a:xfrm>
                            <a:off x="0" y="0"/>
                            <a:ext cx="3090545" cy="2660650"/>
                          </a:xfrm>
                          <a:prstGeom prst="rect">
                            <a:avLst/>
                          </a:prstGeom>
                        </pic:spPr>
                      </pic:pic>
                    </a:graphicData>
                  </a:graphic>
                </wp:inline>
              </w:drawing>
            </w:r>
          </w:p>
          <w:p w14:paraId="3AA6E171" w14:textId="4B66C1F3" w:rsidR="00120216" w:rsidRPr="00BE3AC8" w:rsidRDefault="00E84D92" w:rsidP="002435ED">
            <w:pPr>
              <w:pStyle w:val="Epgrafe"/>
              <w:rPr>
                <w:noProof/>
                <w:lang w:eastAsia="en-US"/>
              </w:rPr>
            </w:pPr>
            <w:bookmarkStart w:id="520" w:name="_Toc339574980"/>
            <w:r>
              <w:t xml:space="preserve">Figure </w:t>
            </w:r>
            <w:r w:rsidR="00911C1E">
              <w:fldChar w:fldCharType="begin"/>
            </w:r>
            <w:r w:rsidR="00911C1E">
              <w:instrText xml:space="preserve"> SEQ Figure \* ARABIC </w:instrText>
            </w:r>
            <w:r w:rsidR="00911C1E">
              <w:fldChar w:fldCharType="separate"/>
            </w:r>
            <w:r w:rsidR="00D5633E">
              <w:rPr>
                <w:noProof/>
              </w:rPr>
              <w:t>16</w:t>
            </w:r>
            <w:r w:rsidR="00911C1E">
              <w:rPr>
                <w:noProof/>
              </w:rPr>
              <w:fldChar w:fldCharType="end"/>
            </w:r>
            <w:r>
              <w:t>: Testing the Connection</w:t>
            </w:r>
            <w:bookmarkEnd w:id="520"/>
          </w:p>
        </w:tc>
      </w:tr>
      <w:tr w:rsidR="00120216" w:rsidRPr="00BE3AC8" w14:paraId="5F0A784C" w14:textId="77777777">
        <w:trPr>
          <w:jc w:val="center"/>
        </w:trPr>
        <w:tc>
          <w:tcPr>
            <w:tcW w:w="3348" w:type="dxa"/>
          </w:tcPr>
          <w:p w14:paraId="71150DAD" w14:textId="77777777" w:rsidR="00120216" w:rsidRDefault="00120216" w:rsidP="007A0790">
            <w:pPr>
              <w:jc w:val="left"/>
            </w:pPr>
          </w:p>
          <w:p w14:paraId="17EA2193" w14:textId="4FBA9E8E" w:rsidR="00E84D92" w:rsidRPr="00BE3AC8" w:rsidRDefault="00E84D92" w:rsidP="007A0790">
            <w:pPr>
              <w:jc w:val="left"/>
            </w:pPr>
            <w:r>
              <w:t>This is the final screen you will see, that lets you know that the database backend was successfully changed.</w:t>
            </w:r>
          </w:p>
        </w:tc>
        <w:tc>
          <w:tcPr>
            <w:tcW w:w="5088" w:type="dxa"/>
          </w:tcPr>
          <w:p w14:paraId="50E72FF3" w14:textId="77777777" w:rsidR="00E84D92" w:rsidRDefault="00E84D92" w:rsidP="00BA669D">
            <w:pPr>
              <w:keepNext/>
              <w:jc w:val="center"/>
            </w:pPr>
            <w:r>
              <w:rPr>
                <w:noProof/>
                <w:lang w:val="es-ES"/>
              </w:rPr>
              <w:drawing>
                <wp:inline distT="0" distB="0" distL="0" distR="0" wp14:anchorId="18FA2EA9" wp14:editId="413D920D">
                  <wp:extent cx="3090545" cy="2667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6.png"/>
                          <pic:cNvPicPr/>
                        </pic:nvPicPr>
                        <pic:blipFill>
                          <a:blip r:embed="rId30">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p>
          <w:p w14:paraId="0C16BAD7" w14:textId="402B6E4E" w:rsidR="00120216" w:rsidRPr="00BE3AC8" w:rsidRDefault="00E84D92" w:rsidP="002435ED">
            <w:pPr>
              <w:pStyle w:val="Epgrafe"/>
              <w:rPr>
                <w:noProof/>
                <w:lang w:eastAsia="en-US"/>
              </w:rPr>
            </w:pPr>
            <w:bookmarkStart w:id="521" w:name="_Toc339574981"/>
            <w:r>
              <w:t xml:space="preserve">Figure </w:t>
            </w:r>
            <w:r w:rsidR="00911C1E">
              <w:fldChar w:fldCharType="begin"/>
            </w:r>
            <w:r w:rsidR="00911C1E">
              <w:instrText xml:space="preserve"> SEQ Figure \* ARABIC </w:instrText>
            </w:r>
            <w:r w:rsidR="00911C1E">
              <w:fldChar w:fldCharType="separate"/>
            </w:r>
            <w:r w:rsidR="00D5633E">
              <w:rPr>
                <w:noProof/>
              </w:rPr>
              <w:t>17</w:t>
            </w:r>
            <w:r w:rsidR="00911C1E">
              <w:rPr>
                <w:noProof/>
              </w:rPr>
              <w:fldChar w:fldCharType="end"/>
            </w:r>
            <w:r>
              <w:t>: Finalization</w:t>
            </w:r>
            <w:bookmarkEnd w:id="521"/>
          </w:p>
        </w:tc>
      </w:tr>
    </w:tbl>
    <w:p w14:paraId="358A05F5" w14:textId="77777777" w:rsidR="00273609" w:rsidRPr="00BE3AC8" w:rsidRDefault="00273609" w:rsidP="002435ED">
      <w:pPr>
        <w:pStyle w:val="Epgrafe"/>
      </w:pPr>
      <w:bookmarkStart w:id="522" w:name="_Toc159063549"/>
      <w:bookmarkStart w:id="523" w:name="_Ref148324048"/>
      <w:proofErr w:type="gramStart"/>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2</w:t>
      </w:r>
      <w:r w:rsidR="00E524FD" w:rsidRPr="00BE3AC8">
        <w:rPr>
          <w:noProof/>
        </w:rPr>
        <w:fldChar w:fldCharType="end"/>
      </w:r>
      <w:r w:rsidRPr="00BE3AC8">
        <w:t>.</w:t>
      </w:r>
      <w:proofErr w:type="gramEnd"/>
      <w:r w:rsidRPr="00BE3AC8">
        <w:t xml:space="preserve"> Server configuration</w:t>
      </w:r>
      <w:bookmarkEnd w:id="522"/>
    </w:p>
    <w:p w14:paraId="0B134DEA" w14:textId="77777777" w:rsidR="00273609" w:rsidRPr="00BE3AC8" w:rsidRDefault="00273609" w:rsidP="00273609">
      <w:pPr>
        <w:pStyle w:val="Ttulo2"/>
        <w:rPr>
          <w:lang w:val="en-US"/>
        </w:rPr>
      </w:pPr>
      <w:bookmarkStart w:id="524" w:name="_Toc159063525"/>
      <w:bookmarkStart w:id="525" w:name="_Ref183862424"/>
      <w:bookmarkStart w:id="526" w:name="_Toc339574933"/>
      <w:r w:rsidRPr="00BE3AC8">
        <w:rPr>
          <w:lang w:val="en-US"/>
        </w:rPr>
        <w:t>User authentication configuration</w:t>
      </w:r>
      <w:bookmarkEnd w:id="523"/>
      <w:bookmarkEnd w:id="524"/>
      <w:bookmarkEnd w:id="525"/>
      <w:bookmarkEnd w:id="526"/>
    </w:p>
    <w:p w14:paraId="7EA0CF8A" w14:textId="77777777" w:rsidR="00037A04" w:rsidRPr="00BE3AC8" w:rsidRDefault="00037A04" w:rsidP="00273609">
      <w:r w:rsidRPr="00BE3AC8">
        <w:t xml:space="preserve">Authentication methods tell Plastic SCM how to integrate users and groups of users with the objects of the repository. Plastic SCM can use five different connectors for retrieving its user information:  </w:t>
      </w:r>
    </w:p>
    <w:p w14:paraId="7A46D08C" w14:textId="77777777" w:rsidR="00273609" w:rsidRPr="00BE3AC8" w:rsidRDefault="00273609" w:rsidP="002463F6">
      <w:pPr>
        <w:numPr>
          <w:ilvl w:val="0"/>
          <w:numId w:val="10"/>
        </w:numPr>
      </w:pPr>
      <w:r w:rsidRPr="00BE3AC8">
        <w:t>Local users</w:t>
      </w:r>
      <w:r w:rsidR="00037A04" w:rsidRPr="00BE3AC8">
        <w:t xml:space="preserve"> of the machine (Only name)</w:t>
      </w:r>
    </w:p>
    <w:p w14:paraId="09BB8EF6" w14:textId="77777777" w:rsidR="00273609" w:rsidRPr="00BE3AC8" w:rsidRDefault="00273609" w:rsidP="00F70755">
      <w:pPr>
        <w:numPr>
          <w:ilvl w:val="0"/>
          <w:numId w:val="10"/>
        </w:numPr>
      </w:pPr>
      <w:r w:rsidRPr="00BE3AC8">
        <w:t xml:space="preserve">Local users </w:t>
      </w:r>
      <w:r w:rsidR="00037A04" w:rsidRPr="00BE3AC8">
        <w:t xml:space="preserve">of the machine </w:t>
      </w:r>
      <w:r w:rsidRPr="00BE3AC8">
        <w:t>(Name + ID)</w:t>
      </w:r>
    </w:p>
    <w:p w14:paraId="7B682FD5" w14:textId="77777777" w:rsidR="00273609" w:rsidRPr="00BE3AC8" w:rsidRDefault="00037A04" w:rsidP="00F70755">
      <w:pPr>
        <w:numPr>
          <w:ilvl w:val="0"/>
          <w:numId w:val="10"/>
        </w:numPr>
      </w:pPr>
      <w:r w:rsidRPr="00BE3AC8">
        <w:t xml:space="preserve">Integrated with Windows </w:t>
      </w:r>
      <w:r w:rsidR="00273609" w:rsidRPr="00BE3AC8">
        <w:t>A</w:t>
      </w:r>
      <w:r w:rsidRPr="00BE3AC8">
        <w:t xml:space="preserve">ctive Directory </w:t>
      </w:r>
    </w:p>
    <w:p w14:paraId="66FFEE9F" w14:textId="77777777" w:rsidR="00273609" w:rsidRPr="00BE3AC8" w:rsidRDefault="00273609" w:rsidP="00F70755">
      <w:pPr>
        <w:numPr>
          <w:ilvl w:val="0"/>
          <w:numId w:val="10"/>
        </w:numPr>
      </w:pPr>
      <w:r w:rsidRPr="00BE3AC8">
        <w:t xml:space="preserve">LDAP </w:t>
      </w:r>
    </w:p>
    <w:p w14:paraId="03722780" w14:textId="77777777" w:rsidR="008935F0" w:rsidRPr="00BE3AC8" w:rsidRDefault="00037A04" w:rsidP="008935F0">
      <w:pPr>
        <w:numPr>
          <w:ilvl w:val="0"/>
          <w:numId w:val="10"/>
        </w:numPr>
      </w:pPr>
      <w:r w:rsidRPr="00BE3AC8">
        <w:t>Plastic SCM</w:t>
      </w:r>
      <w:r w:rsidR="009039B5" w:rsidRPr="00BE3AC8">
        <w:t>’s</w:t>
      </w:r>
      <w:r w:rsidRPr="00BE3AC8">
        <w:t xml:space="preserve"> own </w:t>
      </w:r>
      <w:r w:rsidR="008935F0" w:rsidRPr="00BE3AC8">
        <w:t xml:space="preserve">User – Password </w:t>
      </w:r>
      <w:r w:rsidRPr="00BE3AC8">
        <w:t>database</w:t>
      </w:r>
    </w:p>
    <w:p w14:paraId="4D6215E4" w14:textId="77777777" w:rsidR="00273609" w:rsidRPr="00BE3AC8" w:rsidRDefault="00273609" w:rsidP="00273609">
      <w:r w:rsidRPr="00BE3AC8">
        <w:lastRenderedPageBreak/>
        <w:t xml:space="preserve">Each of them allows different authentication possibilities and will be </w:t>
      </w:r>
      <w:r w:rsidR="003A1366" w:rsidRPr="00BE3AC8">
        <w:t xml:space="preserve">explained </w:t>
      </w:r>
      <w:r w:rsidRPr="00BE3AC8">
        <w:t>in the following sections.</w:t>
      </w:r>
    </w:p>
    <w:p w14:paraId="46EEB51A" w14:textId="77777777" w:rsidR="00273609" w:rsidRPr="00BE3AC8" w:rsidRDefault="00273609" w:rsidP="00273609">
      <w:pPr>
        <w:pStyle w:val="Ttulo3"/>
        <w:rPr>
          <w:lang w:val="en-US"/>
        </w:rPr>
      </w:pPr>
      <w:bookmarkStart w:id="527" w:name="_Toc159063526"/>
      <w:bookmarkStart w:id="528" w:name="_Toc339574934"/>
      <w:r w:rsidRPr="00BE3AC8">
        <w:rPr>
          <w:lang w:val="en-US"/>
        </w:rPr>
        <w:t>Authentication basics</w:t>
      </w:r>
      <w:bookmarkEnd w:id="527"/>
      <w:bookmarkEnd w:id="528"/>
    </w:p>
    <w:p w14:paraId="4EA68827" w14:textId="77777777" w:rsidR="00273609" w:rsidRPr="00BE3AC8" w:rsidRDefault="00273609" w:rsidP="00273609">
      <w:r w:rsidRPr="00BE3AC8">
        <w:t>Client communicates certain security information to</w:t>
      </w:r>
      <w:r w:rsidR="002463F6" w:rsidRPr="00BE3AC8">
        <w:t xml:space="preserve"> the</w:t>
      </w:r>
      <w:r w:rsidRPr="00BE3AC8">
        <w:t xml:space="preserve"> server in order to be validated. The basic token sent from client to server is called SEID, the short</w:t>
      </w:r>
      <w:r w:rsidR="002463F6" w:rsidRPr="00BE3AC8">
        <w:t xml:space="preserve"> name</w:t>
      </w:r>
      <w:r w:rsidRPr="00BE3AC8">
        <w:t xml:space="preserve"> for </w:t>
      </w:r>
      <w:proofErr w:type="spellStart"/>
      <w:r w:rsidRPr="00BE3AC8">
        <w:t>SEcurity</w:t>
      </w:r>
      <w:proofErr w:type="spellEnd"/>
      <w:r w:rsidRPr="00BE3AC8">
        <w:t xml:space="preserve"> </w:t>
      </w:r>
      <w:proofErr w:type="spellStart"/>
      <w:r w:rsidRPr="00BE3AC8">
        <w:t>IDentifier</w:t>
      </w:r>
      <w:proofErr w:type="spellEnd"/>
      <w:r w:rsidRPr="00BE3AC8">
        <w:t>.</w:t>
      </w:r>
    </w:p>
    <w:p w14:paraId="65C2149C" w14:textId="77777777" w:rsidR="00273609" w:rsidRPr="00BE3AC8" w:rsidRDefault="00273609" w:rsidP="00273609">
      <w:r w:rsidRPr="00BE3AC8">
        <w:t xml:space="preserve">The </w:t>
      </w:r>
      <w:r w:rsidR="005D13D2" w:rsidRPr="00BE3AC8">
        <w:t>mechanisms</w:t>
      </w:r>
      <w:r w:rsidRPr="00BE3AC8">
        <w:t xml:space="preserve"> to be described are basically based on diff</w:t>
      </w:r>
      <w:r w:rsidR="005D13D2" w:rsidRPr="00BE3AC8">
        <w:t>erent ways to build the SEID</w:t>
      </w:r>
      <w:r w:rsidRPr="00BE3AC8">
        <w:t xml:space="preserve"> plus different ways to obtain users.</w:t>
      </w:r>
    </w:p>
    <w:p w14:paraId="619D99B5" w14:textId="77777777" w:rsidR="00273609" w:rsidRPr="00BE3AC8" w:rsidRDefault="00273609" w:rsidP="00273609">
      <w:pPr>
        <w:pStyle w:val="Ttulo3"/>
        <w:rPr>
          <w:lang w:val="en-US"/>
        </w:rPr>
      </w:pPr>
      <w:bookmarkStart w:id="529" w:name="_Toc159063527"/>
      <w:bookmarkStart w:id="530" w:name="_Toc339574935"/>
      <w:r w:rsidRPr="00BE3AC8">
        <w:rPr>
          <w:lang w:val="en-US"/>
        </w:rPr>
        <w:t>Local users</w:t>
      </w:r>
      <w:bookmarkEnd w:id="529"/>
      <w:bookmarkEnd w:id="530"/>
    </w:p>
    <w:p w14:paraId="761EAA50" w14:textId="77777777" w:rsidR="00273609" w:rsidRPr="00BE3AC8" w:rsidRDefault="00D50C24" w:rsidP="00273609">
      <w:r w:rsidRPr="00BE3AC8">
        <w:t xml:space="preserve">In </w:t>
      </w:r>
      <w:r w:rsidR="00273609" w:rsidRPr="00BE3AC8">
        <w:t xml:space="preserve">Local users </w:t>
      </w:r>
      <w:r w:rsidRPr="00BE3AC8">
        <w:t xml:space="preserve">mode, the </w:t>
      </w:r>
      <w:r w:rsidR="00273609" w:rsidRPr="00BE3AC8">
        <w:t xml:space="preserve">Plastic SCM server will read the local users names from the machine it is running on. So on </w:t>
      </w:r>
      <w:r w:rsidR="00CA3313" w:rsidRPr="00BE3AC8">
        <w:t>startup</w:t>
      </w:r>
      <w:r w:rsidR="00273609" w:rsidRPr="00BE3AC8">
        <w:t xml:space="preserve"> it will create a list of </w:t>
      </w:r>
      <w:r w:rsidR="00273609" w:rsidRPr="00BE3AC8">
        <w:rPr>
          <w:i/>
        </w:rPr>
        <w:t>known users</w:t>
      </w:r>
      <w:r w:rsidR="00273609" w:rsidRPr="00BE3AC8">
        <w:t>, and recalculate it periodically.</w:t>
      </w:r>
    </w:p>
    <w:p w14:paraId="1178BF0B" w14:textId="77777777" w:rsidR="00273609" w:rsidRPr="00BE3AC8" w:rsidRDefault="00273609" w:rsidP="00273609">
      <w:r w:rsidRPr="00BE3AC8">
        <w:t xml:space="preserve">For the system to work correctly the </w:t>
      </w:r>
      <w:r w:rsidR="00837122" w:rsidRPr="00BE3AC8">
        <w:t xml:space="preserve">Plastic SCM </w:t>
      </w:r>
      <w:r w:rsidRPr="00BE3AC8">
        <w:t xml:space="preserve">clients </w:t>
      </w:r>
      <w:r w:rsidR="005D13D2" w:rsidRPr="00BE3AC8">
        <w:t xml:space="preserve">must </w:t>
      </w:r>
      <w:r w:rsidRPr="00BE3AC8">
        <w:t xml:space="preserve">also </w:t>
      </w:r>
      <w:r w:rsidR="00F76FB0" w:rsidRPr="00BE3AC8">
        <w:t xml:space="preserve">be </w:t>
      </w:r>
      <w:r w:rsidRPr="00BE3AC8">
        <w:t xml:space="preserve">configured using the </w:t>
      </w:r>
      <w:r w:rsidRPr="00BE3AC8">
        <w:rPr>
          <w:i/>
        </w:rPr>
        <w:t>Local Users</w:t>
      </w:r>
      <w:r w:rsidRPr="00BE3AC8">
        <w:t xml:space="preserve"> mechanism.</w:t>
      </w:r>
    </w:p>
    <w:p w14:paraId="6045C5C3" w14:textId="77777777" w:rsidR="00273609" w:rsidRPr="00BE3AC8" w:rsidRDefault="00273609" w:rsidP="00273609">
      <w:r w:rsidRPr="00BE3AC8">
        <w:t>The client will take the name of its logged on user and send it to the server. This is the name that the server will use to first check whether it is a known user, and then make security calculations with.</w:t>
      </w:r>
    </w:p>
    <w:p w14:paraId="6FC0AF97" w14:textId="77777777" w:rsidR="00273609" w:rsidRPr="00BE3AC8" w:rsidRDefault="00273609" w:rsidP="00273609">
      <w:r w:rsidRPr="00BE3AC8">
        <w:t xml:space="preserve">This system </w:t>
      </w:r>
      <w:r w:rsidR="006828FA" w:rsidRPr="00BE3AC8">
        <w:t>relies</w:t>
      </w:r>
      <w:r w:rsidRPr="00BE3AC8">
        <w:t xml:space="preserve"> on correct network configuration. It can be used on secured networks to easily configure a mixed Unix / Windows environment, relying, for instance on a NIS+ system.</w:t>
      </w:r>
    </w:p>
    <w:p w14:paraId="4E1D2752" w14:textId="77777777" w:rsidR="00273609" w:rsidRPr="00BE3AC8" w:rsidRDefault="00F76FB0" w:rsidP="00273609">
      <w:r w:rsidRPr="00BE3AC8">
        <w:t>It can also be used for easily</w:t>
      </w:r>
      <w:r w:rsidR="00273609" w:rsidRPr="00BE3AC8">
        <w:t xml:space="preserve"> configur</w:t>
      </w:r>
      <w:r w:rsidRPr="00BE3AC8">
        <w:t>ing</w:t>
      </w:r>
      <w:r w:rsidR="00273609" w:rsidRPr="00BE3AC8">
        <w:t xml:space="preserve"> access from the Internet, provided that the server only allow</w:t>
      </w:r>
      <w:r w:rsidR="005D13D2" w:rsidRPr="00BE3AC8">
        <w:t>s</w:t>
      </w:r>
      <w:r w:rsidR="00273609" w:rsidRPr="00BE3AC8">
        <w:t xml:space="preserve"> trusted clients to connect.</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33FB236B" w14:textId="77777777">
        <w:trPr>
          <w:jc w:val="center"/>
        </w:trPr>
        <w:tc>
          <w:tcPr>
            <w:tcW w:w="2628" w:type="dxa"/>
          </w:tcPr>
          <w:p w14:paraId="4F7A4B2E" w14:textId="77777777" w:rsidR="00273609" w:rsidRPr="00BE3AC8" w:rsidRDefault="00273609" w:rsidP="00A83074">
            <w:r w:rsidRPr="00BE3AC8">
              <w:t xml:space="preserve">How </w:t>
            </w:r>
            <w:r w:rsidR="005D13D2" w:rsidRPr="00BE3AC8">
              <w:t>does the server obtain</w:t>
            </w:r>
            <w:r w:rsidRPr="00BE3AC8">
              <w:t xml:space="preserve"> the user list?</w:t>
            </w:r>
          </w:p>
        </w:tc>
        <w:tc>
          <w:tcPr>
            <w:tcW w:w="5732" w:type="dxa"/>
          </w:tcPr>
          <w:p w14:paraId="21A30E1C" w14:textId="77777777" w:rsidR="00273609" w:rsidRPr="00BE3AC8" w:rsidRDefault="00273609" w:rsidP="00A83074">
            <w:r w:rsidRPr="00BE3AC8">
              <w:t>It retrieves it from the local machine users (both Unix and Windows operating systems).</w:t>
            </w:r>
          </w:p>
          <w:p w14:paraId="07611F51" w14:textId="77777777" w:rsidR="00273609" w:rsidRPr="00BE3AC8" w:rsidRDefault="00273609" w:rsidP="00A83074">
            <w:r w:rsidRPr="00BE3AC8">
              <w:t>For Windows machines inside a domain it will take the current user if it’s not a local user.</w:t>
            </w:r>
          </w:p>
        </w:tc>
      </w:tr>
      <w:tr w:rsidR="00273609" w:rsidRPr="00BE3AC8" w14:paraId="5691FEDD" w14:textId="77777777">
        <w:trPr>
          <w:jc w:val="center"/>
        </w:trPr>
        <w:tc>
          <w:tcPr>
            <w:tcW w:w="2628" w:type="dxa"/>
          </w:tcPr>
          <w:p w14:paraId="448A942A" w14:textId="77777777" w:rsidR="00273609" w:rsidRPr="00BE3AC8" w:rsidRDefault="00273609" w:rsidP="00A83074">
            <w:r w:rsidRPr="00BE3AC8">
              <w:t>How</w:t>
            </w:r>
            <w:r w:rsidR="005D13D2" w:rsidRPr="00BE3AC8">
              <w:t xml:space="preserve"> is</w:t>
            </w:r>
            <w:r w:rsidRPr="00BE3AC8">
              <w:t xml:space="preserve"> the SEID built?</w:t>
            </w:r>
          </w:p>
        </w:tc>
        <w:tc>
          <w:tcPr>
            <w:tcW w:w="5732" w:type="dxa"/>
          </w:tcPr>
          <w:p w14:paraId="1362F65D" w14:textId="77777777" w:rsidR="00273609" w:rsidRPr="00BE3AC8" w:rsidRDefault="00273609" w:rsidP="00A83074">
            <w:r w:rsidRPr="00BE3AC8">
              <w:t>Just with the user name.</w:t>
            </w:r>
          </w:p>
        </w:tc>
      </w:tr>
    </w:tbl>
    <w:p w14:paraId="39EB3D27" w14:textId="77777777" w:rsidR="00273609" w:rsidRPr="00BE3AC8" w:rsidRDefault="00273609" w:rsidP="00F76FB0">
      <w:pPr>
        <w:pStyle w:val="Ttulo3"/>
        <w:rPr>
          <w:lang w:val="en-US"/>
        </w:rPr>
      </w:pPr>
      <w:bookmarkStart w:id="531" w:name="_Toc159063528"/>
      <w:bookmarkStart w:id="532" w:name="_Toc339574936"/>
      <w:r w:rsidRPr="00BE3AC8">
        <w:rPr>
          <w:lang w:val="en-US"/>
        </w:rPr>
        <w:t>Local users: name + ID</w:t>
      </w:r>
      <w:bookmarkEnd w:id="531"/>
      <w:bookmarkEnd w:id="532"/>
    </w:p>
    <w:p w14:paraId="1095C4FB" w14:textId="77777777" w:rsidR="00273609" w:rsidRPr="00BE3AC8" w:rsidRDefault="00273609" w:rsidP="00273609">
      <w:r w:rsidRPr="00BE3AC8">
        <w:t xml:space="preserve">The mechanism is identical to </w:t>
      </w:r>
      <w:r w:rsidRPr="00BE3AC8">
        <w:rPr>
          <w:i/>
        </w:rPr>
        <w:t>local users</w:t>
      </w:r>
      <w:r w:rsidRPr="00BE3AC8">
        <w:t xml:space="preserve"> but the SEID is built using both the user name plus the user ID.</w:t>
      </w:r>
    </w:p>
    <w:p w14:paraId="5CB2936B" w14:textId="77777777" w:rsidR="00273609" w:rsidRPr="00BE3AC8" w:rsidRDefault="005D13D2" w:rsidP="00273609">
      <w:r w:rsidRPr="00BE3AC8">
        <w:t>It i</w:t>
      </w:r>
      <w:r w:rsidR="00273609" w:rsidRPr="00BE3AC8">
        <w:t>s a very simple way to prevent, or at least complicate a bit further, identity hijacking.</w:t>
      </w:r>
    </w:p>
    <w:p w14:paraId="49CE5F97" w14:textId="77777777" w:rsidR="00273609" w:rsidRPr="00BE3AC8" w:rsidRDefault="00273609" w:rsidP="00273609">
      <w:r w:rsidRPr="00BE3AC8">
        <w:t>Under Windows systems the ID will be the SID of the user.</w:t>
      </w:r>
    </w:p>
    <w:p w14:paraId="0D35F708" w14:textId="77777777" w:rsidR="00273609" w:rsidRPr="00BE3AC8" w:rsidRDefault="00273609" w:rsidP="00273609">
      <w:r w:rsidRPr="00BE3AC8">
        <w:t>Under Unix based systems it will be the user id.</w:t>
      </w:r>
    </w:p>
    <w:p w14:paraId="6A5292D8" w14:textId="77777777" w:rsidR="00273609" w:rsidRPr="00BE3AC8" w:rsidRDefault="00273609" w:rsidP="00273609">
      <w:r w:rsidRPr="00BE3AC8">
        <w:t>It works perfectly on non-cross-platform environments (Unix-Unix or Windows-Windows) but it will obviously break under Windows-Unix platforms unless a specific authentication mechanism is in place.</w:t>
      </w:r>
    </w:p>
    <w:p w14:paraId="7CD8575C" w14:textId="77777777" w:rsidR="00273609" w:rsidRPr="00BE3AC8" w:rsidRDefault="00273609" w:rsidP="00273609">
      <w:r w:rsidRPr="00BE3AC8">
        <w:t>It can be used to work under NIS+ systems on Unix, or under any other configuration provided that both systems share the same user name and ID.</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1DC30AC6" w14:textId="77777777">
        <w:trPr>
          <w:jc w:val="center"/>
        </w:trPr>
        <w:tc>
          <w:tcPr>
            <w:tcW w:w="2628" w:type="dxa"/>
          </w:tcPr>
          <w:p w14:paraId="129C5E09"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13D02B41" w14:textId="77777777" w:rsidR="00273609" w:rsidRPr="00BE3AC8" w:rsidRDefault="00273609" w:rsidP="00A83074">
            <w:r w:rsidRPr="00BE3AC8">
              <w:t>It retrieves it from the local machine users (both Unix and Windows operating systems).</w:t>
            </w:r>
          </w:p>
          <w:p w14:paraId="341827FE" w14:textId="77777777" w:rsidR="00273609" w:rsidRPr="00BE3AC8" w:rsidRDefault="00273609" w:rsidP="00A83074">
            <w:r w:rsidRPr="00BE3AC8">
              <w:lastRenderedPageBreak/>
              <w:t>For Windows machines inside a domain it will take the current user if it’s not a local user.</w:t>
            </w:r>
          </w:p>
        </w:tc>
      </w:tr>
      <w:tr w:rsidR="00273609" w:rsidRPr="00BE3AC8" w14:paraId="4F3F112F" w14:textId="77777777">
        <w:trPr>
          <w:jc w:val="center"/>
        </w:trPr>
        <w:tc>
          <w:tcPr>
            <w:tcW w:w="2628" w:type="dxa"/>
          </w:tcPr>
          <w:p w14:paraId="5E811D0D" w14:textId="77777777" w:rsidR="00273609" w:rsidRPr="00BE3AC8" w:rsidRDefault="00273609" w:rsidP="00A83074">
            <w:r w:rsidRPr="00BE3AC8">
              <w:lastRenderedPageBreak/>
              <w:t xml:space="preserve">How </w:t>
            </w:r>
            <w:r w:rsidR="006A7F21" w:rsidRPr="00BE3AC8">
              <w:t xml:space="preserve">is </w:t>
            </w:r>
            <w:r w:rsidRPr="00BE3AC8">
              <w:t>the SEID built?</w:t>
            </w:r>
          </w:p>
        </w:tc>
        <w:tc>
          <w:tcPr>
            <w:tcW w:w="5732" w:type="dxa"/>
          </w:tcPr>
          <w:p w14:paraId="1A4474BC" w14:textId="77777777" w:rsidR="002463F6" w:rsidRPr="00BE3AC8" w:rsidRDefault="00273609" w:rsidP="00A83074">
            <w:r w:rsidRPr="00BE3AC8">
              <w:t>User name + ID: user id on Linux and SID on Windows.</w:t>
            </w:r>
          </w:p>
        </w:tc>
      </w:tr>
    </w:tbl>
    <w:p w14:paraId="41831D74" w14:textId="77777777" w:rsidR="008935F0" w:rsidRPr="00BE3AC8" w:rsidRDefault="008935F0" w:rsidP="008935F0">
      <w:pPr>
        <w:jc w:val="center"/>
      </w:pPr>
      <w:bookmarkStart w:id="533" w:name="_Toc159063529"/>
    </w:p>
    <w:p w14:paraId="5E0DBBC3" w14:textId="77777777" w:rsidR="00273609" w:rsidRPr="00BE3AC8" w:rsidRDefault="00273609" w:rsidP="00273609">
      <w:pPr>
        <w:pStyle w:val="Ttulo3"/>
        <w:rPr>
          <w:lang w:val="en-US"/>
        </w:rPr>
      </w:pPr>
      <w:bookmarkStart w:id="534" w:name="_Toc339574937"/>
      <w:r w:rsidRPr="00BE3AC8">
        <w:rPr>
          <w:lang w:val="en-US"/>
        </w:rPr>
        <w:t>Active Directory Integrated Security</w:t>
      </w:r>
      <w:bookmarkEnd w:id="533"/>
      <w:bookmarkEnd w:id="534"/>
    </w:p>
    <w:p w14:paraId="4FE912C3" w14:textId="18885AB7" w:rsidR="00273609" w:rsidRDefault="00273609" w:rsidP="00273609">
      <w:r w:rsidRPr="00BE3AC8">
        <w:t>Usi</w:t>
      </w:r>
      <w:r w:rsidR="006A7F21" w:rsidRPr="00BE3AC8">
        <w:t>ng this configuration mechanism</w:t>
      </w:r>
      <w:r w:rsidRPr="00BE3AC8">
        <w:t xml:space="preserve"> </w:t>
      </w:r>
      <w:r w:rsidR="006828FA" w:rsidRPr="00BE3AC8">
        <w:t xml:space="preserve">the </w:t>
      </w:r>
      <w:r w:rsidRPr="00BE3AC8">
        <w:t xml:space="preserve">user list will be retrieved from the current </w:t>
      </w:r>
      <w:r w:rsidR="007A5A71" w:rsidRPr="00BE3AC8">
        <w:t xml:space="preserve">Active Directory </w:t>
      </w:r>
      <w:r w:rsidRPr="00BE3AC8">
        <w:t xml:space="preserve">server. This </w:t>
      </w:r>
      <w:r w:rsidR="00E22059">
        <w:t>authentication method</w:t>
      </w:r>
      <w:r w:rsidR="00E22059" w:rsidRPr="00BE3AC8">
        <w:t xml:space="preserve"> </w:t>
      </w:r>
      <w:r w:rsidR="00E22059">
        <w:t>requires</w:t>
      </w:r>
      <w:r w:rsidR="00E22059" w:rsidRPr="00BE3AC8">
        <w:t xml:space="preserve"> </w:t>
      </w:r>
      <w:r w:rsidRPr="00BE3AC8">
        <w:t xml:space="preserve">the server to be running </w:t>
      </w:r>
      <w:r w:rsidR="00E22059">
        <w:t>on</w:t>
      </w:r>
      <w:r w:rsidR="00E22059" w:rsidRPr="00BE3AC8">
        <w:t xml:space="preserve"> </w:t>
      </w:r>
      <w:r w:rsidRPr="00BE3AC8">
        <w:t xml:space="preserve">an operating system that </w:t>
      </w:r>
      <w:r w:rsidR="00E22059">
        <w:t>supports</w:t>
      </w:r>
      <w:r w:rsidRPr="00BE3AC8">
        <w:t xml:space="preserve"> Active Directory. I</w:t>
      </w:r>
      <w:r w:rsidR="00E22059">
        <w:t>n other words, i</w:t>
      </w:r>
      <w:r w:rsidRPr="00BE3AC8">
        <w:t>t is designed to run on Windows</w:t>
      </w:r>
      <w:r w:rsidR="00E22059">
        <w:t>-</w:t>
      </w:r>
      <w:r w:rsidRPr="00BE3AC8">
        <w:t>based operating systems.</w:t>
      </w:r>
    </w:p>
    <w:p w14:paraId="0633668B" w14:textId="59F57883" w:rsidR="00E22059" w:rsidRDefault="00E22059" w:rsidP="00273609">
      <w:r>
        <w:t>Active Directory authentication can be used in single- or multi-domain environments. When using Plastic SCM in an Active Directory forest with multiple domains, usernames and groups should be entered in the DOMAIN\username and DOMAIN\group syntax.</w:t>
      </w:r>
    </w:p>
    <w:p w14:paraId="4E33A892" w14:textId="1C997B8B" w:rsidR="00135245" w:rsidRDefault="007B3247" w:rsidP="00273609">
      <w:r>
        <w:t>For example, assume you have two domains, LONDON and MADRID. LONDON contains a user with the login LONDON\</w:t>
      </w:r>
      <w:proofErr w:type="spellStart"/>
      <w:r>
        <w:t>jsmith</w:t>
      </w:r>
      <w:proofErr w:type="spellEnd"/>
      <w:r>
        <w:t xml:space="preserve"> who is in the group LONDON\developers. MADRID contains a user with the login MADRID\</w:t>
      </w:r>
      <w:proofErr w:type="spellStart"/>
      <w:r>
        <w:t>ahernandez</w:t>
      </w:r>
      <w:proofErr w:type="spellEnd"/>
      <w:r>
        <w:t xml:space="preserve"> who is in the group MADRID\coordinators. </w:t>
      </w:r>
      <w:r w:rsidR="00135245">
        <w:t>LONDON\</w:t>
      </w:r>
      <w:proofErr w:type="spellStart"/>
      <w:r w:rsidR="00135245">
        <w:t>jsmith</w:t>
      </w:r>
      <w:proofErr w:type="spellEnd"/>
      <w:r w:rsidR="00135245">
        <w:t xml:space="preserve"> logs onto the network and changes repository server permissions. </w:t>
      </w:r>
    </w:p>
    <w:p w14:paraId="52FCD858" w14:textId="77777777" w:rsidR="00135245" w:rsidRDefault="00135245" w:rsidP="00273609">
      <w:pPr>
        <w:rPr>
          <w:noProof/>
          <w:lang w:eastAsia="en-US"/>
        </w:rPr>
      </w:pPr>
    </w:p>
    <w:p w14:paraId="6134D67D" w14:textId="77777777" w:rsidR="00135245" w:rsidRDefault="00135245" w:rsidP="001F210F">
      <w:pPr>
        <w:keepNext/>
        <w:jc w:val="center"/>
      </w:pPr>
      <w:r>
        <w:rPr>
          <w:noProof/>
          <w:lang w:val="es-ES"/>
        </w:rPr>
        <w:drawing>
          <wp:inline distT="0" distB="0" distL="0" distR="0" wp14:anchorId="4AD035F6" wp14:editId="77B0C184">
            <wp:extent cx="2852928" cy="3672647"/>
            <wp:effectExtent l="0" t="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3165" t="2627" r="59804" b="35511"/>
                    <a:stretch/>
                  </pic:blipFill>
                  <pic:spPr bwMode="auto">
                    <a:xfrm>
                      <a:off x="0" y="0"/>
                      <a:ext cx="2851095" cy="3670287"/>
                    </a:xfrm>
                    <a:prstGeom prst="rect">
                      <a:avLst/>
                    </a:prstGeom>
                    <a:ln>
                      <a:noFill/>
                    </a:ln>
                    <a:extLst>
                      <a:ext uri="{53640926-AAD7-44d8-BBD7-CCE9431645EC}">
                        <a14:shadowObscured xmlns:a14="http://schemas.microsoft.com/office/drawing/2010/main"/>
                      </a:ext>
                    </a:extLst>
                  </pic:spPr>
                </pic:pic>
              </a:graphicData>
            </a:graphic>
          </wp:inline>
        </w:drawing>
      </w:r>
    </w:p>
    <w:p w14:paraId="35B6E738" w14:textId="20BDF2EB" w:rsidR="00135245" w:rsidRDefault="00135245" w:rsidP="002435ED">
      <w:pPr>
        <w:pStyle w:val="Epgrafe"/>
      </w:pPr>
      <w:bookmarkStart w:id="535" w:name="_Toc339574982"/>
      <w:r>
        <w:t xml:space="preserve">Figure </w:t>
      </w:r>
      <w:r w:rsidR="00911C1E">
        <w:fldChar w:fldCharType="begin"/>
      </w:r>
      <w:r w:rsidR="00911C1E">
        <w:instrText xml:space="preserve"> SEQ Figure \* ARABIC </w:instrText>
      </w:r>
      <w:r w:rsidR="00911C1E">
        <w:fldChar w:fldCharType="separate"/>
      </w:r>
      <w:r w:rsidR="00D5633E">
        <w:rPr>
          <w:noProof/>
        </w:rPr>
        <w:t>18</w:t>
      </w:r>
      <w:r w:rsidR="00911C1E">
        <w:rPr>
          <w:noProof/>
        </w:rPr>
        <w:fldChar w:fldCharType="end"/>
      </w:r>
      <w:r>
        <w:t>: Changing repository permissions</w:t>
      </w:r>
      <w:bookmarkEnd w:id="535"/>
    </w:p>
    <w:p w14:paraId="44D11EB1" w14:textId="77777777" w:rsidR="00135245" w:rsidRDefault="00135245" w:rsidP="00273609"/>
    <w:p w14:paraId="74CD5626" w14:textId="52885A65" w:rsidR="00847BAB" w:rsidRDefault="00135245" w:rsidP="00847BAB">
      <w:r>
        <w:t xml:space="preserve">He adds an ACL </w:t>
      </w:r>
      <w:proofErr w:type="gramStart"/>
      <w:r>
        <w:t>entry which</w:t>
      </w:r>
      <w:proofErr w:type="gramEnd"/>
      <w:r>
        <w:t xml:space="preserve"> specifies that MADRID\coordinators</w:t>
      </w:r>
      <w:r w:rsidR="00847BAB">
        <w:t xml:space="preserve"> are denied </w:t>
      </w:r>
      <w:proofErr w:type="spellStart"/>
      <w:r w:rsidR="00847BAB">
        <w:t>mk</w:t>
      </w:r>
      <w:r>
        <w:t>branch</w:t>
      </w:r>
      <w:proofErr w:type="spellEnd"/>
      <w:r>
        <w:t xml:space="preserve"> and </w:t>
      </w:r>
      <w:proofErr w:type="spellStart"/>
      <w:r>
        <w:t>mkchildbranch</w:t>
      </w:r>
      <w:proofErr w:type="spellEnd"/>
      <w:r>
        <w:t xml:space="preserve"> </w:t>
      </w:r>
      <w:r w:rsidR="00847BAB">
        <w:t>permissions.</w:t>
      </w:r>
    </w:p>
    <w:p w14:paraId="3BC71C30" w14:textId="77777777" w:rsidR="00847BAB" w:rsidRDefault="00847BAB" w:rsidP="00847BAB"/>
    <w:p w14:paraId="18FE1AD3" w14:textId="77777777" w:rsidR="00847BAB" w:rsidRDefault="00847BAB" w:rsidP="001F210F">
      <w:pPr>
        <w:keepNext/>
        <w:jc w:val="center"/>
      </w:pPr>
      <w:r>
        <w:rPr>
          <w:noProof/>
          <w:lang w:val="es-ES"/>
        </w:rPr>
        <w:lastRenderedPageBreak/>
        <w:drawing>
          <wp:inline distT="0" distB="0" distL="0" distR="0" wp14:anchorId="142B0CC4" wp14:editId="76F13553">
            <wp:extent cx="4099722" cy="27870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0618" t="14341" r="57449" b="47066"/>
                    <a:stretch/>
                  </pic:blipFill>
                  <pic:spPr bwMode="auto">
                    <a:xfrm>
                      <a:off x="0" y="0"/>
                      <a:ext cx="4099722" cy="2787091"/>
                    </a:xfrm>
                    <a:prstGeom prst="rect">
                      <a:avLst/>
                    </a:prstGeom>
                    <a:ln>
                      <a:noFill/>
                    </a:ln>
                    <a:extLst>
                      <a:ext uri="{53640926-AAD7-44d8-BBD7-CCE9431645EC}">
                        <a14:shadowObscured xmlns:a14="http://schemas.microsoft.com/office/drawing/2010/main"/>
                      </a:ext>
                    </a:extLst>
                  </pic:spPr>
                </pic:pic>
              </a:graphicData>
            </a:graphic>
          </wp:inline>
        </w:drawing>
      </w:r>
    </w:p>
    <w:p w14:paraId="2477789E" w14:textId="14BB13EC" w:rsidR="00847BAB" w:rsidRDefault="00847BAB" w:rsidP="002435ED">
      <w:pPr>
        <w:pStyle w:val="Epgrafe"/>
      </w:pPr>
      <w:bookmarkStart w:id="536" w:name="_Toc339574983"/>
      <w:r>
        <w:t xml:space="preserve">Figure </w:t>
      </w:r>
      <w:r w:rsidR="00911C1E">
        <w:fldChar w:fldCharType="begin"/>
      </w:r>
      <w:r w:rsidR="00911C1E">
        <w:instrText xml:space="preserve"> SEQ Figure \* ARABIC </w:instrText>
      </w:r>
      <w:r w:rsidR="00911C1E">
        <w:fldChar w:fldCharType="separate"/>
      </w:r>
      <w:r w:rsidR="00D5633E">
        <w:rPr>
          <w:noProof/>
        </w:rPr>
        <w:t>19</w:t>
      </w:r>
      <w:r w:rsidR="00911C1E">
        <w:rPr>
          <w:noProof/>
        </w:rPr>
        <w:fldChar w:fldCharType="end"/>
      </w:r>
      <w:r>
        <w:t>: Specifying MADRID\coordinators</w:t>
      </w:r>
      <w:bookmarkEnd w:id="536"/>
    </w:p>
    <w:p w14:paraId="046EF82E" w14:textId="77777777" w:rsidR="00847BAB" w:rsidRDefault="00847BAB"/>
    <w:p w14:paraId="60913DB8" w14:textId="0A48F138" w:rsidR="00847BAB" w:rsidRDefault="00847BAB">
      <w:r>
        <w:t>When user MADRID/</w:t>
      </w:r>
      <w:proofErr w:type="spellStart"/>
      <w:r>
        <w:t>ahernandez</w:t>
      </w:r>
      <w:proofErr w:type="spellEnd"/>
      <w:r>
        <w:t xml:space="preserve"> opens the GUI client and tries to create a child branch from main, you can expect her to receive an access denied error.</w:t>
      </w:r>
    </w:p>
    <w:p w14:paraId="3033A04E" w14:textId="77777777" w:rsidR="00847BAB" w:rsidRPr="00847BAB" w:rsidRDefault="00847BAB"/>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696BA23A" w14:textId="77777777">
        <w:trPr>
          <w:jc w:val="center"/>
        </w:trPr>
        <w:tc>
          <w:tcPr>
            <w:tcW w:w="2628" w:type="dxa"/>
          </w:tcPr>
          <w:p w14:paraId="3B81A466"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778CA38F" w14:textId="77777777" w:rsidR="00273609" w:rsidRPr="00BE3AC8" w:rsidRDefault="00273609" w:rsidP="00A83074">
            <w:r w:rsidRPr="00BE3AC8">
              <w:t>It retrieves it from the active directory main server. The server must be correctly configured.</w:t>
            </w:r>
          </w:p>
        </w:tc>
      </w:tr>
      <w:tr w:rsidR="00273609" w:rsidRPr="00BE3AC8" w14:paraId="70D2B574" w14:textId="77777777">
        <w:trPr>
          <w:jc w:val="center"/>
        </w:trPr>
        <w:tc>
          <w:tcPr>
            <w:tcW w:w="2628" w:type="dxa"/>
          </w:tcPr>
          <w:p w14:paraId="613B7FE2" w14:textId="77777777" w:rsidR="00273609" w:rsidRPr="00BE3AC8" w:rsidRDefault="00273609" w:rsidP="00A83074">
            <w:r w:rsidRPr="00BE3AC8">
              <w:t xml:space="preserve">How </w:t>
            </w:r>
            <w:r w:rsidR="006A7F21" w:rsidRPr="00BE3AC8">
              <w:t xml:space="preserve">is </w:t>
            </w:r>
            <w:r w:rsidRPr="00BE3AC8">
              <w:t>the SEID built?</w:t>
            </w:r>
          </w:p>
        </w:tc>
        <w:tc>
          <w:tcPr>
            <w:tcW w:w="5732" w:type="dxa"/>
          </w:tcPr>
          <w:p w14:paraId="42A5E1C2" w14:textId="77777777" w:rsidR="00273609" w:rsidRPr="00BE3AC8" w:rsidRDefault="00273609" w:rsidP="00A83074">
            <w:r w:rsidRPr="00BE3AC8">
              <w:t>A Windows SID.</w:t>
            </w:r>
          </w:p>
        </w:tc>
      </w:tr>
    </w:tbl>
    <w:p w14:paraId="5E880525" w14:textId="77777777" w:rsidR="00273609" w:rsidRPr="00BE3AC8" w:rsidRDefault="00273609" w:rsidP="00273609">
      <w:pPr>
        <w:pStyle w:val="Ttulo3"/>
        <w:rPr>
          <w:lang w:val="en-US"/>
        </w:rPr>
      </w:pPr>
      <w:bookmarkStart w:id="537" w:name="_Toc159063530"/>
      <w:bookmarkStart w:id="538" w:name="_Toc339574938"/>
      <w:r w:rsidRPr="00BE3AC8">
        <w:rPr>
          <w:lang w:val="en-US"/>
        </w:rPr>
        <w:t>LDAP</w:t>
      </w:r>
      <w:bookmarkEnd w:id="537"/>
      <w:bookmarkEnd w:id="538"/>
    </w:p>
    <w:p w14:paraId="233A4CC3" w14:textId="77777777" w:rsidR="00273609" w:rsidRPr="00BE3AC8" w:rsidRDefault="00273609" w:rsidP="00273609">
      <w:r w:rsidRPr="00BE3AC8">
        <w:t>The LDAP security configuration mechanism allows interoperability with an LDAP environment.</w:t>
      </w:r>
    </w:p>
    <w:p w14:paraId="0E9F9309" w14:textId="77777777" w:rsidR="00273609" w:rsidRPr="00BE3AC8" w:rsidRDefault="00273609" w:rsidP="00273609">
      <w:r w:rsidRPr="00BE3AC8">
        <w:t xml:space="preserve">It can be used to authenticate users against any kind of LDAP server. A Sun One or </w:t>
      </w:r>
      <w:proofErr w:type="spellStart"/>
      <w:r w:rsidRPr="00BE3AC8">
        <w:t>iPlanet</w:t>
      </w:r>
      <w:proofErr w:type="spellEnd"/>
      <w:r w:rsidRPr="00BE3AC8">
        <w:t xml:space="preserve"> LDAP Server can be used, for instance, to authenticate Plastic SCM users.</w:t>
      </w:r>
    </w:p>
    <w:p w14:paraId="1AD86A9B" w14:textId="77777777" w:rsidR="003C08EB" w:rsidRPr="00BE3AC8" w:rsidRDefault="003C08EB" w:rsidP="00273609">
      <w:r w:rsidRPr="00BE3AC8">
        <w:t xml:space="preserve">This is also a good </w:t>
      </w:r>
      <w:r w:rsidR="00A23183" w:rsidRPr="00BE3AC8">
        <w:t xml:space="preserve">method </w:t>
      </w:r>
      <w:r w:rsidRPr="00BE3AC8">
        <w:t xml:space="preserve">for Windows / Unix mixed environments, since Plastic SCM can connect to an Active Directory server using the LDAP mechanism, for instance when connecting from a </w:t>
      </w:r>
      <w:r w:rsidR="00BE3AC8" w:rsidRPr="00BE3AC8">
        <w:t>Unix</w:t>
      </w:r>
      <w:r w:rsidRPr="00BE3AC8">
        <w:t xml:space="preserve"> box where the integrated Active Directory mode is not available.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3EE37DAB" w14:textId="77777777">
        <w:trPr>
          <w:jc w:val="center"/>
        </w:trPr>
        <w:tc>
          <w:tcPr>
            <w:tcW w:w="2628" w:type="dxa"/>
          </w:tcPr>
          <w:p w14:paraId="7B7E87D5"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402DFA2E" w14:textId="77777777" w:rsidR="00273609" w:rsidRPr="00BE3AC8" w:rsidRDefault="00273609" w:rsidP="00A83074">
            <w:r w:rsidRPr="00BE3AC8">
              <w:t>From the LDAP Server using a given user and password.</w:t>
            </w:r>
          </w:p>
        </w:tc>
      </w:tr>
      <w:tr w:rsidR="00273609" w:rsidRPr="00BE3AC8" w14:paraId="5AA54341" w14:textId="77777777">
        <w:trPr>
          <w:jc w:val="center"/>
        </w:trPr>
        <w:tc>
          <w:tcPr>
            <w:tcW w:w="2628" w:type="dxa"/>
          </w:tcPr>
          <w:p w14:paraId="3858E37C" w14:textId="77777777" w:rsidR="00273609" w:rsidRPr="00BE3AC8" w:rsidRDefault="00273609" w:rsidP="00A83074">
            <w:r w:rsidRPr="00BE3AC8">
              <w:t xml:space="preserve">How </w:t>
            </w:r>
            <w:r w:rsidR="006A7F21" w:rsidRPr="00BE3AC8">
              <w:t xml:space="preserve">is </w:t>
            </w:r>
            <w:r w:rsidRPr="00BE3AC8">
              <w:t>the SEID built?</w:t>
            </w:r>
          </w:p>
        </w:tc>
        <w:tc>
          <w:tcPr>
            <w:tcW w:w="5732" w:type="dxa"/>
          </w:tcPr>
          <w:p w14:paraId="451BE822" w14:textId="77777777" w:rsidR="00273609" w:rsidRPr="00BE3AC8" w:rsidRDefault="00273609" w:rsidP="00A83074">
            <w:r w:rsidRPr="00BE3AC8">
              <w:t>The ID used by the concrete LDAP mechanism.</w:t>
            </w:r>
          </w:p>
        </w:tc>
      </w:tr>
    </w:tbl>
    <w:p w14:paraId="11120BD4" w14:textId="77777777" w:rsidR="00FD1786" w:rsidRPr="00BE3AC8" w:rsidRDefault="00FD1786" w:rsidP="00FD1786">
      <w:pPr>
        <w:pStyle w:val="Ttulo3"/>
        <w:rPr>
          <w:lang w:val="en-US"/>
        </w:rPr>
      </w:pPr>
      <w:bookmarkStart w:id="539" w:name="_Toc183511404"/>
      <w:bookmarkStart w:id="540" w:name="_Toc339574939"/>
      <w:bookmarkStart w:id="541" w:name="_Toc159063531"/>
      <w:r w:rsidRPr="00BE3AC8">
        <w:rPr>
          <w:lang w:val="en-US"/>
        </w:rPr>
        <w:t>User/Password</w:t>
      </w:r>
      <w:bookmarkEnd w:id="539"/>
      <w:bookmarkEnd w:id="540"/>
    </w:p>
    <w:p w14:paraId="7C5C771D" w14:textId="77777777" w:rsidR="003E5BA3" w:rsidRPr="00BE3AC8" w:rsidRDefault="003E5BA3" w:rsidP="003E5BA3">
      <w:r w:rsidRPr="00BE3AC8">
        <w:t xml:space="preserve">The user/password authentication system introduces an easier way to configure Plastic </w:t>
      </w:r>
      <w:r w:rsidR="000C477F" w:rsidRPr="00BE3AC8">
        <w:t xml:space="preserve">in a </w:t>
      </w:r>
      <w:r w:rsidRPr="00BE3AC8">
        <w:t>user</w:t>
      </w:r>
      <w:r w:rsidR="000C477F" w:rsidRPr="00BE3AC8">
        <w:t xml:space="preserve"> – </w:t>
      </w:r>
      <w:r w:rsidRPr="00BE3AC8">
        <w:t>group based authentication in certain environments. When LDAP, Active D</w:t>
      </w:r>
      <w:r w:rsidR="00F76FB0" w:rsidRPr="00BE3AC8">
        <w:t xml:space="preserve">irectory and local server </w:t>
      </w:r>
      <w:r w:rsidR="000C477F" w:rsidRPr="00BE3AC8">
        <w:t>authentication mode</w:t>
      </w:r>
      <w:r w:rsidRPr="00BE3AC8">
        <w:t xml:space="preserve"> are not </w:t>
      </w:r>
      <w:r w:rsidR="000C477F" w:rsidRPr="00BE3AC8">
        <w:t>available</w:t>
      </w:r>
      <w:r w:rsidRPr="00BE3AC8">
        <w:t xml:space="preserve"> option</w:t>
      </w:r>
      <w:r w:rsidR="000C477F" w:rsidRPr="00BE3AC8">
        <w:t>s</w:t>
      </w:r>
      <w:r w:rsidRPr="00BE3AC8">
        <w:t>, the system administrator can select user/password authentication.</w:t>
      </w:r>
    </w:p>
    <w:p w14:paraId="02528F19" w14:textId="77777777" w:rsidR="003E5BA3" w:rsidRPr="00BE3AC8" w:rsidRDefault="003E5BA3" w:rsidP="003E5BA3">
      <w:r w:rsidRPr="00BE3AC8">
        <w:lastRenderedPageBreak/>
        <w:t>When using UP</w:t>
      </w:r>
      <w:r w:rsidR="00704635" w:rsidRPr="00BE3AC8">
        <w:t xml:space="preserve"> mode</w:t>
      </w:r>
      <w:r w:rsidRPr="00BE3AC8">
        <w:t xml:space="preserve"> (</w:t>
      </w:r>
      <w:r w:rsidR="00253613" w:rsidRPr="00BE3AC8">
        <w:t>meaning</w:t>
      </w:r>
      <w:r w:rsidRPr="00BE3AC8">
        <w:t xml:space="preserve"> user/password authentication</w:t>
      </w:r>
      <w:r w:rsidR="00704635" w:rsidRPr="00BE3AC8">
        <w:t xml:space="preserve"> mode</w:t>
      </w:r>
      <w:r w:rsidRPr="00BE3AC8">
        <w:t xml:space="preserve">) the Plastic </w:t>
      </w:r>
      <w:r w:rsidR="00253613" w:rsidRPr="00BE3AC8">
        <w:t xml:space="preserve">SCM </w:t>
      </w:r>
      <w:r w:rsidRPr="00BE3AC8">
        <w:t xml:space="preserve">security system works exactly as it would do with LDAP, Active Directory or any other mode, </w:t>
      </w:r>
      <w:r w:rsidR="00253613" w:rsidRPr="00BE3AC8">
        <w:t>the difference being that the Plastic SCM server itself will store the user and group information</w:t>
      </w:r>
      <w:r w:rsidRPr="00BE3AC8">
        <w:t>.</w:t>
      </w:r>
    </w:p>
    <w:p w14:paraId="3448536D" w14:textId="77777777" w:rsidR="003E5BA3" w:rsidRPr="00BE3AC8" w:rsidRDefault="003E5BA3" w:rsidP="003E5BA3">
      <w:r w:rsidRPr="00BE3AC8">
        <w:t>When working in UP mode the administrator will define users, groups and their relationships using a specific Plastic configuration tool, then the client will just have to specify the previously configured user and password to log in the Plastic server.</w:t>
      </w:r>
    </w:p>
    <w:p w14:paraId="55B54FEB" w14:textId="77777777" w:rsidR="003E5BA3" w:rsidRPr="00BE3AC8" w:rsidRDefault="003E5BA3" w:rsidP="003E5BA3">
      <w:r w:rsidRPr="00BE3AC8">
        <w:t xml:space="preserve">UP </w:t>
      </w:r>
      <w:r w:rsidR="00253613" w:rsidRPr="00BE3AC8">
        <w:t>authentication</w:t>
      </w:r>
      <w:r w:rsidRPr="00BE3AC8">
        <w:t xml:space="preserve"> mode is appropriate for mixed Linux/Windows environments where LDAP or Active Directory integration is not an option, or to manage access to the Plastic </w:t>
      </w:r>
      <w:r w:rsidR="00253613" w:rsidRPr="00BE3AC8">
        <w:t xml:space="preserve">SCM </w:t>
      </w:r>
      <w:r w:rsidRPr="00BE3AC8">
        <w:t>server on heterogeneous en</w:t>
      </w:r>
      <w:r w:rsidR="00253613" w:rsidRPr="00BE3AC8">
        <w:t xml:space="preserve">vironments where there is no common user login among operating systems. </w:t>
      </w:r>
    </w:p>
    <w:p w14:paraId="27C7DA9E" w14:textId="77777777" w:rsidR="003E5BA3" w:rsidRPr="00BE3AC8" w:rsidRDefault="003E5BA3" w:rsidP="003E5BA3">
      <w:r w:rsidRPr="00BE3AC8">
        <w:t xml:space="preserve">To configure the login and password the user </w:t>
      </w:r>
      <w:r w:rsidR="003909A2" w:rsidRPr="00BE3AC8">
        <w:t>needs to</w:t>
      </w:r>
      <w:r w:rsidRPr="00BE3AC8">
        <w:t xml:space="preserve"> run the Plastic </w:t>
      </w:r>
      <w:r w:rsidR="003909A2" w:rsidRPr="00BE3AC8">
        <w:t xml:space="preserve">SCM </w:t>
      </w:r>
      <w:r w:rsidRPr="00BE3AC8">
        <w:t xml:space="preserve">configuration wizard as shown on </w:t>
      </w:r>
      <w:r w:rsidR="00F76FB0" w:rsidRPr="00BE3AC8">
        <w:t xml:space="preserve">the following </w:t>
      </w:r>
      <w:r w:rsidR="00E524FD" w:rsidRPr="00BE3AC8">
        <w:fldChar w:fldCharType="begin"/>
      </w:r>
      <w:r w:rsidR="00837122" w:rsidRPr="00BE3AC8">
        <w:instrText xml:space="preserve"> REF _Ref262461306 \h </w:instrText>
      </w:r>
      <w:r w:rsidR="00E524FD" w:rsidRPr="00BE3AC8">
        <w:fldChar w:fldCharType="separate"/>
      </w:r>
      <w:r w:rsidR="00BE3AC8" w:rsidRPr="00BE3AC8">
        <w:t xml:space="preserve">Figure </w:t>
      </w:r>
      <w:r w:rsidR="00BE3AC8" w:rsidRPr="00BE3AC8">
        <w:rPr>
          <w:noProof/>
        </w:rPr>
        <w:t>11</w:t>
      </w:r>
      <w:r w:rsidR="00E524FD" w:rsidRPr="00BE3AC8">
        <w:fldChar w:fldCharType="end"/>
      </w:r>
      <w:r w:rsidRPr="00BE3AC8">
        <w:t>.</w:t>
      </w:r>
    </w:p>
    <w:p w14:paraId="391A969F" w14:textId="77777777" w:rsidR="00837122" w:rsidRPr="00BE3AC8" w:rsidRDefault="00865289" w:rsidP="00837122">
      <w:pPr>
        <w:keepNext/>
        <w:jc w:val="center"/>
      </w:pPr>
      <w:r w:rsidRPr="00BE3AC8">
        <w:rPr>
          <w:noProof/>
          <w:lang w:val="es-ES"/>
        </w:rPr>
        <w:drawing>
          <wp:inline distT="0" distB="0" distL="0" distR="0" wp14:anchorId="3C59C8F1" wp14:editId="5B7EA263">
            <wp:extent cx="5219700" cy="3460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460152"/>
                    </a:xfrm>
                    <a:prstGeom prst="rect">
                      <a:avLst/>
                    </a:prstGeom>
                    <a:noFill/>
                    <a:ln>
                      <a:noFill/>
                    </a:ln>
                  </pic:spPr>
                </pic:pic>
              </a:graphicData>
            </a:graphic>
          </wp:inline>
        </w:drawing>
      </w:r>
    </w:p>
    <w:p w14:paraId="4C112695" w14:textId="420CDC12" w:rsidR="003E5BA3" w:rsidRPr="00BE3AC8" w:rsidRDefault="00837122" w:rsidP="002435ED">
      <w:pPr>
        <w:pStyle w:val="Epgrafe"/>
      </w:pPr>
      <w:bookmarkStart w:id="542" w:name="_Ref262461306"/>
      <w:bookmarkStart w:id="543" w:name="_Toc339574984"/>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20</w:t>
      </w:r>
      <w:r w:rsidR="00E524FD" w:rsidRPr="00BE3AC8">
        <w:rPr>
          <w:noProof/>
        </w:rPr>
        <w:fldChar w:fldCharType="end"/>
      </w:r>
      <w:bookmarkEnd w:id="542"/>
      <w:r w:rsidRPr="00BE3AC8">
        <w:t>.</w:t>
      </w:r>
      <w:proofErr w:type="gramEnd"/>
      <w:r w:rsidRPr="00BE3AC8">
        <w:t xml:space="preserve"> User and password configuration screen</w:t>
      </w:r>
      <w:bookmarkEnd w:id="543"/>
    </w:p>
    <w:p w14:paraId="4901ED48" w14:textId="77777777" w:rsidR="003E5BA3" w:rsidRPr="00BE3AC8" w:rsidRDefault="003909A2" w:rsidP="003E5BA3">
      <w:r w:rsidRPr="00BE3AC8">
        <w:t>When the</w:t>
      </w:r>
      <w:r w:rsidR="003E5BA3" w:rsidRPr="00BE3AC8">
        <w:t xml:space="preserve"> Plastic </w:t>
      </w:r>
      <w:r w:rsidRPr="00BE3AC8">
        <w:t xml:space="preserve">SCM </w:t>
      </w:r>
      <w:r w:rsidR="003E5BA3" w:rsidRPr="00BE3AC8">
        <w:t>GUI client start</w:t>
      </w:r>
      <w:r w:rsidRPr="00BE3AC8">
        <w:t>s</w:t>
      </w:r>
      <w:r w:rsidR="003E5BA3" w:rsidRPr="00BE3AC8">
        <w:t xml:space="preserve"> up</w:t>
      </w:r>
      <w:r w:rsidRPr="00BE3AC8">
        <w:t xml:space="preserve">, a login screen will pop up if the user or password doesn’t match. </w:t>
      </w:r>
    </w:p>
    <w:p w14:paraId="69F8C41C" w14:textId="77777777" w:rsidR="003E5BA3" w:rsidRPr="00BE3AC8" w:rsidRDefault="005E6D52" w:rsidP="003E5BA3">
      <w:pPr>
        <w:keepNext/>
        <w:jc w:val="center"/>
      </w:pPr>
      <w:r w:rsidRPr="00BE3AC8">
        <w:rPr>
          <w:noProof/>
          <w:lang w:val="es-ES"/>
        </w:rPr>
        <w:drawing>
          <wp:inline distT="0" distB="0" distL="0" distR="0" wp14:anchorId="24288BD4" wp14:editId="42891204">
            <wp:extent cx="3345919" cy="1565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175" cy="1565813"/>
                    </a:xfrm>
                    <a:prstGeom prst="rect">
                      <a:avLst/>
                    </a:prstGeom>
                    <a:noFill/>
                    <a:ln>
                      <a:noFill/>
                    </a:ln>
                  </pic:spPr>
                </pic:pic>
              </a:graphicData>
            </a:graphic>
          </wp:inline>
        </w:drawing>
      </w:r>
    </w:p>
    <w:p w14:paraId="07886807" w14:textId="02638439" w:rsidR="003E5BA3" w:rsidRPr="00BE3AC8" w:rsidRDefault="003E5BA3" w:rsidP="002435ED">
      <w:pPr>
        <w:pStyle w:val="Epgrafe"/>
      </w:pPr>
      <w:bookmarkStart w:id="544" w:name="_Toc339574985"/>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21</w:t>
      </w:r>
      <w:r w:rsidR="00E524FD" w:rsidRPr="00BE3AC8">
        <w:rPr>
          <w:noProof/>
        </w:rPr>
        <w:fldChar w:fldCharType="end"/>
      </w:r>
      <w:r w:rsidRPr="00BE3AC8">
        <w:t>.</w:t>
      </w:r>
      <w:proofErr w:type="gramEnd"/>
      <w:r w:rsidRPr="00BE3AC8">
        <w:t xml:space="preserve"> Login dialog</w:t>
      </w:r>
      <w:bookmarkEnd w:id="544"/>
    </w:p>
    <w:p w14:paraId="170B7FB4" w14:textId="77777777" w:rsidR="003E5BA3" w:rsidRPr="00BE3AC8" w:rsidRDefault="003E5BA3" w:rsidP="003E5BA3">
      <w:r w:rsidRPr="00BE3AC8">
        <w:lastRenderedPageBreak/>
        <w:t xml:space="preserve">The main difference between UP and the other authentication </w:t>
      </w:r>
      <w:r w:rsidR="00B73F69" w:rsidRPr="00BE3AC8">
        <w:t xml:space="preserve">methods </w:t>
      </w:r>
      <w:r w:rsidRPr="00BE3AC8">
        <w:t xml:space="preserve">is that instead of relying on an external user and group </w:t>
      </w:r>
      <w:r w:rsidRPr="00BE3AC8">
        <w:rPr>
          <w:i/>
        </w:rPr>
        <w:t>provider</w:t>
      </w:r>
      <w:r w:rsidRPr="00BE3AC8">
        <w:t xml:space="preserve">, the UP authentication mode stores all its data into two files: </w:t>
      </w:r>
      <w:proofErr w:type="spellStart"/>
      <w:r w:rsidRPr="00BE3AC8">
        <w:t>users.conf</w:t>
      </w:r>
      <w:proofErr w:type="spellEnd"/>
      <w:r w:rsidRPr="00BE3AC8">
        <w:t xml:space="preserve"> and </w:t>
      </w:r>
      <w:proofErr w:type="spellStart"/>
      <w:r w:rsidRPr="00BE3AC8">
        <w:t>groups.conf</w:t>
      </w:r>
      <w:proofErr w:type="spellEnd"/>
      <w:r w:rsidRPr="00BE3AC8">
        <w:t>.</w:t>
      </w:r>
    </w:p>
    <w:p w14:paraId="2F2EE7D8" w14:textId="77777777" w:rsidR="003E5BA3" w:rsidRPr="00BE3AC8" w:rsidRDefault="003E5BA3" w:rsidP="003E5BA3">
      <w:pPr>
        <w:numPr>
          <w:ilvl w:val="0"/>
          <w:numId w:val="18"/>
        </w:numPr>
        <w:spacing w:after="0"/>
      </w:pPr>
      <w:proofErr w:type="spellStart"/>
      <w:proofErr w:type="gramStart"/>
      <w:r w:rsidRPr="00BE3AC8">
        <w:rPr>
          <w:b/>
        </w:rPr>
        <w:t>users.conf</w:t>
      </w:r>
      <w:proofErr w:type="spellEnd"/>
      <w:proofErr w:type="gramEnd"/>
      <w:r w:rsidRPr="00BE3AC8">
        <w:t>: stores information about all the users and their encrypted passwords.</w:t>
      </w:r>
    </w:p>
    <w:p w14:paraId="35811FF0" w14:textId="77777777" w:rsidR="003E5BA3" w:rsidRPr="00BE3AC8" w:rsidRDefault="003E5BA3" w:rsidP="003E5BA3">
      <w:pPr>
        <w:numPr>
          <w:ilvl w:val="0"/>
          <w:numId w:val="18"/>
        </w:numPr>
        <w:spacing w:after="0"/>
      </w:pPr>
      <w:proofErr w:type="spellStart"/>
      <w:proofErr w:type="gramStart"/>
      <w:r w:rsidRPr="00BE3AC8">
        <w:rPr>
          <w:b/>
        </w:rPr>
        <w:t>groups.conf</w:t>
      </w:r>
      <w:proofErr w:type="spellEnd"/>
      <w:proofErr w:type="gramEnd"/>
      <w:r w:rsidRPr="00BE3AC8">
        <w:t>: stores all the available groups and the users they contain.</w:t>
      </w:r>
    </w:p>
    <w:p w14:paraId="35B30531" w14:textId="77777777" w:rsidR="003E5BA3" w:rsidRPr="00BE3AC8" w:rsidRDefault="008360C3" w:rsidP="003E5BA3">
      <w:pPr>
        <w:keepNext/>
        <w:jc w:val="center"/>
      </w:pPr>
      <w:r w:rsidRPr="00BE3AC8">
        <w:object w:dxaOrig="9069" w:dyaOrig="3456" w14:anchorId="1F850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62pt" o:ole="">
            <v:imagedata r:id="rId35" o:title=""/>
          </v:shape>
          <o:OLEObject Type="Embed" ProgID="Visio.Drawing.11" ShapeID="_x0000_i1025" DrawAspect="Content" ObjectID="_1287727122" r:id="rId36"/>
        </w:object>
      </w:r>
    </w:p>
    <w:p w14:paraId="2FDAFBD3" w14:textId="3ED41E7A" w:rsidR="003E5BA3" w:rsidRPr="00BE3AC8" w:rsidRDefault="003E5BA3" w:rsidP="002435ED">
      <w:pPr>
        <w:pStyle w:val="Epgrafe"/>
      </w:pPr>
      <w:bookmarkStart w:id="545" w:name="_Toc339574986"/>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22</w:t>
      </w:r>
      <w:r w:rsidR="00E524FD" w:rsidRPr="00BE3AC8">
        <w:rPr>
          <w:noProof/>
        </w:rPr>
        <w:fldChar w:fldCharType="end"/>
      </w:r>
      <w:r w:rsidRPr="00BE3AC8">
        <w:t>.</w:t>
      </w:r>
      <w:proofErr w:type="gramEnd"/>
      <w:r w:rsidRPr="00BE3AC8">
        <w:t xml:space="preserve"> </w:t>
      </w:r>
      <w:proofErr w:type="gramStart"/>
      <w:r w:rsidR="005E6D52" w:rsidRPr="00BE3AC8">
        <w:t>configuration</w:t>
      </w:r>
      <w:proofErr w:type="gramEnd"/>
      <w:r w:rsidR="005E6D52" w:rsidRPr="00BE3AC8">
        <w:t xml:space="preserve"> files in user/password</w:t>
      </w:r>
      <w:r w:rsidRPr="00BE3AC8">
        <w:t xml:space="preserve"> mode</w:t>
      </w:r>
      <w:bookmarkEnd w:id="545"/>
    </w:p>
    <w:p w14:paraId="7EFB8B04" w14:textId="77777777" w:rsidR="003E5BA3" w:rsidRPr="00BE3AC8" w:rsidRDefault="003E5BA3" w:rsidP="003E5BA3">
      <w:pPr>
        <w:rPr>
          <w:b/>
        </w:rPr>
      </w:pPr>
      <w:r w:rsidRPr="00BE3AC8">
        <w:rPr>
          <w:b/>
        </w:rPr>
        <w:t>Configuring user/password authentication mode</w:t>
      </w:r>
    </w:p>
    <w:p w14:paraId="13110F98" w14:textId="77777777" w:rsidR="003E5BA3" w:rsidRPr="00BE3AC8" w:rsidRDefault="003E5BA3" w:rsidP="003E5BA3">
      <w:r w:rsidRPr="00BE3AC8">
        <w:t>In order to configure the UP mode you’ll use the following tools:</w:t>
      </w:r>
    </w:p>
    <w:p w14:paraId="108FE681" w14:textId="77777777" w:rsidR="003E5BA3" w:rsidRPr="00BE3AC8" w:rsidRDefault="003E5BA3" w:rsidP="005E6D52">
      <w:pPr>
        <w:numPr>
          <w:ilvl w:val="0"/>
          <w:numId w:val="19"/>
        </w:numPr>
        <w:spacing w:after="0"/>
        <w:jc w:val="left"/>
      </w:pPr>
      <w:r w:rsidRPr="00BE3AC8">
        <w:t>The server’s configuration tools (</w:t>
      </w:r>
      <w:proofErr w:type="spellStart"/>
      <w:r w:rsidRPr="00BE3AC8">
        <w:rPr>
          <w:b/>
        </w:rPr>
        <w:t>configureserver</w:t>
      </w:r>
      <w:proofErr w:type="spellEnd"/>
      <w:r w:rsidRPr="00BE3AC8">
        <w:t xml:space="preserve"> or </w:t>
      </w:r>
      <w:proofErr w:type="spellStart"/>
      <w:r w:rsidRPr="00BE3AC8">
        <w:rPr>
          <w:b/>
        </w:rPr>
        <w:t>clconfigureserver</w:t>
      </w:r>
      <w:proofErr w:type="spellEnd"/>
      <w:r w:rsidRPr="00BE3AC8">
        <w:t xml:space="preserve">) to set the authentication mode </w:t>
      </w:r>
      <w:r w:rsidR="00BE3AC8">
        <w:t>of the server.</w:t>
      </w:r>
    </w:p>
    <w:p w14:paraId="7B8AA3BF" w14:textId="77777777" w:rsidR="003E5BA3" w:rsidRPr="00BE3AC8" w:rsidRDefault="003E5BA3" w:rsidP="005E6D52">
      <w:pPr>
        <w:numPr>
          <w:ilvl w:val="0"/>
          <w:numId w:val="19"/>
        </w:numPr>
        <w:spacing w:after="0"/>
        <w:jc w:val="left"/>
      </w:pPr>
      <w:r w:rsidRPr="00BE3AC8">
        <w:t>The client’s configuration tools (</w:t>
      </w:r>
      <w:r w:rsidRPr="00BE3AC8">
        <w:rPr>
          <w:b/>
        </w:rPr>
        <w:t>plastic --configure</w:t>
      </w:r>
      <w:r w:rsidRPr="00BE3AC8">
        <w:t xml:space="preserve"> or the configuration wizard) to specify the authentication mode </w:t>
      </w:r>
      <w:r w:rsidR="00BE3AC8">
        <w:t xml:space="preserve">used </w:t>
      </w:r>
      <w:r w:rsidRPr="00BE3AC8">
        <w:t>to communicate with the server.</w:t>
      </w:r>
    </w:p>
    <w:p w14:paraId="10B8E222" w14:textId="77777777" w:rsidR="003E5BA3" w:rsidRPr="00BE3AC8" w:rsidRDefault="003E5BA3" w:rsidP="005E6D52">
      <w:pPr>
        <w:numPr>
          <w:ilvl w:val="0"/>
          <w:numId w:val="19"/>
        </w:numPr>
        <w:spacing w:after="0"/>
        <w:jc w:val="left"/>
      </w:pPr>
      <w:proofErr w:type="spellStart"/>
      <w:proofErr w:type="gramStart"/>
      <w:r w:rsidRPr="00BE3AC8">
        <w:rPr>
          <w:b/>
        </w:rPr>
        <w:t>umtoolgui</w:t>
      </w:r>
      <w:proofErr w:type="spellEnd"/>
      <w:proofErr w:type="gramEnd"/>
      <w:r w:rsidRPr="00BE3AC8">
        <w:t xml:space="preserve"> or </w:t>
      </w:r>
      <w:proofErr w:type="spellStart"/>
      <w:r w:rsidRPr="00BE3AC8">
        <w:t>umtool</w:t>
      </w:r>
      <w:proofErr w:type="spellEnd"/>
      <w:r w:rsidRPr="00BE3AC8">
        <w:t xml:space="preserve"> to configure the users, groups, and their relationships both graphically and from the command line.</w:t>
      </w:r>
    </w:p>
    <w:p w14:paraId="1FC7DCB0" w14:textId="77777777" w:rsidR="000C477F" w:rsidRPr="00BE3AC8" w:rsidRDefault="000C477F" w:rsidP="000C477F">
      <w:pPr>
        <w:spacing w:after="0"/>
        <w:ind w:left="360"/>
      </w:pPr>
    </w:p>
    <w:p w14:paraId="516A1777" w14:textId="77777777" w:rsidR="003E5BA3" w:rsidRPr="00BE3AC8" w:rsidRDefault="003E5BA3" w:rsidP="003E5BA3">
      <w:pPr>
        <w:rPr>
          <w:b/>
        </w:rPr>
      </w:pPr>
      <w:r w:rsidRPr="00BE3AC8">
        <w:rPr>
          <w:b/>
        </w:rPr>
        <w:t xml:space="preserve">Selecting the </w:t>
      </w:r>
      <w:r w:rsidR="005E6D52" w:rsidRPr="00BE3AC8">
        <w:rPr>
          <w:b/>
        </w:rPr>
        <w:t>internal user/password</w:t>
      </w:r>
      <w:r w:rsidRPr="00BE3AC8">
        <w:rPr>
          <w:b/>
        </w:rPr>
        <w:t xml:space="preserve"> authentication mode</w:t>
      </w:r>
    </w:p>
    <w:p w14:paraId="6E130DAA" w14:textId="77777777" w:rsidR="003E5BA3" w:rsidRPr="00BE3AC8" w:rsidRDefault="005E6D52" w:rsidP="003E5BA3">
      <w:r w:rsidRPr="00BE3AC8">
        <w:t xml:space="preserve">To select Plastic SCM’s user/password authentication mode it has to be the selected authentication mode in the server and the client. This is done through the configuration wizards. </w:t>
      </w:r>
    </w:p>
    <w:p w14:paraId="6C002000" w14:textId="77777777" w:rsidR="005E6D52" w:rsidRPr="00BE3AC8" w:rsidRDefault="005E6D52" w:rsidP="003E5BA3">
      <w:r w:rsidRPr="00BE3AC8">
        <w:t xml:space="preserve">In the client, the configuration wizard can be manually launched using the “client configuration wizard” shortcut in the startup menu, in </w:t>
      </w:r>
      <w:r w:rsidRPr="00BE3AC8">
        <w:rPr>
          <w:i/>
        </w:rPr>
        <w:t>Plastic SCM / client tools</w:t>
      </w:r>
      <w:r w:rsidRPr="00BE3AC8">
        <w:t>, or using the command line:</w:t>
      </w:r>
    </w:p>
    <w:p w14:paraId="5BD899E8" w14:textId="77777777" w:rsidR="005E6D52" w:rsidRPr="00BE3AC8" w:rsidRDefault="009C1ED6" w:rsidP="005E6D52">
      <w:pPr>
        <w:pStyle w:val="code"/>
        <w:rPr>
          <w:lang w:val="en-US"/>
        </w:rPr>
      </w:pPr>
      <w:proofErr w:type="gramStart"/>
      <w:r w:rsidRPr="00BE3AC8">
        <w:rPr>
          <w:lang w:val="en-US"/>
        </w:rPr>
        <w:t>plastic</w:t>
      </w:r>
      <w:proofErr w:type="gramEnd"/>
      <w:r w:rsidRPr="00BE3AC8">
        <w:rPr>
          <w:lang w:val="en-US"/>
        </w:rPr>
        <w:t xml:space="preserve"> --</w:t>
      </w:r>
      <w:r w:rsidR="005E6D52" w:rsidRPr="00BE3AC8">
        <w:rPr>
          <w:lang w:val="en-US"/>
        </w:rPr>
        <w:t>configure</w:t>
      </w:r>
    </w:p>
    <w:p w14:paraId="1F954781" w14:textId="77777777" w:rsidR="003E5BA3" w:rsidRPr="00BE3AC8" w:rsidRDefault="005E6D52" w:rsidP="005E6D52">
      <w:r w:rsidRPr="00BE3AC8">
        <w:t xml:space="preserve">On the server, the configuration wizard can also be found as a shortcut in the startup menu, under </w:t>
      </w:r>
      <w:r w:rsidRPr="00BE3AC8">
        <w:rPr>
          <w:i/>
        </w:rPr>
        <w:t>Plastic SCM / server tools / Server configuration wizard</w:t>
      </w:r>
      <w:r w:rsidR="00C30273" w:rsidRPr="00BE3AC8">
        <w:t>, or using the command line:</w:t>
      </w:r>
    </w:p>
    <w:p w14:paraId="3CE4DAC2" w14:textId="77777777" w:rsidR="00C30273" w:rsidRPr="00BE3AC8" w:rsidRDefault="009C1ED6" w:rsidP="00C30273">
      <w:pPr>
        <w:pStyle w:val="code"/>
        <w:rPr>
          <w:lang w:val="en-US"/>
        </w:rPr>
      </w:pPr>
      <w:proofErr w:type="spellStart"/>
      <w:proofErr w:type="gramStart"/>
      <w:r w:rsidRPr="00BE3AC8">
        <w:rPr>
          <w:lang w:val="en-US"/>
        </w:rPr>
        <w:t>c</w:t>
      </w:r>
      <w:r w:rsidR="00C30273" w:rsidRPr="00BE3AC8">
        <w:rPr>
          <w:lang w:val="en-US"/>
        </w:rPr>
        <w:t>onfigureserver</w:t>
      </w:r>
      <w:proofErr w:type="spellEnd"/>
      <w:proofErr w:type="gramEnd"/>
    </w:p>
    <w:p w14:paraId="32A9157A" w14:textId="77777777" w:rsidR="00C30273" w:rsidRPr="00BE3AC8" w:rsidRDefault="00C30273" w:rsidP="00C30273">
      <w:pPr>
        <w:pStyle w:val="Ttulo4"/>
      </w:pPr>
      <w:r w:rsidRPr="00BE3AC8">
        <w:t>Managing users in user/password mode</w:t>
      </w:r>
    </w:p>
    <w:p w14:paraId="1BA9AA5C" w14:textId="77777777" w:rsidR="003E5BA3" w:rsidRPr="00BE3AC8" w:rsidRDefault="00324555" w:rsidP="003E5BA3">
      <w:proofErr w:type="spellStart"/>
      <w:r w:rsidRPr="00BE3AC8">
        <w:rPr>
          <w:b/>
        </w:rPr>
        <w:t>U</w:t>
      </w:r>
      <w:r w:rsidR="003E5BA3" w:rsidRPr="00BE3AC8">
        <w:rPr>
          <w:b/>
        </w:rPr>
        <w:t>mtoolgui</w:t>
      </w:r>
      <w:proofErr w:type="spellEnd"/>
      <w:r w:rsidR="003E5BA3" w:rsidRPr="00BE3AC8">
        <w:t xml:space="preserve"> is the GUI tool to configure the users, groups and their relationships and passwords. The tool is located on the server’s </w:t>
      </w:r>
      <w:r w:rsidR="00A943C4" w:rsidRPr="00BE3AC8">
        <w:t xml:space="preserve">installation </w:t>
      </w:r>
      <w:r w:rsidR="003E5BA3" w:rsidRPr="00BE3AC8">
        <w:t>directory.</w:t>
      </w:r>
    </w:p>
    <w:p w14:paraId="56F9585F" w14:textId="77777777" w:rsidR="003E5BA3" w:rsidRPr="00BE3AC8" w:rsidRDefault="00A34224" w:rsidP="003E5BA3">
      <w:r w:rsidRPr="00BE3AC8">
        <w:lastRenderedPageBreak/>
        <w:fldChar w:fldCharType="begin"/>
      </w:r>
      <w:r w:rsidRPr="00BE3AC8">
        <w:instrText xml:space="preserve"> REF _Ref314067274 \h </w:instrText>
      </w:r>
      <w:r w:rsidRPr="00BE3AC8">
        <w:fldChar w:fldCharType="separate"/>
      </w:r>
      <w:r w:rsidR="00BE3AC8" w:rsidRPr="00BE3AC8">
        <w:t xml:space="preserve">Figure </w:t>
      </w:r>
      <w:r w:rsidR="00BE3AC8" w:rsidRPr="00BE3AC8">
        <w:rPr>
          <w:noProof/>
        </w:rPr>
        <w:t>14</w:t>
      </w:r>
      <w:r w:rsidRPr="00BE3AC8">
        <w:fldChar w:fldCharType="end"/>
      </w:r>
      <w:r w:rsidRPr="00BE3AC8">
        <w:t xml:space="preserve"> </w:t>
      </w:r>
      <w:r w:rsidR="007971E9" w:rsidRPr="00BE3AC8">
        <w:t xml:space="preserve">illustrates </w:t>
      </w:r>
      <w:r w:rsidR="003E5BA3" w:rsidRPr="00BE3AC8">
        <w:t xml:space="preserve">all the </w:t>
      </w:r>
      <w:proofErr w:type="spellStart"/>
      <w:r w:rsidR="003E5BA3" w:rsidRPr="00BE3AC8">
        <w:rPr>
          <w:b/>
        </w:rPr>
        <w:t>umtoolgui</w:t>
      </w:r>
      <w:proofErr w:type="spellEnd"/>
      <w:r w:rsidR="003E5BA3" w:rsidRPr="00BE3AC8">
        <w:t xml:space="preserve"> </w:t>
      </w:r>
      <w:r w:rsidR="007971E9" w:rsidRPr="00BE3AC8">
        <w:t>options</w:t>
      </w:r>
      <w:r w:rsidR="003E5BA3" w:rsidRPr="00BE3AC8">
        <w:t xml:space="preserve">. It is a simple and intuitive tool </w:t>
      </w:r>
      <w:r w:rsidR="00324555" w:rsidRPr="00BE3AC8">
        <w:t>whose</w:t>
      </w:r>
      <w:r w:rsidR="003E5BA3" w:rsidRPr="00BE3AC8">
        <w:t xml:space="preserve"> solely purp</w:t>
      </w:r>
      <w:r w:rsidR="00391CDC" w:rsidRPr="00BE3AC8">
        <w:t>ose is to help users configure</w:t>
      </w:r>
      <w:r w:rsidR="003E5BA3" w:rsidRPr="00BE3AC8">
        <w:t xml:space="preserve"> the </w:t>
      </w:r>
      <w:proofErr w:type="spellStart"/>
      <w:r w:rsidR="003E5BA3" w:rsidRPr="00BE3AC8">
        <w:t>users.conf</w:t>
      </w:r>
      <w:proofErr w:type="spellEnd"/>
      <w:r w:rsidR="003E5BA3" w:rsidRPr="00BE3AC8">
        <w:t xml:space="preserve"> and </w:t>
      </w:r>
      <w:proofErr w:type="spellStart"/>
      <w:r w:rsidR="003E5BA3" w:rsidRPr="00BE3AC8">
        <w:t>groups.conf</w:t>
      </w:r>
      <w:proofErr w:type="spellEnd"/>
      <w:r w:rsidR="003E5BA3" w:rsidRPr="00BE3AC8">
        <w:t xml:space="preserve"> files.</w:t>
      </w:r>
    </w:p>
    <w:p w14:paraId="36C02342" w14:textId="77777777" w:rsidR="003E5BA3" w:rsidRPr="00BE3AC8" w:rsidRDefault="003E5BA3" w:rsidP="003E5BA3">
      <w:r w:rsidRPr="00BE3AC8">
        <w:t>The tool is able to create users and groups, assign users to a specific group, change</w:t>
      </w:r>
      <w:r w:rsidR="000C477F" w:rsidRPr="00BE3AC8">
        <w:t xml:space="preserve"> </w:t>
      </w:r>
      <w:r w:rsidR="00324555" w:rsidRPr="00BE3AC8">
        <w:t xml:space="preserve">a user’s password, and rename or delete users and groups. </w:t>
      </w:r>
    </w:p>
    <w:p w14:paraId="0415604A" w14:textId="4511AB9B" w:rsidR="003E5BA3" w:rsidRPr="00BE3AC8" w:rsidRDefault="00EA7ADF" w:rsidP="003E5BA3">
      <w:pPr>
        <w:keepNext/>
        <w:jc w:val="center"/>
      </w:pPr>
      <w:r>
        <w:rPr>
          <w:noProof/>
          <w:lang w:val="es-ES"/>
        </w:rPr>
        <w:lastRenderedPageBreak/>
        <w:drawing>
          <wp:inline distT="0" distB="0" distL="0" distR="0" wp14:anchorId="4C775219" wp14:editId="14E58AFC">
            <wp:extent cx="5398770" cy="810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8103235"/>
                    </a:xfrm>
                    <a:prstGeom prst="rect">
                      <a:avLst/>
                    </a:prstGeom>
                    <a:noFill/>
                    <a:ln>
                      <a:noFill/>
                    </a:ln>
                  </pic:spPr>
                </pic:pic>
              </a:graphicData>
            </a:graphic>
          </wp:inline>
        </w:drawing>
      </w:r>
    </w:p>
    <w:p w14:paraId="431BAB08" w14:textId="6AA208C2" w:rsidR="003E5BA3" w:rsidRPr="00BE3AC8" w:rsidRDefault="003E5BA3" w:rsidP="002435ED">
      <w:pPr>
        <w:pStyle w:val="Epgrafe"/>
      </w:pPr>
      <w:bookmarkStart w:id="546" w:name="_Ref314067274"/>
      <w:bookmarkStart w:id="547" w:name="_Toc339574987"/>
      <w:bookmarkStart w:id="548" w:name="_Ref254181191"/>
      <w:r w:rsidRPr="00BE3AC8">
        <w:t xml:space="preserve">Figure </w:t>
      </w:r>
      <w:r w:rsidR="00E524FD" w:rsidRPr="00BE3AC8">
        <w:fldChar w:fldCharType="begin"/>
      </w:r>
      <w:r w:rsidR="009C1ED6" w:rsidRPr="00BE3AC8">
        <w:instrText xml:space="preserve"> SEQ Figure \* ARABIC </w:instrText>
      </w:r>
      <w:r w:rsidR="00E524FD" w:rsidRPr="00BE3AC8">
        <w:fldChar w:fldCharType="separate"/>
      </w:r>
      <w:r w:rsidR="00D5633E">
        <w:rPr>
          <w:noProof/>
        </w:rPr>
        <w:t>23</w:t>
      </w:r>
      <w:r w:rsidR="00E524FD" w:rsidRPr="00BE3AC8">
        <w:rPr>
          <w:noProof/>
        </w:rPr>
        <w:fldChar w:fldCharType="end"/>
      </w:r>
      <w:bookmarkEnd w:id="546"/>
      <w:r w:rsidR="00BE3AC8">
        <w:rPr>
          <w:noProof/>
        </w:rPr>
        <w:t>:</w:t>
      </w:r>
      <w:r w:rsidR="00A943C4" w:rsidRPr="00BE3AC8">
        <w:t xml:space="preserve"> </w:t>
      </w:r>
      <w:proofErr w:type="spellStart"/>
      <w:r w:rsidR="00A943C4" w:rsidRPr="00BE3AC8">
        <w:t>umtoolgui</w:t>
      </w:r>
      <w:proofErr w:type="spellEnd"/>
      <w:r w:rsidR="00726E5B" w:rsidRPr="00BE3AC8">
        <w:t xml:space="preserve"> usage</w:t>
      </w:r>
      <w:bookmarkEnd w:id="547"/>
      <w:r w:rsidRPr="00BE3AC8">
        <w:t xml:space="preserve"> </w:t>
      </w:r>
      <w:bookmarkEnd w:id="548"/>
    </w:p>
    <w:p w14:paraId="177D3BEF" w14:textId="77777777" w:rsidR="003E5BA3" w:rsidRPr="00BE3AC8" w:rsidRDefault="00324555" w:rsidP="003E5BA3">
      <w:proofErr w:type="spellStart"/>
      <w:r w:rsidRPr="00BE3AC8">
        <w:rPr>
          <w:b/>
        </w:rPr>
        <w:t>U</w:t>
      </w:r>
      <w:r w:rsidR="003E5BA3" w:rsidRPr="00BE3AC8">
        <w:rPr>
          <w:b/>
        </w:rPr>
        <w:t>mtool</w:t>
      </w:r>
      <w:proofErr w:type="spellEnd"/>
      <w:r w:rsidR="003E5BA3" w:rsidRPr="00BE3AC8">
        <w:t xml:space="preserve"> is the command line tool used to configure the users, groups and their relationships and passwords from the operating system’s console.</w:t>
      </w:r>
    </w:p>
    <w:p w14:paraId="3A70F420" w14:textId="77777777" w:rsidR="003E5BA3" w:rsidRPr="00BE3AC8" w:rsidRDefault="003E5BA3" w:rsidP="003E5BA3">
      <w:proofErr w:type="spellStart"/>
      <w:proofErr w:type="gramStart"/>
      <w:r w:rsidRPr="00BE3AC8">
        <w:rPr>
          <w:b/>
        </w:rPr>
        <w:lastRenderedPageBreak/>
        <w:t>umtool</w:t>
      </w:r>
      <w:proofErr w:type="spellEnd"/>
      <w:proofErr w:type="gramEnd"/>
      <w:r w:rsidRPr="00BE3AC8">
        <w:t xml:space="preserve"> implement</w:t>
      </w:r>
      <w:r w:rsidR="0003798F" w:rsidRPr="00BE3AC8">
        <w:t>s</w:t>
      </w:r>
      <w:r w:rsidRPr="00BE3AC8">
        <w:t xml:space="preserve"> several commands detailed on the </w:t>
      </w:r>
      <w:r w:rsidR="00BE3AC8" w:rsidRPr="00BE3AC8">
        <w:t>following Table</w:t>
      </w:r>
      <w:r w:rsidRPr="00BE3AC8">
        <w:t>.</w:t>
      </w:r>
    </w:p>
    <w:tbl>
      <w:tblPr>
        <w:tblW w:w="10312"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970"/>
        <w:gridCol w:w="2576"/>
        <w:gridCol w:w="4138"/>
      </w:tblGrid>
      <w:tr w:rsidR="003E5BA3" w:rsidRPr="00BE3AC8" w14:paraId="72549F42" w14:textId="77777777" w:rsidTr="004B2DE0">
        <w:trPr>
          <w:jc w:val="center"/>
        </w:trPr>
        <w:tc>
          <w:tcPr>
            <w:tcW w:w="2628" w:type="dxa"/>
          </w:tcPr>
          <w:p w14:paraId="1A524139" w14:textId="77777777" w:rsidR="003E5BA3" w:rsidRPr="00BE3AC8" w:rsidRDefault="0023378A" w:rsidP="00B113E4">
            <w:pPr>
              <w:rPr>
                <w:b/>
                <w:szCs w:val="20"/>
              </w:rPr>
            </w:pPr>
            <w:r w:rsidRPr="00BE3AC8">
              <w:rPr>
                <w:b/>
                <w:szCs w:val="20"/>
              </w:rPr>
              <w:t>Command name</w:t>
            </w:r>
          </w:p>
        </w:tc>
        <w:tc>
          <w:tcPr>
            <w:tcW w:w="970" w:type="dxa"/>
          </w:tcPr>
          <w:p w14:paraId="609CFA20" w14:textId="77777777" w:rsidR="003E5BA3" w:rsidRPr="00BE3AC8" w:rsidRDefault="0023378A" w:rsidP="00B113E4">
            <w:pPr>
              <w:rPr>
                <w:b/>
                <w:szCs w:val="20"/>
              </w:rPr>
            </w:pPr>
            <w:r w:rsidRPr="00BE3AC8">
              <w:rPr>
                <w:b/>
                <w:szCs w:val="20"/>
              </w:rPr>
              <w:t>Short name</w:t>
            </w:r>
          </w:p>
        </w:tc>
        <w:tc>
          <w:tcPr>
            <w:tcW w:w="2576" w:type="dxa"/>
          </w:tcPr>
          <w:p w14:paraId="01349657" w14:textId="77777777" w:rsidR="003E5BA3" w:rsidRPr="00BE3AC8" w:rsidRDefault="0023378A" w:rsidP="00B113E4">
            <w:pPr>
              <w:rPr>
                <w:b/>
                <w:szCs w:val="20"/>
              </w:rPr>
            </w:pPr>
            <w:r w:rsidRPr="00BE3AC8">
              <w:rPr>
                <w:b/>
                <w:szCs w:val="20"/>
              </w:rPr>
              <w:t>Description</w:t>
            </w:r>
          </w:p>
        </w:tc>
        <w:tc>
          <w:tcPr>
            <w:tcW w:w="4138" w:type="dxa"/>
          </w:tcPr>
          <w:p w14:paraId="59782C9E" w14:textId="77777777" w:rsidR="003E5BA3" w:rsidRPr="00BE3AC8" w:rsidRDefault="0023378A" w:rsidP="009C76B2">
            <w:pPr>
              <w:jc w:val="left"/>
              <w:rPr>
                <w:b/>
                <w:szCs w:val="20"/>
              </w:rPr>
            </w:pPr>
            <w:r w:rsidRPr="00BE3AC8">
              <w:rPr>
                <w:b/>
                <w:szCs w:val="20"/>
              </w:rPr>
              <w:t>Syntax</w:t>
            </w:r>
          </w:p>
        </w:tc>
      </w:tr>
      <w:tr w:rsidR="003E5BA3" w:rsidRPr="00BE3AC8" w14:paraId="35430725" w14:textId="77777777" w:rsidTr="004B2DE0">
        <w:trPr>
          <w:jc w:val="center"/>
        </w:trPr>
        <w:tc>
          <w:tcPr>
            <w:tcW w:w="2628" w:type="dxa"/>
          </w:tcPr>
          <w:p w14:paraId="336EA7EE" w14:textId="77777777" w:rsidR="003E5BA3" w:rsidRPr="00BE3AC8" w:rsidRDefault="003E5BA3" w:rsidP="00B113E4">
            <w:pPr>
              <w:rPr>
                <w:szCs w:val="20"/>
              </w:rPr>
            </w:pPr>
            <w:proofErr w:type="spellStart"/>
            <w:proofErr w:type="gramStart"/>
            <w:r w:rsidRPr="00BE3AC8">
              <w:rPr>
                <w:szCs w:val="20"/>
              </w:rPr>
              <w:t>addgrouptogroup</w:t>
            </w:r>
            <w:proofErr w:type="spellEnd"/>
            <w:proofErr w:type="gramEnd"/>
          </w:p>
        </w:tc>
        <w:tc>
          <w:tcPr>
            <w:tcW w:w="970" w:type="dxa"/>
          </w:tcPr>
          <w:p w14:paraId="372D202A" w14:textId="77777777" w:rsidR="003E5BA3" w:rsidRPr="00BE3AC8" w:rsidRDefault="003E5BA3" w:rsidP="00B113E4">
            <w:pPr>
              <w:rPr>
                <w:szCs w:val="20"/>
              </w:rPr>
            </w:pPr>
            <w:proofErr w:type="spellStart"/>
            <w:proofErr w:type="gramStart"/>
            <w:r w:rsidRPr="00BE3AC8">
              <w:rPr>
                <w:szCs w:val="20"/>
              </w:rPr>
              <w:t>agtg</w:t>
            </w:r>
            <w:proofErr w:type="spellEnd"/>
            <w:proofErr w:type="gramEnd"/>
          </w:p>
        </w:tc>
        <w:tc>
          <w:tcPr>
            <w:tcW w:w="2576" w:type="dxa"/>
          </w:tcPr>
          <w:p w14:paraId="5937C8C4" w14:textId="77777777" w:rsidR="003E5BA3" w:rsidRPr="00BE3AC8" w:rsidRDefault="003E5BA3" w:rsidP="00B113E4">
            <w:pPr>
              <w:rPr>
                <w:szCs w:val="20"/>
              </w:rPr>
            </w:pPr>
            <w:r w:rsidRPr="00BE3AC8">
              <w:rPr>
                <w:szCs w:val="20"/>
              </w:rPr>
              <w:t>Include a new group into a group</w:t>
            </w:r>
          </w:p>
        </w:tc>
        <w:tc>
          <w:tcPr>
            <w:tcW w:w="4138" w:type="dxa"/>
          </w:tcPr>
          <w:p w14:paraId="4C1DFB6B"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addgrouptogroup</w:t>
            </w:r>
            <w:proofErr w:type="spellEnd"/>
            <w:r w:rsidRPr="00BE3AC8">
              <w:rPr>
                <w:szCs w:val="20"/>
              </w:rPr>
              <w:t xml:space="preserve"> &lt;</w:t>
            </w:r>
            <w:proofErr w:type="spellStart"/>
            <w:r w:rsidRPr="00BE3AC8">
              <w:rPr>
                <w:szCs w:val="20"/>
              </w:rPr>
              <w:t>grouptoadd</w:t>
            </w:r>
            <w:proofErr w:type="spellEnd"/>
            <w:r w:rsidRPr="00BE3AC8">
              <w:rPr>
                <w:szCs w:val="20"/>
              </w:rPr>
              <w:t>&gt; &lt;</w:t>
            </w:r>
            <w:proofErr w:type="spellStart"/>
            <w:r w:rsidRPr="00BE3AC8">
              <w:rPr>
                <w:szCs w:val="20"/>
              </w:rPr>
              <w:t>groupname</w:t>
            </w:r>
            <w:proofErr w:type="spellEnd"/>
            <w:r w:rsidRPr="00BE3AC8">
              <w:rPr>
                <w:szCs w:val="20"/>
              </w:rPr>
              <w:t>&gt;</w:t>
            </w:r>
          </w:p>
        </w:tc>
      </w:tr>
      <w:tr w:rsidR="003E5BA3" w:rsidRPr="00BE3AC8" w14:paraId="4CD628B0" w14:textId="77777777" w:rsidTr="004B2DE0">
        <w:trPr>
          <w:jc w:val="center"/>
        </w:trPr>
        <w:tc>
          <w:tcPr>
            <w:tcW w:w="2628" w:type="dxa"/>
          </w:tcPr>
          <w:p w14:paraId="6775F706" w14:textId="77777777" w:rsidR="003E5BA3" w:rsidRPr="00BE3AC8" w:rsidRDefault="003E5BA3" w:rsidP="009C76B2">
            <w:pPr>
              <w:jc w:val="left"/>
              <w:rPr>
                <w:szCs w:val="20"/>
              </w:rPr>
            </w:pPr>
            <w:proofErr w:type="spellStart"/>
            <w:proofErr w:type="gramStart"/>
            <w:r w:rsidRPr="00BE3AC8">
              <w:rPr>
                <w:szCs w:val="20"/>
              </w:rPr>
              <w:t>addusertogroup</w:t>
            </w:r>
            <w:proofErr w:type="spellEnd"/>
            <w:proofErr w:type="gramEnd"/>
          </w:p>
        </w:tc>
        <w:tc>
          <w:tcPr>
            <w:tcW w:w="970" w:type="dxa"/>
          </w:tcPr>
          <w:p w14:paraId="33928031" w14:textId="77777777" w:rsidR="003E5BA3" w:rsidRPr="00BE3AC8" w:rsidRDefault="003E5BA3" w:rsidP="009C76B2">
            <w:pPr>
              <w:jc w:val="left"/>
              <w:rPr>
                <w:szCs w:val="20"/>
              </w:rPr>
            </w:pPr>
            <w:proofErr w:type="spellStart"/>
            <w:proofErr w:type="gramStart"/>
            <w:r w:rsidRPr="00BE3AC8">
              <w:rPr>
                <w:szCs w:val="20"/>
              </w:rPr>
              <w:t>autg</w:t>
            </w:r>
            <w:proofErr w:type="spellEnd"/>
            <w:proofErr w:type="gramEnd"/>
          </w:p>
        </w:tc>
        <w:tc>
          <w:tcPr>
            <w:tcW w:w="2576" w:type="dxa"/>
          </w:tcPr>
          <w:p w14:paraId="164C9791" w14:textId="77777777" w:rsidR="003E5BA3" w:rsidRPr="00BE3AC8" w:rsidRDefault="003E5BA3" w:rsidP="009C76B2">
            <w:pPr>
              <w:jc w:val="left"/>
              <w:rPr>
                <w:szCs w:val="20"/>
              </w:rPr>
            </w:pPr>
            <w:r w:rsidRPr="00BE3AC8">
              <w:rPr>
                <w:szCs w:val="20"/>
              </w:rPr>
              <w:t>Include a new user into a group</w:t>
            </w:r>
          </w:p>
        </w:tc>
        <w:tc>
          <w:tcPr>
            <w:tcW w:w="4138" w:type="dxa"/>
          </w:tcPr>
          <w:p w14:paraId="135F5F42"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addusertogroup</w:t>
            </w:r>
            <w:proofErr w:type="spellEnd"/>
            <w:r w:rsidRPr="00BE3AC8">
              <w:rPr>
                <w:szCs w:val="20"/>
              </w:rPr>
              <w:t xml:space="preserve"> &lt;username&gt; &lt;</w:t>
            </w:r>
            <w:proofErr w:type="spellStart"/>
            <w:r w:rsidRPr="00BE3AC8">
              <w:rPr>
                <w:szCs w:val="20"/>
              </w:rPr>
              <w:t>groupname</w:t>
            </w:r>
            <w:proofErr w:type="spellEnd"/>
            <w:r w:rsidRPr="00BE3AC8">
              <w:rPr>
                <w:szCs w:val="20"/>
              </w:rPr>
              <w:t>&gt;</w:t>
            </w:r>
          </w:p>
        </w:tc>
      </w:tr>
      <w:tr w:rsidR="003E5BA3" w:rsidRPr="00BE3AC8" w14:paraId="65BD4A9E" w14:textId="77777777" w:rsidTr="004B2DE0">
        <w:trPr>
          <w:jc w:val="center"/>
        </w:trPr>
        <w:tc>
          <w:tcPr>
            <w:tcW w:w="2628" w:type="dxa"/>
          </w:tcPr>
          <w:p w14:paraId="4EE3CD3D" w14:textId="77777777" w:rsidR="003E5BA3" w:rsidRPr="00BE3AC8" w:rsidRDefault="003E5BA3" w:rsidP="009C76B2">
            <w:pPr>
              <w:jc w:val="left"/>
              <w:rPr>
                <w:szCs w:val="20"/>
              </w:rPr>
            </w:pPr>
            <w:proofErr w:type="spellStart"/>
            <w:proofErr w:type="gramStart"/>
            <w:r w:rsidRPr="00BE3AC8">
              <w:rPr>
                <w:szCs w:val="20"/>
              </w:rPr>
              <w:t>changeuserpassword</w:t>
            </w:r>
            <w:proofErr w:type="spellEnd"/>
            <w:proofErr w:type="gramEnd"/>
          </w:p>
        </w:tc>
        <w:tc>
          <w:tcPr>
            <w:tcW w:w="970" w:type="dxa"/>
          </w:tcPr>
          <w:p w14:paraId="14458D2E" w14:textId="77777777" w:rsidR="003E5BA3" w:rsidRPr="00BE3AC8" w:rsidRDefault="003E5BA3" w:rsidP="009C76B2">
            <w:pPr>
              <w:jc w:val="left"/>
              <w:rPr>
                <w:szCs w:val="20"/>
              </w:rPr>
            </w:pPr>
            <w:proofErr w:type="gramStart"/>
            <w:r w:rsidRPr="00BE3AC8">
              <w:rPr>
                <w:szCs w:val="20"/>
              </w:rPr>
              <w:t>cup</w:t>
            </w:r>
            <w:proofErr w:type="gramEnd"/>
          </w:p>
        </w:tc>
        <w:tc>
          <w:tcPr>
            <w:tcW w:w="2576" w:type="dxa"/>
          </w:tcPr>
          <w:p w14:paraId="4B45E664" w14:textId="77777777" w:rsidR="003E5BA3" w:rsidRPr="00BE3AC8" w:rsidRDefault="003E5BA3" w:rsidP="009C76B2">
            <w:pPr>
              <w:jc w:val="left"/>
              <w:rPr>
                <w:szCs w:val="20"/>
              </w:rPr>
            </w:pPr>
            <w:r w:rsidRPr="00BE3AC8">
              <w:rPr>
                <w:szCs w:val="20"/>
              </w:rPr>
              <w:t>Change a user’s password</w:t>
            </w:r>
          </w:p>
        </w:tc>
        <w:tc>
          <w:tcPr>
            <w:tcW w:w="4138" w:type="dxa"/>
          </w:tcPr>
          <w:p w14:paraId="53A46B82"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changeuserpassword</w:t>
            </w:r>
            <w:proofErr w:type="spellEnd"/>
            <w:r w:rsidRPr="00BE3AC8">
              <w:rPr>
                <w:szCs w:val="20"/>
              </w:rPr>
              <w:t xml:space="preserve"> &lt;username&gt; &lt;</w:t>
            </w:r>
            <w:proofErr w:type="spellStart"/>
            <w:r w:rsidRPr="00BE3AC8">
              <w:rPr>
                <w:szCs w:val="20"/>
              </w:rPr>
              <w:t>oldpassword</w:t>
            </w:r>
            <w:proofErr w:type="spellEnd"/>
            <w:r w:rsidRPr="00BE3AC8">
              <w:rPr>
                <w:szCs w:val="20"/>
              </w:rPr>
              <w:t>&gt; &lt;</w:t>
            </w:r>
            <w:proofErr w:type="spellStart"/>
            <w:r w:rsidRPr="00BE3AC8">
              <w:rPr>
                <w:szCs w:val="20"/>
              </w:rPr>
              <w:t>newpassword</w:t>
            </w:r>
            <w:proofErr w:type="spellEnd"/>
            <w:r w:rsidRPr="00BE3AC8">
              <w:rPr>
                <w:szCs w:val="20"/>
              </w:rPr>
              <w:t>&gt;</w:t>
            </w:r>
          </w:p>
        </w:tc>
      </w:tr>
      <w:tr w:rsidR="003E5BA3" w:rsidRPr="00BE3AC8" w14:paraId="548C4F95" w14:textId="77777777" w:rsidTr="004B2DE0">
        <w:trPr>
          <w:jc w:val="center"/>
        </w:trPr>
        <w:tc>
          <w:tcPr>
            <w:tcW w:w="2628" w:type="dxa"/>
          </w:tcPr>
          <w:p w14:paraId="29E47AEC" w14:textId="77777777" w:rsidR="003E5BA3" w:rsidRPr="00BE3AC8" w:rsidRDefault="003E5BA3" w:rsidP="009C76B2">
            <w:pPr>
              <w:jc w:val="left"/>
              <w:rPr>
                <w:szCs w:val="20"/>
              </w:rPr>
            </w:pPr>
            <w:proofErr w:type="spellStart"/>
            <w:proofErr w:type="gramStart"/>
            <w:r w:rsidRPr="00BE3AC8">
              <w:rPr>
                <w:szCs w:val="20"/>
              </w:rPr>
              <w:t>creategroup</w:t>
            </w:r>
            <w:proofErr w:type="spellEnd"/>
            <w:proofErr w:type="gramEnd"/>
          </w:p>
        </w:tc>
        <w:tc>
          <w:tcPr>
            <w:tcW w:w="970" w:type="dxa"/>
          </w:tcPr>
          <w:p w14:paraId="3D4C7C50" w14:textId="77777777" w:rsidR="003E5BA3" w:rsidRPr="00BE3AC8" w:rsidRDefault="003E5BA3" w:rsidP="009C76B2">
            <w:pPr>
              <w:jc w:val="left"/>
              <w:rPr>
                <w:szCs w:val="20"/>
              </w:rPr>
            </w:pPr>
            <w:r w:rsidRPr="00BE3AC8">
              <w:rPr>
                <w:szCs w:val="20"/>
              </w:rPr>
              <w:t>cg</w:t>
            </w:r>
          </w:p>
        </w:tc>
        <w:tc>
          <w:tcPr>
            <w:tcW w:w="2576" w:type="dxa"/>
          </w:tcPr>
          <w:p w14:paraId="3A49D4F7" w14:textId="77777777" w:rsidR="003E5BA3" w:rsidRPr="00BE3AC8" w:rsidRDefault="003E5BA3" w:rsidP="009C76B2">
            <w:pPr>
              <w:jc w:val="left"/>
              <w:rPr>
                <w:szCs w:val="20"/>
              </w:rPr>
            </w:pPr>
            <w:r w:rsidRPr="00BE3AC8">
              <w:rPr>
                <w:szCs w:val="20"/>
              </w:rPr>
              <w:t>Create a new Plastic SCM group</w:t>
            </w:r>
          </w:p>
        </w:tc>
        <w:tc>
          <w:tcPr>
            <w:tcW w:w="4138" w:type="dxa"/>
          </w:tcPr>
          <w:p w14:paraId="3D7BE1A5"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creategroup</w:t>
            </w:r>
            <w:proofErr w:type="spellEnd"/>
            <w:r w:rsidRPr="00BE3AC8">
              <w:rPr>
                <w:szCs w:val="20"/>
              </w:rPr>
              <w:t xml:space="preserve"> &lt;</w:t>
            </w:r>
            <w:proofErr w:type="spellStart"/>
            <w:r w:rsidRPr="00BE3AC8">
              <w:rPr>
                <w:szCs w:val="20"/>
              </w:rPr>
              <w:t>groupname</w:t>
            </w:r>
            <w:proofErr w:type="spellEnd"/>
            <w:r w:rsidRPr="00BE3AC8">
              <w:rPr>
                <w:szCs w:val="20"/>
              </w:rPr>
              <w:t>&gt;</w:t>
            </w:r>
          </w:p>
        </w:tc>
      </w:tr>
      <w:tr w:rsidR="003E5BA3" w:rsidRPr="00BE3AC8" w14:paraId="58216FA8" w14:textId="77777777" w:rsidTr="004B2DE0">
        <w:trPr>
          <w:jc w:val="center"/>
        </w:trPr>
        <w:tc>
          <w:tcPr>
            <w:tcW w:w="2628" w:type="dxa"/>
          </w:tcPr>
          <w:p w14:paraId="25D5DC66" w14:textId="77777777" w:rsidR="003E5BA3" w:rsidRPr="00BE3AC8" w:rsidRDefault="003E5BA3" w:rsidP="009C76B2">
            <w:pPr>
              <w:jc w:val="left"/>
              <w:rPr>
                <w:szCs w:val="20"/>
              </w:rPr>
            </w:pPr>
            <w:proofErr w:type="spellStart"/>
            <w:proofErr w:type="gramStart"/>
            <w:r w:rsidRPr="00BE3AC8">
              <w:rPr>
                <w:szCs w:val="20"/>
              </w:rPr>
              <w:t>createuser</w:t>
            </w:r>
            <w:proofErr w:type="spellEnd"/>
            <w:proofErr w:type="gramEnd"/>
          </w:p>
        </w:tc>
        <w:tc>
          <w:tcPr>
            <w:tcW w:w="970" w:type="dxa"/>
          </w:tcPr>
          <w:p w14:paraId="187503A8" w14:textId="77777777" w:rsidR="003E5BA3" w:rsidRPr="00BE3AC8" w:rsidRDefault="003E5BA3" w:rsidP="009C76B2">
            <w:pPr>
              <w:jc w:val="left"/>
              <w:rPr>
                <w:szCs w:val="20"/>
              </w:rPr>
            </w:pPr>
            <w:r w:rsidRPr="00BE3AC8">
              <w:rPr>
                <w:szCs w:val="20"/>
              </w:rPr>
              <w:t>cu</w:t>
            </w:r>
          </w:p>
        </w:tc>
        <w:tc>
          <w:tcPr>
            <w:tcW w:w="2576" w:type="dxa"/>
          </w:tcPr>
          <w:p w14:paraId="5C1A0C43" w14:textId="77777777" w:rsidR="003E5BA3" w:rsidRPr="00BE3AC8" w:rsidRDefault="003E5BA3" w:rsidP="009C76B2">
            <w:pPr>
              <w:jc w:val="left"/>
              <w:rPr>
                <w:szCs w:val="20"/>
              </w:rPr>
            </w:pPr>
            <w:r w:rsidRPr="00BE3AC8">
              <w:rPr>
                <w:szCs w:val="20"/>
              </w:rPr>
              <w:t>Create a new Plastic SCM user</w:t>
            </w:r>
          </w:p>
        </w:tc>
        <w:tc>
          <w:tcPr>
            <w:tcW w:w="4138" w:type="dxa"/>
          </w:tcPr>
          <w:p w14:paraId="6E554413"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createuser</w:t>
            </w:r>
            <w:proofErr w:type="spellEnd"/>
            <w:r w:rsidRPr="00BE3AC8">
              <w:rPr>
                <w:szCs w:val="20"/>
              </w:rPr>
              <w:t xml:space="preserve"> &lt;username&gt; &lt;password&gt;</w:t>
            </w:r>
          </w:p>
        </w:tc>
      </w:tr>
      <w:tr w:rsidR="003E5BA3" w:rsidRPr="00BE3AC8" w14:paraId="43AA6382" w14:textId="77777777" w:rsidTr="004B2DE0">
        <w:trPr>
          <w:jc w:val="center"/>
        </w:trPr>
        <w:tc>
          <w:tcPr>
            <w:tcW w:w="2628" w:type="dxa"/>
          </w:tcPr>
          <w:p w14:paraId="15C56975" w14:textId="77777777" w:rsidR="003E5BA3" w:rsidRPr="00BE3AC8" w:rsidRDefault="003E5BA3" w:rsidP="009C76B2">
            <w:pPr>
              <w:jc w:val="left"/>
              <w:rPr>
                <w:szCs w:val="20"/>
              </w:rPr>
            </w:pPr>
            <w:proofErr w:type="spellStart"/>
            <w:proofErr w:type="gramStart"/>
            <w:r w:rsidRPr="00BE3AC8">
              <w:rPr>
                <w:szCs w:val="20"/>
              </w:rPr>
              <w:t>deletegroup</w:t>
            </w:r>
            <w:proofErr w:type="spellEnd"/>
            <w:proofErr w:type="gramEnd"/>
          </w:p>
        </w:tc>
        <w:tc>
          <w:tcPr>
            <w:tcW w:w="970" w:type="dxa"/>
          </w:tcPr>
          <w:p w14:paraId="516B76C8" w14:textId="77777777" w:rsidR="003E5BA3" w:rsidRPr="00BE3AC8" w:rsidRDefault="003E5BA3" w:rsidP="009C76B2">
            <w:pPr>
              <w:jc w:val="left"/>
              <w:rPr>
                <w:szCs w:val="20"/>
              </w:rPr>
            </w:pPr>
            <w:proofErr w:type="gramStart"/>
            <w:r w:rsidRPr="00BE3AC8">
              <w:rPr>
                <w:szCs w:val="20"/>
              </w:rPr>
              <w:t>dg</w:t>
            </w:r>
            <w:proofErr w:type="gramEnd"/>
          </w:p>
        </w:tc>
        <w:tc>
          <w:tcPr>
            <w:tcW w:w="2576" w:type="dxa"/>
          </w:tcPr>
          <w:p w14:paraId="22B8C939" w14:textId="77777777" w:rsidR="003E5BA3" w:rsidRPr="00BE3AC8" w:rsidRDefault="003E5BA3" w:rsidP="009C76B2">
            <w:pPr>
              <w:jc w:val="left"/>
              <w:rPr>
                <w:szCs w:val="20"/>
              </w:rPr>
            </w:pPr>
            <w:r w:rsidRPr="00BE3AC8">
              <w:rPr>
                <w:szCs w:val="20"/>
              </w:rPr>
              <w:t>Delete a existing Plastic SCM group</w:t>
            </w:r>
          </w:p>
        </w:tc>
        <w:tc>
          <w:tcPr>
            <w:tcW w:w="4138" w:type="dxa"/>
          </w:tcPr>
          <w:p w14:paraId="260C5F22"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deletegroup</w:t>
            </w:r>
            <w:proofErr w:type="spellEnd"/>
            <w:r w:rsidRPr="00BE3AC8">
              <w:rPr>
                <w:szCs w:val="20"/>
              </w:rPr>
              <w:t xml:space="preserve"> &lt;</w:t>
            </w:r>
            <w:proofErr w:type="spellStart"/>
            <w:r w:rsidRPr="00BE3AC8">
              <w:rPr>
                <w:szCs w:val="20"/>
              </w:rPr>
              <w:t>groupname</w:t>
            </w:r>
            <w:proofErr w:type="spellEnd"/>
            <w:r w:rsidRPr="00BE3AC8">
              <w:rPr>
                <w:szCs w:val="20"/>
              </w:rPr>
              <w:t>&gt;</w:t>
            </w:r>
          </w:p>
        </w:tc>
      </w:tr>
      <w:tr w:rsidR="003E5BA3" w:rsidRPr="00BE3AC8" w14:paraId="78892B56" w14:textId="77777777" w:rsidTr="004B2DE0">
        <w:trPr>
          <w:jc w:val="center"/>
        </w:trPr>
        <w:tc>
          <w:tcPr>
            <w:tcW w:w="2628" w:type="dxa"/>
          </w:tcPr>
          <w:p w14:paraId="7AB848FE" w14:textId="77777777" w:rsidR="003E5BA3" w:rsidRPr="00BE3AC8" w:rsidRDefault="003E5BA3" w:rsidP="009C76B2">
            <w:pPr>
              <w:jc w:val="left"/>
              <w:rPr>
                <w:szCs w:val="20"/>
              </w:rPr>
            </w:pPr>
            <w:proofErr w:type="spellStart"/>
            <w:proofErr w:type="gramStart"/>
            <w:r w:rsidRPr="00BE3AC8">
              <w:rPr>
                <w:szCs w:val="20"/>
              </w:rPr>
              <w:t>deletegroupfromgroup</w:t>
            </w:r>
            <w:proofErr w:type="spellEnd"/>
            <w:proofErr w:type="gramEnd"/>
          </w:p>
        </w:tc>
        <w:tc>
          <w:tcPr>
            <w:tcW w:w="970" w:type="dxa"/>
          </w:tcPr>
          <w:p w14:paraId="0AD51F27" w14:textId="77777777" w:rsidR="003E5BA3" w:rsidRPr="00BE3AC8" w:rsidRDefault="003E5BA3" w:rsidP="009C76B2">
            <w:pPr>
              <w:jc w:val="left"/>
              <w:rPr>
                <w:szCs w:val="20"/>
              </w:rPr>
            </w:pPr>
            <w:proofErr w:type="spellStart"/>
            <w:proofErr w:type="gramStart"/>
            <w:r w:rsidRPr="00BE3AC8">
              <w:rPr>
                <w:szCs w:val="20"/>
              </w:rPr>
              <w:t>dgfg</w:t>
            </w:r>
            <w:proofErr w:type="spellEnd"/>
            <w:proofErr w:type="gramEnd"/>
          </w:p>
        </w:tc>
        <w:tc>
          <w:tcPr>
            <w:tcW w:w="2576" w:type="dxa"/>
          </w:tcPr>
          <w:p w14:paraId="2D18DDC8" w14:textId="77777777" w:rsidR="003E5BA3" w:rsidRPr="00BE3AC8" w:rsidRDefault="003E5BA3" w:rsidP="009C76B2">
            <w:pPr>
              <w:jc w:val="left"/>
              <w:rPr>
                <w:szCs w:val="20"/>
              </w:rPr>
            </w:pPr>
            <w:r w:rsidRPr="00BE3AC8">
              <w:rPr>
                <w:szCs w:val="20"/>
              </w:rPr>
              <w:t>Delete a group from a group</w:t>
            </w:r>
          </w:p>
        </w:tc>
        <w:tc>
          <w:tcPr>
            <w:tcW w:w="4138" w:type="dxa"/>
          </w:tcPr>
          <w:p w14:paraId="2E01077E"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deletegroupfromgroup</w:t>
            </w:r>
            <w:proofErr w:type="spellEnd"/>
            <w:r w:rsidRPr="00BE3AC8">
              <w:rPr>
                <w:szCs w:val="20"/>
              </w:rPr>
              <w:t xml:space="preserve"> &lt;</w:t>
            </w:r>
            <w:proofErr w:type="spellStart"/>
            <w:r w:rsidRPr="00BE3AC8">
              <w:rPr>
                <w:szCs w:val="20"/>
              </w:rPr>
              <w:t>grouptodelete</w:t>
            </w:r>
            <w:proofErr w:type="spellEnd"/>
            <w:r w:rsidRPr="00BE3AC8">
              <w:rPr>
                <w:szCs w:val="20"/>
              </w:rPr>
              <w:t>&gt; &lt;</w:t>
            </w:r>
            <w:proofErr w:type="spellStart"/>
            <w:r w:rsidRPr="00BE3AC8">
              <w:rPr>
                <w:szCs w:val="20"/>
              </w:rPr>
              <w:t>groupname</w:t>
            </w:r>
            <w:proofErr w:type="spellEnd"/>
            <w:r w:rsidRPr="00BE3AC8">
              <w:rPr>
                <w:szCs w:val="20"/>
              </w:rPr>
              <w:t>&gt;</w:t>
            </w:r>
          </w:p>
        </w:tc>
      </w:tr>
      <w:tr w:rsidR="003E5BA3" w:rsidRPr="00BE3AC8" w14:paraId="35351ED0" w14:textId="77777777" w:rsidTr="004B2DE0">
        <w:trPr>
          <w:jc w:val="center"/>
        </w:trPr>
        <w:tc>
          <w:tcPr>
            <w:tcW w:w="2628" w:type="dxa"/>
          </w:tcPr>
          <w:p w14:paraId="415075C8" w14:textId="77777777" w:rsidR="003E5BA3" w:rsidRPr="00BE3AC8" w:rsidRDefault="003E5BA3" w:rsidP="009C76B2">
            <w:pPr>
              <w:jc w:val="left"/>
              <w:rPr>
                <w:szCs w:val="20"/>
              </w:rPr>
            </w:pPr>
            <w:proofErr w:type="spellStart"/>
            <w:proofErr w:type="gramStart"/>
            <w:r w:rsidRPr="00BE3AC8">
              <w:rPr>
                <w:szCs w:val="20"/>
              </w:rPr>
              <w:t>deleteuser</w:t>
            </w:r>
            <w:proofErr w:type="spellEnd"/>
            <w:proofErr w:type="gramEnd"/>
          </w:p>
        </w:tc>
        <w:tc>
          <w:tcPr>
            <w:tcW w:w="970" w:type="dxa"/>
          </w:tcPr>
          <w:p w14:paraId="46C35717" w14:textId="77777777" w:rsidR="003E5BA3" w:rsidRPr="00BE3AC8" w:rsidRDefault="003E5BA3" w:rsidP="009C76B2">
            <w:pPr>
              <w:jc w:val="left"/>
              <w:rPr>
                <w:szCs w:val="20"/>
              </w:rPr>
            </w:pPr>
            <w:proofErr w:type="gramStart"/>
            <w:r w:rsidRPr="00BE3AC8">
              <w:rPr>
                <w:szCs w:val="20"/>
              </w:rPr>
              <w:t>du</w:t>
            </w:r>
            <w:proofErr w:type="gramEnd"/>
          </w:p>
        </w:tc>
        <w:tc>
          <w:tcPr>
            <w:tcW w:w="2576" w:type="dxa"/>
          </w:tcPr>
          <w:p w14:paraId="4EF0FA9A" w14:textId="77777777" w:rsidR="003E5BA3" w:rsidRPr="00BE3AC8" w:rsidRDefault="003E5BA3" w:rsidP="009C76B2">
            <w:pPr>
              <w:jc w:val="left"/>
              <w:rPr>
                <w:szCs w:val="20"/>
              </w:rPr>
            </w:pPr>
            <w:r w:rsidRPr="00BE3AC8">
              <w:rPr>
                <w:szCs w:val="20"/>
              </w:rPr>
              <w:t>Delete a existing Plastic SCM user</w:t>
            </w:r>
          </w:p>
        </w:tc>
        <w:tc>
          <w:tcPr>
            <w:tcW w:w="4138" w:type="dxa"/>
          </w:tcPr>
          <w:p w14:paraId="0DCAB958"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deleteuser</w:t>
            </w:r>
            <w:proofErr w:type="spellEnd"/>
            <w:r w:rsidRPr="00BE3AC8">
              <w:rPr>
                <w:szCs w:val="20"/>
              </w:rPr>
              <w:t xml:space="preserve"> &lt;username&gt;</w:t>
            </w:r>
          </w:p>
        </w:tc>
      </w:tr>
      <w:tr w:rsidR="003E5BA3" w:rsidRPr="00BE3AC8" w14:paraId="36E78598" w14:textId="77777777" w:rsidTr="004B2DE0">
        <w:trPr>
          <w:jc w:val="center"/>
        </w:trPr>
        <w:tc>
          <w:tcPr>
            <w:tcW w:w="2628" w:type="dxa"/>
          </w:tcPr>
          <w:p w14:paraId="51EBF418" w14:textId="77777777" w:rsidR="003E5BA3" w:rsidRPr="00BE3AC8" w:rsidRDefault="003E5BA3" w:rsidP="009C76B2">
            <w:pPr>
              <w:jc w:val="left"/>
              <w:rPr>
                <w:szCs w:val="20"/>
              </w:rPr>
            </w:pPr>
            <w:proofErr w:type="spellStart"/>
            <w:proofErr w:type="gramStart"/>
            <w:r w:rsidRPr="00BE3AC8">
              <w:rPr>
                <w:szCs w:val="20"/>
              </w:rPr>
              <w:t>deleteuserfromgroup</w:t>
            </w:r>
            <w:proofErr w:type="spellEnd"/>
            <w:proofErr w:type="gramEnd"/>
          </w:p>
        </w:tc>
        <w:tc>
          <w:tcPr>
            <w:tcW w:w="970" w:type="dxa"/>
          </w:tcPr>
          <w:p w14:paraId="64001116" w14:textId="77777777" w:rsidR="003E5BA3" w:rsidRPr="00BE3AC8" w:rsidRDefault="003E5BA3" w:rsidP="009C76B2">
            <w:pPr>
              <w:jc w:val="left"/>
              <w:rPr>
                <w:szCs w:val="20"/>
              </w:rPr>
            </w:pPr>
            <w:proofErr w:type="spellStart"/>
            <w:proofErr w:type="gramStart"/>
            <w:r w:rsidRPr="00BE3AC8">
              <w:rPr>
                <w:szCs w:val="20"/>
              </w:rPr>
              <w:t>dufg</w:t>
            </w:r>
            <w:proofErr w:type="spellEnd"/>
            <w:proofErr w:type="gramEnd"/>
          </w:p>
        </w:tc>
        <w:tc>
          <w:tcPr>
            <w:tcW w:w="2576" w:type="dxa"/>
          </w:tcPr>
          <w:p w14:paraId="719C670F" w14:textId="77777777" w:rsidR="003E5BA3" w:rsidRPr="00BE3AC8" w:rsidRDefault="003E5BA3" w:rsidP="009C76B2">
            <w:pPr>
              <w:jc w:val="left"/>
              <w:rPr>
                <w:szCs w:val="20"/>
              </w:rPr>
            </w:pPr>
            <w:r w:rsidRPr="00BE3AC8">
              <w:rPr>
                <w:szCs w:val="20"/>
              </w:rPr>
              <w:t>Delete a user from a group</w:t>
            </w:r>
          </w:p>
        </w:tc>
        <w:tc>
          <w:tcPr>
            <w:tcW w:w="4138" w:type="dxa"/>
          </w:tcPr>
          <w:p w14:paraId="182AA423"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deleteuserfromgroups</w:t>
            </w:r>
            <w:proofErr w:type="spellEnd"/>
            <w:r w:rsidRPr="00BE3AC8">
              <w:rPr>
                <w:szCs w:val="20"/>
              </w:rPr>
              <w:t xml:space="preserve"> &lt;username&gt; &lt;</w:t>
            </w:r>
            <w:proofErr w:type="spellStart"/>
            <w:r w:rsidRPr="00BE3AC8">
              <w:rPr>
                <w:szCs w:val="20"/>
              </w:rPr>
              <w:t>groupname</w:t>
            </w:r>
            <w:proofErr w:type="spellEnd"/>
            <w:r w:rsidRPr="00BE3AC8">
              <w:rPr>
                <w:szCs w:val="20"/>
              </w:rPr>
              <w:t>&gt;</w:t>
            </w:r>
          </w:p>
        </w:tc>
      </w:tr>
      <w:tr w:rsidR="003E5BA3" w:rsidRPr="00BE3AC8" w14:paraId="09A18A83" w14:textId="77777777" w:rsidTr="004B2DE0">
        <w:trPr>
          <w:jc w:val="center"/>
        </w:trPr>
        <w:tc>
          <w:tcPr>
            <w:tcW w:w="2628" w:type="dxa"/>
          </w:tcPr>
          <w:p w14:paraId="6AFCD881" w14:textId="77777777" w:rsidR="003E5BA3" w:rsidRPr="00BE3AC8" w:rsidRDefault="003E5BA3" w:rsidP="009C76B2">
            <w:pPr>
              <w:jc w:val="left"/>
              <w:rPr>
                <w:szCs w:val="20"/>
              </w:rPr>
            </w:pPr>
            <w:proofErr w:type="gramStart"/>
            <w:r w:rsidRPr="00BE3AC8">
              <w:rPr>
                <w:szCs w:val="20"/>
              </w:rPr>
              <w:t>help</w:t>
            </w:r>
            <w:proofErr w:type="gramEnd"/>
          </w:p>
        </w:tc>
        <w:tc>
          <w:tcPr>
            <w:tcW w:w="970" w:type="dxa"/>
          </w:tcPr>
          <w:p w14:paraId="010AC73A" w14:textId="77777777" w:rsidR="003E5BA3" w:rsidRPr="00BE3AC8" w:rsidRDefault="003E5BA3" w:rsidP="009C76B2">
            <w:pPr>
              <w:jc w:val="left"/>
              <w:rPr>
                <w:szCs w:val="20"/>
              </w:rPr>
            </w:pPr>
            <w:proofErr w:type="spellStart"/>
            <w:proofErr w:type="gramStart"/>
            <w:r w:rsidRPr="00BE3AC8">
              <w:rPr>
                <w:szCs w:val="20"/>
              </w:rPr>
              <w:t>hlp</w:t>
            </w:r>
            <w:proofErr w:type="spellEnd"/>
            <w:proofErr w:type="gramEnd"/>
          </w:p>
        </w:tc>
        <w:tc>
          <w:tcPr>
            <w:tcW w:w="2576" w:type="dxa"/>
          </w:tcPr>
          <w:p w14:paraId="1589A103" w14:textId="77777777" w:rsidR="003E5BA3" w:rsidRPr="00BE3AC8" w:rsidRDefault="003E5BA3" w:rsidP="009C76B2">
            <w:pPr>
              <w:jc w:val="left"/>
              <w:rPr>
                <w:szCs w:val="20"/>
              </w:rPr>
            </w:pPr>
            <w:r w:rsidRPr="00BE3AC8">
              <w:rPr>
                <w:szCs w:val="20"/>
              </w:rPr>
              <w:t>Show a command’s help</w:t>
            </w:r>
          </w:p>
        </w:tc>
        <w:tc>
          <w:tcPr>
            <w:tcW w:w="4138" w:type="dxa"/>
          </w:tcPr>
          <w:p w14:paraId="5BF2B89F"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help &lt;</w:t>
            </w:r>
            <w:proofErr w:type="spellStart"/>
            <w:r w:rsidRPr="00BE3AC8">
              <w:rPr>
                <w:szCs w:val="20"/>
              </w:rPr>
              <w:t>commandname</w:t>
            </w:r>
            <w:proofErr w:type="spellEnd"/>
            <w:r w:rsidRPr="00BE3AC8">
              <w:rPr>
                <w:szCs w:val="20"/>
              </w:rPr>
              <w:t>&gt;</w:t>
            </w:r>
          </w:p>
        </w:tc>
      </w:tr>
      <w:tr w:rsidR="003E5BA3" w:rsidRPr="00BE3AC8" w14:paraId="582846A1" w14:textId="77777777" w:rsidTr="004B2DE0">
        <w:trPr>
          <w:jc w:val="center"/>
        </w:trPr>
        <w:tc>
          <w:tcPr>
            <w:tcW w:w="2628" w:type="dxa"/>
          </w:tcPr>
          <w:p w14:paraId="154B7E30" w14:textId="77777777" w:rsidR="003E5BA3" w:rsidRPr="00BE3AC8" w:rsidRDefault="003E5BA3" w:rsidP="009C76B2">
            <w:pPr>
              <w:jc w:val="left"/>
              <w:rPr>
                <w:szCs w:val="20"/>
              </w:rPr>
            </w:pPr>
            <w:proofErr w:type="spellStart"/>
            <w:proofErr w:type="gramStart"/>
            <w:r w:rsidRPr="00BE3AC8">
              <w:rPr>
                <w:szCs w:val="20"/>
              </w:rPr>
              <w:t>listgroupmembers</w:t>
            </w:r>
            <w:proofErr w:type="spellEnd"/>
            <w:proofErr w:type="gramEnd"/>
          </w:p>
        </w:tc>
        <w:tc>
          <w:tcPr>
            <w:tcW w:w="970" w:type="dxa"/>
          </w:tcPr>
          <w:p w14:paraId="0C34AC91" w14:textId="77777777" w:rsidR="003E5BA3" w:rsidRPr="00BE3AC8" w:rsidRDefault="003E5BA3" w:rsidP="009C76B2">
            <w:pPr>
              <w:jc w:val="left"/>
              <w:rPr>
                <w:szCs w:val="20"/>
              </w:rPr>
            </w:pPr>
            <w:proofErr w:type="spellStart"/>
            <w:proofErr w:type="gramStart"/>
            <w:r w:rsidRPr="00BE3AC8">
              <w:rPr>
                <w:szCs w:val="20"/>
              </w:rPr>
              <w:t>lgm</w:t>
            </w:r>
            <w:proofErr w:type="spellEnd"/>
            <w:proofErr w:type="gramEnd"/>
          </w:p>
        </w:tc>
        <w:tc>
          <w:tcPr>
            <w:tcW w:w="2576" w:type="dxa"/>
          </w:tcPr>
          <w:p w14:paraId="5BCCE1D5" w14:textId="77777777" w:rsidR="003E5BA3" w:rsidRPr="00BE3AC8" w:rsidRDefault="003E5BA3" w:rsidP="009C76B2">
            <w:pPr>
              <w:jc w:val="left"/>
              <w:rPr>
                <w:szCs w:val="20"/>
              </w:rPr>
            </w:pPr>
            <w:r w:rsidRPr="00BE3AC8">
              <w:rPr>
                <w:szCs w:val="20"/>
              </w:rPr>
              <w:t>Show a list with members of a group</w:t>
            </w:r>
          </w:p>
        </w:tc>
        <w:tc>
          <w:tcPr>
            <w:tcW w:w="4138" w:type="dxa"/>
          </w:tcPr>
          <w:p w14:paraId="5E009A32"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lgm</w:t>
            </w:r>
            <w:proofErr w:type="spellEnd"/>
            <w:r w:rsidRPr="00BE3AC8">
              <w:rPr>
                <w:szCs w:val="20"/>
              </w:rPr>
              <w:t xml:space="preserve"> &lt;</w:t>
            </w:r>
            <w:proofErr w:type="spellStart"/>
            <w:r w:rsidRPr="00BE3AC8">
              <w:rPr>
                <w:szCs w:val="20"/>
              </w:rPr>
              <w:t>groupname</w:t>
            </w:r>
            <w:proofErr w:type="spellEnd"/>
            <w:r w:rsidRPr="00BE3AC8">
              <w:rPr>
                <w:szCs w:val="20"/>
              </w:rPr>
              <w:t>&gt;</w:t>
            </w:r>
          </w:p>
        </w:tc>
      </w:tr>
      <w:tr w:rsidR="003E5BA3" w:rsidRPr="00BE3AC8" w14:paraId="64B5714A" w14:textId="77777777" w:rsidTr="004B2DE0">
        <w:trPr>
          <w:jc w:val="center"/>
        </w:trPr>
        <w:tc>
          <w:tcPr>
            <w:tcW w:w="2628" w:type="dxa"/>
          </w:tcPr>
          <w:p w14:paraId="1C2A7FDB" w14:textId="77777777" w:rsidR="003E5BA3" w:rsidRPr="00BE3AC8" w:rsidRDefault="003E5BA3" w:rsidP="009C76B2">
            <w:pPr>
              <w:jc w:val="left"/>
              <w:rPr>
                <w:szCs w:val="20"/>
              </w:rPr>
            </w:pPr>
            <w:proofErr w:type="spellStart"/>
            <w:proofErr w:type="gramStart"/>
            <w:r w:rsidRPr="00BE3AC8">
              <w:rPr>
                <w:szCs w:val="20"/>
              </w:rPr>
              <w:t>listgroups</w:t>
            </w:r>
            <w:proofErr w:type="spellEnd"/>
            <w:proofErr w:type="gramEnd"/>
          </w:p>
        </w:tc>
        <w:tc>
          <w:tcPr>
            <w:tcW w:w="970" w:type="dxa"/>
          </w:tcPr>
          <w:p w14:paraId="2577C795" w14:textId="77777777" w:rsidR="003E5BA3" w:rsidRPr="00BE3AC8" w:rsidRDefault="003E5BA3" w:rsidP="009C76B2">
            <w:pPr>
              <w:jc w:val="left"/>
              <w:rPr>
                <w:szCs w:val="20"/>
              </w:rPr>
            </w:pPr>
            <w:proofErr w:type="spellStart"/>
            <w:proofErr w:type="gramStart"/>
            <w:r w:rsidRPr="00BE3AC8">
              <w:rPr>
                <w:szCs w:val="20"/>
              </w:rPr>
              <w:t>lg</w:t>
            </w:r>
            <w:proofErr w:type="spellEnd"/>
            <w:proofErr w:type="gramEnd"/>
          </w:p>
        </w:tc>
        <w:tc>
          <w:tcPr>
            <w:tcW w:w="2576" w:type="dxa"/>
          </w:tcPr>
          <w:p w14:paraId="7F305C7E" w14:textId="77777777" w:rsidR="003E5BA3" w:rsidRPr="00BE3AC8" w:rsidRDefault="003E5BA3" w:rsidP="009C76B2">
            <w:pPr>
              <w:jc w:val="left"/>
              <w:rPr>
                <w:szCs w:val="20"/>
              </w:rPr>
            </w:pPr>
            <w:r w:rsidRPr="00BE3AC8">
              <w:rPr>
                <w:szCs w:val="20"/>
              </w:rPr>
              <w:t>Show a list with current Plastic SCM groups</w:t>
            </w:r>
          </w:p>
        </w:tc>
        <w:tc>
          <w:tcPr>
            <w:tcW w:w="4138" w:type="dxa"/>
          </w:tcPr>
          <w:p w14:paraId="7D5944E8"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lg</w:t>
            </w:r>
            <w:proofErr w:type="spellEnd"/>
          </w:p>
        </w:tc>
      </w:tr>
      <w:tr w:rsidR="003E5BA3" w:rsidRPr="00BE3AC8" w14:paraId="1E675028" w14:textId="77777777" w:rsidTr="004B2DE0">
        <w:trPr>
          <w:jc w:val="center"/>
        </w:trPr>
        <w:tc>
          <w:tcPr>
            <w:tcW w:w="2628" w:type="dxa"/>
          </w:tcPr>
          <w:p w14:paraId="1FC80B36" w14:textId="77777777" w:rsidR="003E5BA3" w:rsidRPr="00BE3AC8" w:rsidRDefault="003E5BA3" w:rsidP="009C76B2">
            <w:pPr>
              <w:jc w:val="left"/>
              <w:rPr>
                <w:szCs w:val="20"/>
              </w:rPr>
            </w:pPr>
            <w:proofErr w:type="spellStart"/>
            <w:proofErr w:type="gramStart"/>
            <w:r w:rsidRPr="00BE3AC8">
              <w:rPr>
                <w:szCs w:val="20"/>
              </w:rPr>
              <w:t>listusers</w:t>
            </w:r>
            <w:proofErr w:type="spellEnd"/>
            <w:proofErr w:type="gramEnd"/>
          </w:p>
        </w:tc>
        <w:tc>
          <w:tcPr>
            <w:tcW w:w="970" w:type="dxa"/>
          </w:tcPr>
          <w:p w14:paraId="5862DC99" w14:textId="77777777" w:rsidR="003E5BA3" w:rsidRPr="00BE3AC8" w:rsidRDefault="003E5BA3" w:rsidP="009C76B2">
            <w:pPr>
              <w:jc w:val="left"/>
              <w:rPr>
                <w:szCs w:val="20"/>
              </w:rPr>
            </w:pPr>
            <w:proofErr w:type="spellStart"/>
            <w:proofErr w:type="gramStart"/>
            <w:r w:rsidRPr="00BE3AC8">
              <w:rPr>
                <w:szCs w:val="20"/>
              </w:rPr>
              <w:t>lu</w:t>
            </w:r>
            <w:proofErr w:type="spellEnd"/>
            <w:proofErr w:type="gramEnd"/>
          </w:p>
        </w:tc>
        <w:tc>
          <w:tcPr>
            <w:tcW w:w="2576" w:type="dxa"/>
          </w:tcPr>
          <w:p w14:paraId="63B5CC72" w14:textId="77777777" w:rsidR="003E5BA3" w:rsidRPr="00BE3AC8" w:rsidRDefault="003E5BA3" w:rsidP="009C76B2">
            <w:pPr>
              <w:jc w:val="left"/>
              <w:rPr>
                <w:szCs w:val="20"/>
              </w:rPr>
            </w:pPr>
            <w:r w:rsidRPr="00BE3AC8">
              <w:rPr>
                <w:szCs w:val="20"/>
              </w:rPr>
              <w:t>Show a list with current Plastic SCM users</w:t>
            </w:r>
          </w:p>
        </w:tc>
        <w:tc>
          <w:tcPr>
            <w:tcW w:w="4138" w:type="dxa"/>
          </w:tcPr>
          <w:p w14:paraId="50711CB6"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listusers</w:t>
            </w:r>
            <w:proofErr w:type="spellEnd"/>
          </w:p>
        </w:tc>
      </w:tr>
      <w:tr w:rsidR="003E5BA3" w:rsidRPr="00BE3AC8" w14:paraId="78F03F78" w14:textId="77777777" w:rsidTr="004B2DE0">
        <w:trPr>
          <w:jc w:val="center"/>
        </w:trPr>
        <w:tc>
          <w:tcPr>
            <w:tcW w:w="2628" w:type="dxa"/>
          </w:tcPr>
          <w:p w14:paraId="7C7AC06E" w14:textId="77777777" w:rsidR="003E5BA3" w:rsidRPr="00BE3AC8" w:rsidRDefault="003E5BA3" w:rsidP="009C76B2">
            <w:pPr>
              <w:jc w:val="left"/>
              <w:rPr>
                <w:szCs w:val="20"/>
              </w:rPr>
            </w:pPr>
            <w:proofErr w:type="spellStart"/>
            <w:proofErr w:type="gramStart"/>
            <w:r w:rsidRPr="00BE3AC8">
              <w:rPr>
                <w:szCs w:val="20"/>
              </w:rPr>
              <w:t>renamegroup</w:t>
            </w:r>
            <w:proofErr w:type="spellEnd"/>
            <w:proofErr w:type="gramEnd"/>
          </w:p>
        </w:tc>
        <w:tc>
          <w:tcPr>
            <w:tcW w:w="970" w:type="dxa"/>
          </w:tcPr>
          <w:p w14:paraId="0C353B1E" w14:textId="77777777" w:rsidR="003E5BA3" w:rsidRPr="00BE3AC8" w:rsidRDefault="003E5BA3" w:rsidP="009C76B2">
            <w:pPr>
              <w:jc w:val="left"/>
              <w:rPr>
                <w:szCs w:val="20"/>
              </w:rPr>
            </w:pPr>
            <w:proofErr w:type="spellStart"/>
            <w:proofErr w:type="gramStart"/>
            <w:r w:rsidRPr="00BE3AC8">
              <w:rPr>
                <w:szCs w:val="20"/>
              </w:rPr>
              <w:t>rg</w:t>
            </w:r>
            <w:proofErr w:type="spellEnd"/>
            <w:proofErr w:type="gramEnd"/>
          </w:p>
        </w:tc>
        <w:tc>
          <w:tcPr>
            <w:tcW w:w="2576" w:type="dxa"/>
          </w:tcPr>
          <w:p w14:paraId="7129AAD0" w14:textId="77777777" w:rsidR="003E5BA3" w:rsidRPr="00BE3AC8" w:rsidRDefault="003E5BA3" w:rsidP="009C76B2">
            <w:pPr>
              <w:jc w:val="left"/>
              <w:rPr>
                <w:szCs w:val="20"/>
              </w:rPr>
            </w:pPr>
            <w:r w:rsidRPr="00BE3AC8">
              <w:rPr>
                <w:szCs w:val="20"/>
              </w:rPr>
              <w:t>Rename a existing Plastic SCM group</w:t>
            </w:r>
          </w:p>
        </w:tc>
        <w:tc>
          <w:tcPr>
            <w:tcW w:w="4138" w:type="dxa"/>
          </w:tcPr>
          <w:p w14:paraId="668AE140" w14:textId="77777777" w:rsidR="003E5BA3" w:rsidRPr="00BE3AC8" w:rsidRDefault="003E5BA3" w:rsidP="009C76B2">
            <w:pPr>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renamegroup</w:t>
            </w:r>
            <w:proofErr w:type="spellEnd"/>
            <w:r w:rsidRPr="00BE3AC8">
              <w:rPr>
                <w:szCs w:val="20"/>
              </w:rPr>
              <w:t xml:space="preserve"> &lt;</w:t>
            </w:r>
            <w:proofErr w:type="spellStart"/>
            <w:r w:rsidRPr="00BE3AC8">
              <w:rPr>
                <w:szCs w:val="20"/>
              </w:rPr>
              <w:t>oldgroupname</w:t>
            </w:r>
            <w:proofErr w:type="spellEnd"/>
            <w:r w:rsidRPr="00BE3AC8">
              <w:rPr>
                <w:szCs w:val="20"/>
              </w:rPr>
              <w:t>&gt; &lt;</w:t>
            </w:r>
            <w:proofErr w:type="spellStart"/>
            <w:r w:rsidRPr="00BE3AC8">
              <w:rPr>
                <w:szCs w:val="20"/>
              </w:rPr>
              <w:t>newgroupname</w:t>
            </w:r>
            <w:proofErr w:type="spellEnd"/>
            <w:r w:rsidRPr="00BE3AC8">
              <w:rPr>
                <w:szCs w:val="20"/>
              </w:rPr>
              <w:t>&gt;</w:t>
            </w:r>
          </w:p>
        </w:tc>
      </w:tr>
      <w:tr w:rsidR="003E5BA3" w:rsidRPr="00BE3AC8" w14:paraId="0376C700" w14:textId="77777777" w:rsidTr="004B2DE0">
        <w:trPr>
          <w:jc w:val="center"/>
        </w:trPr>
        <w:tc>
          <w:tcPr>
            <w:tcW w:w="2628" w:type="dxa"/>
          </w:tcPr>
          <w:p w14:paraId="33BFDC06" w14:textId="77777777" w:rsidR="003E5BA3" w:rsidRPr="00BE3AC8" w:rsidRDefault="003E5BA3" w:rsidP="009C76B2">
            <w:pPr>
              <w:jc w:val="left"/>
              <w:rPr>
                <w:szCs w:val="20"/>
              </w:rPr>
            </w:pPr>
            <w:proofErr w:type="spellStart"/>
            <w:proofErr w:type="gramStart"/>
            <w:r w:rsidRPr="00BE3AC8">
              <w:rPr>
                <w:szCs w:val="20"/>
              </w:rPr>
              <w:t>renameuser</w:t>
            </w:r>
            <w:proofErr w:type="spellEnd"/>
            <w:proofErr w:type="gramEnd"/>
          </w:p>
        </w:tc>
        <w:tc>
          <w:tcPr>
            <w:tcW w:w="970" w:type="dxa"/>
          </w:tcPr>
          <w:p w14:paraId="6268AEB7" w14:textId="77777777" w:rsidR="003E5BA3" w:rsidRPr="00BE3AC8" w:rsidRDefault="003E5BA3" w:rsidP="009C76B2">
            <w:pPr>
              <w:jc w:val="left"/>
              <w:rPr>
                <w:szCs w:val="20"/>
              </w:rPr>
            </w:pPr>
            <w:proofErr w:type="spellStart"/>
            <w:proofErr w:type="gramStart"/>
            <w:r w:rsidRPr="00BE3AC8">
              <w:rPr>
                <w:szCs w:val="20"/>
              </w:rPr>
              <w:t>ru</w:t>
            </w:r>
            <w:proofErr w:type="spellEnd"/>
            <w:proofErr w:type="gramEnd"/>
          </w:p>
        </w:tc>
        <w:tc>
          <w:tcPr>
            <w:tcW w:w="2576" w:type="dxa"/>
          </w:tcPr>
          <w:p w14:paraId="650388D5" w14:textId="77777777" w:rsidR="003E5BA3" w:rsidRPr="00BE3AC8" w:rsidRDefault="003E5BA3" w:rsidP="009C76B2">
            <w:pPr>
              <w:jc w:val="left"/>
              <w:rPr>
                <w:szCs w:val="20"/>
              </w:rPr>
            </w:pPr>
            <w:r w:rsidRPr="00BE3AC8">
              <w:rPr>
                <w:szCs w:val="20"/>
              </w:rPr>
              <w:t>Rename a existing Plastic SCM user</w:t>
            </w:r>
          </w:p>
        </w:tc>
        <w:tc>
          <w:tcPr>
            <w:tcW w:w="4138" w:type="dxa"/>
          </w:tcPr>
          <w:p w14:paraId="53A531DD" w14:textId="77777777" w:rsidR="0023378A" w:rsidRPr="00BE3AC8" w:rsidRDefault="003E5BA3" w:rsidP="0023378A">
            <w:pPr>
              <w:keepNext/>
              <w:jc w:val="left"/>
              <w:rPr>
                <w:szCs w:val="20"/>
              </w:rPr>
            </w:pPr>
            <w:proofErr w:type="spellStart"/>
            <w:proofErr w:type="gramStart"/>
            <w:r w:rsidRPr="00BE3AC8">
              <w:rPr>
                <w:szCs w:val="20"/>
              </w:rPr>
              <w:t>umtool</w:t>
            </w:r>
            <w:proofErr w:type="spellEnd"/>
            <w:proofErr w:type="gramEnd"/>
            <w:r w:rsidRPr="00BE3AC8">
              <w:rPr>
                <w:szCs w:val="20"/>
              </w:rPr>
              <w:t xml:space="preserve"> </w:t>
            </w:r>
            <w:proofErr w:type="spellStart"/>
            <w:r w:rsidRPr="00BE3AC8">
              <w:rPr>
                <w:szCs w:val="20"/>
              </w:rPr>
              <w:t>renameuser</w:t>
            </w:r>
            <w:proofErr w:type="spellEnd"/>
            <w:r w:rsidRPr="00BE3AC8">
              <w:rPr>
                <w:szCs w:val="20"/>
              </w:rPr>
              <w:t xml:space="preserve"> &lt;</w:t>
            </w:r>
            <w:proofErr w:type="spellStart"/>
            <w:r w:rsidRPr="00BE3AC8">
              <w:rPr>
                <w:szCs w:val="20"/>
              </w:rPr>
              <w:t>oldusername</w:t>
            </w:r>
            <w:proofErr w:type="spellEnd"/>
            <w:r w:rsidRPr="00BE3AC8">
              <w:rPr>
                <w:szCs w:val="20"/>
              </w:rPr>
              <w:t>&gt; &lt;</w:t>
            </w:r>
            <w:proofErr w:type="spellStart"/>
            <w:r w:rsidRPr="00BE3AC8">
              <w:rPr>
                <w:szCs w:val="20"/>
              </w:rPr>
              <w:t>newusername</w:t>
            </w:r>
            <w:proofErr w:type="spellEnd"/>
            <w:r w:rsidRPr="00BE3AC8">
              <w:rPr>
                <w:szCs w:val="20"/>
              </w:rPr>
              <w:t>&gt;</w:t>
            </w:r>
          </w:p>
        </w:tc>
      </w:tr>
    </w:tbl>
    <w:p w14:paraId="7EBD0B0F" w14:textId="77777777" w:rsidR="00FA2BEA" w:rsidRPr="00BE3AC8" w:rsidRDefault="00FA2BEA" w:rsidP="002435ED">
      <w:pPr>
        <w:pStyle w:val="Epgrafe"/>
      </w:pPr>
      <w:bookmarkStart w:id="549" w:name="_Ref262416272"/>
      <w:r w:rsidRPr="00BE3AC8">
        <w:t xml:space="preserve">Table </w:t>
      </w:r>
      <w:r w:rsidR="00E524FD" w:rsidRPr="00BE3AC8">
        <w:fldChar w:fldCharType="begin"/>
      </w:r>
      <w:r w:rsidRPr="00BE3AC8">
        <w:instrText xml:space="preserve"> SEQ Table \* ARABIC </w:instrText>
      </w:r>
      <w:r w:rsidR="00E524FD" w:rsidRPr="00BE3AC8">
        <w:fldChar w:fldCharType="separate"/>
      </w:r>
      <w:r w:rsidR="00BE3AC8" w:rsidRPr="00BE3AC8">
        <w:rPr>
          <w:noProof/>
        </w:rPr>
        <w:t>3</w:t>
      </w:r>
      <w:r w:rsidR="00E524FD" w:rsidRPr="00BE3AC8">
        <w:fldChar w:fldCharType="end"/>
      </w:r>
      <w:r w:rsidR="00E90111" w:rsidRPr="00BE3AC8">
        <w:t xml:space="preserve"> </w:t>
      </w:r>
      <w:proofErr w:type="spellStart"/>
      <w:r w:rsidR="00E90111" w:rsidRPr="00BE3AC8">
        <w:t>umtool</w:t>
      </w:r>
      <w:proofErr w:type="spellEnd"/>
      <w:r w:rsidR="00E90111" w:rsidRPr="00BE3AC8">
        <w:t xml:space="preserve"> commands</w:t>
      </w:r>
      <w:bookmarkEnd w:id="549"/>
    </w:p>
    <w:p w14:paraId="355E4A44" w14:textId="77777777" w:rsidR="0023378A" w:rsidRPr="00BE3AC8" w:rsidRDefault="003E5BA3" w:rsidP="0023378A">
      <w:pPr>
        <w:jc w:val="left"/>
        <w:rPr>
          <w:b/>
        </w:rPr>
      </w:pPr>
      <w:proofErr w:type="spellStart"/>
      <w:proofErr w:type="gramStart"/>
      <w:r w:rsidRPr="00BE3AC8">
        <w:rPr>
          <w:b/>
        </w:rPr>
        <w:t>users.conf</w:t>
      </w:r>
      <w:proofErr w:type="spellEnd"/>
      <w:proofErr w:type="gramEnd"/>
      <w:r w:rsidRPr="00BE3AC8">
        <w:rPr>
          <w:b/>
        </w:rPr>
        <w:t xml:space="preserve"> file format</w:t>
      </w:r>
    </w:p>
    <w:p w14:paraId="7D53EA71" w14:textId="77777777" w:rsidR="003E5BA3" w:rsidRPr="00BE3AC8" w:rsidRDefault="003E5BA3" w:rsidP="003E5BA3">
      <w:r w:rsidRPr="00BE3AC8">
        <w:t xml:space="preserve">The </w:t>
      </w:r>
      <w:proofErr w:type="spellStart"/>
      <w:r w:rsidRPr="00BE3AC8">
        <w:t>users.conf</w:t>
      </w:r>
      <w:proofErr w:type="spellEnd"/>
      <w:r w:rsidRPr="00BE3AC8">
        <w:t xml:space="preserve"> file contains the definition of the users known to the system in </w:t>
      </w:r>
      <w:r w:rsidR="009C1ED6" w:rsidRPr="00BE3AC8">
        <w:t>user/password</w:t>
      </w:r>
      <w:r w:rsidRPr="00BE3AC8">
        <w:t xml:space="preserve"> authentication mode. The format of the </w:t>
      </w:r>
      <w:proofErr w:type="spellStart"/>
      <w:r w:rsidRPr="00BE3AC8">
        <w:t>users.conf</w:t>
      </w:r>
      <w:proofErr w:type="spellEnd"/>
      <w:r w:rsidRPr="00BE3AC8">
        <w:t xml:space="preserve"> file is very simple: it contains a list of the available users followed by their passwords as shown on the figure below.</w:t>
      </w:r>
    </w:p>
    <w:p w14:paraId="1755E5CB" w14:textId="77777777" w:rsidR="003E5BA3" w:rsidRPr="00BE3AC8" w:rsidRDefault="00BE523A" w:rsidP="003E5BA3">
      <w:pPr>
        <w:keepNext/>
        <w:jc w:val="center"/>
      </w:pPr>
      <w:r w:rsidRPr="00BE3AC8">
        <w:object w:dxaOrig="8580" w:dyaOrig="3079" w14:anchorId="189568D8">
          <v:shape id="_x0000_i1026" type="#_x0000_t75" style="width:424pt;height:152pt" o:ole="">
            <v:imagedata r:id="rId38" o:title=""/>
          </v:shape>
          <o:OLEObject Type="Embed" ProgID="Visio.Drawing.11" ShapeID="_x0000_i1026" DrawAspect="Content" ObjectID="_1287727123" r:id="rId39"/>
        </w:object>
      </w:r>
    </w:p>
    <w:p w14:paraId="555D5039" w14:textId="6536F488" w:rsidR="003E5BA3" w:rsidRPr="00BE3AC8" w:rsidRDefault="003E5BA3" w:rsidP="002435ED">
      <w:pPr>
        <w:pStyle w:val="Epgrafe"/>
      </w:pPr>
      <w:bookmarkStart w:id="550" w:name="_Toc339574988"/>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24</w:t>
      </w:r>
      <w:r w:rsidR="00E524FD" w:rsidRPr="00BE3AC8">
        <w:rPr>
          <w:noProof/>
        </w:rPr>
        <w:fldChar w:fldCharType="end"/>
      </w:r>
      <w:r w:rsidRPr="00BE3AC8">
        <w:t>.</w:t>
      </w:r>
      <w:proofErr w:type="gramEnd"/>
      <w:r w:rsidRPr="00BE3AC8">
        <w:t xml:space="preserve"> </w:t>
      </w:r>
      <w:proofErr w:type="spellStart"/>
      <w:proofErr w:type="gramStart"/>
      <w:r w:rsidRPr="00BE3AC8">
        <w:t>users.conf</w:t>
      </w:r>
      <w:proofErr w:type="spellEnd"/>
      <w:proofErr w:type="gramEnd"/>
      <w:r w:rsidRPr="00BE3AC8">
        <w:t xml:space="preserve"> file format</w:t>
      </w:r>
      <w:bookmarkEnd w:id="550"/>
    </w:p>
    <w:p w14:paraId="77DB6C60" w14:textId="77777777" w:rsidR="00324555" w:rsidRPr="00BE3AC8" w:rsidRDefault="00324555" w:rsidP="003E5BA3">
      <w:pPr>
        <w:rPr>
          <w:b/>
        </w:rPr>
      </w:pPr>
    </w:p>
    <w:p w14:paraId="37D99EA1" w14:textId="77777777" w:rsidR="003E5BA3" w:rsidRPr="00BE3AC8" w:rsidRDefault="003E5BA3" w:rsidP="003E5BA3">
      <w:proofErr w:type="spellStart"/>
      <w:proofErr w:type="gramStart"/>
      <w:r w:rsidRPr="00BE3AC8">
        <w:rPr>
          <w:b/>
        </w:rPr>
        <w:t>groups.conf</w:t>
      </w:r>
      <w:proofErr w:type="spellEnd"/>
      <w:proofErr w:type="gramEnd"/>
      <w:r w:rsidRPr="00BE3AC8">
        <w:rPr>
          <w:b/>
        </w:rPr>
        <w:t xml:space="preserve"> file format</w:t>
      </w:r>
    </w:p>
    <w:p w14:paraId="32A754CA" w14:textId="77777777" w:rsidR="003E5BA3" w:rsidRPr="00BE3AC8" w:rsidRDefault="003E5BA3" w:rsidP="003E5BA3">
      <w:r w:rsidRPr="00BE3AC8">
        <w:t xml:space="preserve">The </w:t>
      </w:r>
      <w:proofErr w:type="spellStart"/>
      <w:r w:rsidRPr="00BE3AC8">
        <w:t>groups.conf</w:t>
      </w:r>
      <w:proofErr w:type="spellEnd"/>
      <w:r w:rsidRPr="00BE3AC8">
        <w:t xml:space="preserve"> file contains all the groups k</w:t>
      </w:r>
      <w:r w:rsidR="009C1ED6" w:rsidRPr="00BE3AC8">
        <w:t>nown to the Plastic system in user/password</w:t>
      </w:r>
      <w:r w:rsidRPr="00BE3AC8">
        <w:t xml:space="preserve"> mode. The file is a list of the groups</w:t>
      </w:r>
      <w:r w:rsidR="00A81733" w:rsidRPr="00BE3AC8">
        <w:t>,</w:t>
      </w:r>
      <w:r w:rsidRPr="00BE3AC8">
        <w:t xml:space="preserve"> each one followed by the names of the users or groups it contains. Check the following figure for details.</w:t>
      </w:r>
    </w:p>
    <w:p w14:paraId="586C9C1A" w14:textId="2ADCE27B" w:rsidR="003E5BA3" w:rsidRPr="00BE3AC8" w:rsidRDefault="00EA7ADF" w:rsidP="003E5BA3">
      <w:pPr>
        <w:keepNext/>
        <w:jc w:val="center"/>
      </w:pPr>
      <w:r>
        <w:rPr>
          <w:noProof/>
          <w:lang w:val="es-ES"/>
        </w:rPr>
        <w:drawing>
          <wp:inline distT="0" distB="0" distL="0" distR="0" wp14:anchorId="36E3DF31" wp14:editId="444BCBF9">
            <wp:extent cx="4980305" cy="120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0305" cy="1206500"/>
                    </a:xfrm>
                    <a:prstGeom prst="rect">
                      <a:avLst/>
                    </a:prstGeom>
                    <a:noFill/>
                    <a:ln>
                      <a:noFill/>
                    </a:ln>
                  </pic:spPr>
                </pic:pic>
              </a:graphicData>
            </a:graphic>
          </wp:inline>
        </w:drawing>
      </w:r>
    </w:p>
    <w:p w14:paraId="59AD7FAA" w14:textId="0850017E" w:rsidR="003E5BA3" w:rsidRPr="00BE3AC8" w:rsidRDefault="003E5BA3" w:rsidP="002435ED">
      <w:pPr>
        <w:pStyle w:val="Epgrafe"/>
      </w:pPr>
      <w:bookmarkStart w:id="551" w:name="_Toc339574989"/>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25</w:t>
      </w:r>
      <w:r w:rsidR="00E524FD" w:rsidRPr="00BE3AC8">
        <w:rPr>
          <w:noProof/>
        </w:rPr>
        <w:fldChar w:fldCharType="end"/>
      </w:r>
      <w:r w:rsidRPr="00BE3AC8">
        <w:t>.</w:t>
      </w:r>
      <w:proofErr w:type="gramEnd"/>
      <w:r w:rsidRPr="00BE3AC8">
        <w:t xml:space="preserve"> </w:t>
      </w:r>
      <w:proofErr w:type="spellStart"/>
      <w:proofErr w:type="gramStart"/>
      <w:r w:rsidRPr="00BE3AC8">
        <w:t>groups.conf</w:t>
      </w:r>
      <w:proofErr w:type="spellEnd"/>
      <w:proofErr w:type="gramEnd"/>
      <w:r w:rsidRPr="00BE3AC8">
        <w:t xml:space="preserve"> file format</w:t>
      </w:r>
      <w:bookmarkEnd w:id="551"/>
    </w:p>
    <w:p w14:paraId="70077E03" w14:textId="77777777" w:rsidR="00324555" w:rsidRPr="00BE3AC8" w:rsidRDefault="00324555" w:rsidP="003E5BA3">
      <w:pPr>
        <w:rPr>
          <w:b/>
        </w:rPr>
      </w:pPr>
    </w:p>
    <w:p w14:paraId="6A7A3073" w14:textId="77777777" w:rsidR="003E5BA3" w:rsidRPr="00BE3AC8" w:rsidRDefault="003E5BA3" w:rsidP="003E5BA3">
      <w:pPr>
        <w:rPr>
          <w:b/>
        </w:rPr>
      </w:pPr>
      <w:r w:rsidRPr="00BE3AC8">
        <w:rPr>
          <w:b/>
        </w:rPr>
        <w:t xml:space="preserve">Setting server’s UP working mode modifying </w:t>
      </w:r>
      <w:proofErr w:type="spellStart"/>
      <w:r w:rsidRPr="00BE3AC8">
        <w:rPr>
          <w:b/>
        </w:rPr>
        <w:t>server.conf</w:t>
      </w:r>
      <w:proofErr w:type="spellEnd"/>
    </w:p>
    <w:p w14:paraId="6CA19340" w14:textId="77777777" w:rsidR="003E5BA3" w:rsidRPr="00BE3AC8" w:rsidRDefault="003E5BA3" w:rsidP="003E5BA3">
      <w:r w:rsidRPr="00BE3AC8">
        <w:t xml:space="preserve">After the server’s working mode is set, it will be stored on the configuration file named </w:t>
      </w:r>
      <w:proofErr w:type="spellStart"/>
      <w:r w:rsidRPr="00BE3AC8">
        <w:t>server.conf</w:t>
      </w:r>
      <w:proofErr w:type="spellEnd"/>
      <w:r w:rsidRPr="00BE3AC8">
        <w:t>.</w:t>
      </w:r>
    </w:p>
    <w:p w14:paraId="0D9AF889" w14:textId="77777777" w:rsidR="003E5BA3" w:rsidRPr="00BE3AC8" w:rsidRDefault="003E5BA3" w:rsidP="003E5BA3">
      <w:r w:rsidRPr="00BE3AC8">
        <w:t xml:space="preserve">The </w:t>
      </w:r>
      <w:proofErr w:type="spellStart"/>
      <w:r w:rsidRPr="00BE3AC8">
        <w:t>server.conf</w:t>
      </w:r>
      <w:proofErr w:type="spellEnd"/>
      <w:r w:rsidRPr="00BE3AC8">
        <w:t xml:space="preserve"> file can be manually modified to choose a different authentication mode. To set the </w:t>
      </w:r>
      <w:r w:rsidR="00BE3AC8">
        <w:t>user</w:t>
      </w:r>
      <w:proofErr w:type="gramStart"/>
      <w:r w:rsidR="00BE3AC8">
        <w:t>/password</w:t>
      </w:r>
      <w:r w:rsidRPr="00BE3AC8">
        <w:t xml:space="preserve"> working</w:t>
      </w:r>
      <w:proofErr w:type="gramEnd"/>
      <w:r w:rsidRPr="00BE3AC8">
        <w:t xml:space="preserve"> mode</w:t>
      </w:r>
      <w:r w:rsidR="00BE3AC8">
        <w:t>,</w:t>
      </w:r>
      <w:r w:rsidRPr="00BE3AC8">
        <w:t xml:space="preserve"> use the </w:t>
      </w:r>
      <w:proofErr w:type="spellStart"/>
      <w:r w:rsidRPr="00BE3AC8">
        <w:rPr>
          <w:i/>
        </w:rPr>
        <w:t>workingmode</w:t>
      </w:r>
      <w:proofErr w:type="spellEnd"/>
      <w:r w:rsidRPr="00BE3AC8">
        <w:t xml:space="preserve"> value specified in the figure below.</w:t>
      </w:r>
    </w:p>
    <w:p w14:paraId="0D3D6408" w14:textId="7FAFDA6F" w:rsidR="003E5BA3" w:rsidRPr="00BE3AC8" w:rsidRDefault="00EA7ADF" w:rsidP="003E5BA3">
      <w:pPr>
        <w:keepNext/>
        <w:jc w:val="center"/>
      </w:pPr>
      <w:r>
        <w:rPr>
          <w:noProof/>
          <w:lang w:val="es-ES"/>
        </w:rPr>
        <w:drawing>
          <wp:inline distT="0" distB="0" distL="0" distR="0" wp14:anchorId="5EF62188" wp14:editId="68437A18">
            <wp:extent cx="4542790" cy="135191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90" cy="1351915"/>
                    </a:xfrm>
                    <a:prstGeom prst="rect">
                      <a:avLst/>
                    </a:prstGeom>
                    <a:noFill/>
                    <a:ln>
                      <a:noFill/>
                    </a:ln>
                  </pic:spPr>
                </pic:pic>
              </a:graphicData>
            </a:graphic>
          </wp:inline>
        </w:drawing>
      </w:r>
    </w:p>
    <w:p w14:paraId="07334C98" w14:textId="0055EA76" w:rsidR="003E5BA3" w:rsidRPr="00BE3AC8" w:rsidRDefault="003E5BA3" w:rsidP="002435ED">
      <w:pPr>
        <w:pStyle w:val="Epgrafe"/>
        <w:rPr>
          <w:i/>
        </w:rPr>
      </w:pPr>
      <w:bookmarkStart w:id="552" w:name="_Toc339574990"/>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26</w:t>
      </w:r>
      <w:r w:rsidR="00E524FD" w:rsidRPr="00BE3AC8">
        <w:rPr>
          <w:noProof/>
        </w:rPr>
        <w:fldChar w:fldCharType="end"/>
      </w:r>
      <w:r w:rsidRPr="00BE3AC8">
        <w:t>.</w:t>
      </w:r>
      <w:proofErr w:type="gramEnd"/>
      <w:r w:rsidRPr="00BE3AC8">
        <w:t xml:space="preserve"> </w:t>
      </w:r>
      <w:proofErr w:type="spellStart"/>
      <w:proofErr w:type="gramStart"/>
      <w:r w:rsidRPr="00BE3AC8">
        <w:t>server.conf</w:t>
      </w:r>
      <w:proofErr w:type="spellEnd"/>
      <w:proofErr w:type="gramEnd"/>
      <w:r w:rsidRPr="00BE3AC8">
        <w:t xml:space="preserve"> contains </w:t>
      </w:r>
      <w:proofErr w:type="spellStart"/>
      <w:r w:rsidRPr="00BE3AC8">
        <w:rPr>
          <w:i/>
        </w:rPr>
        <w:t>WorkingMode</w:t>
      </w:r>
      <w:bookmarkEnd w:id="552"/>
      <w:proofErr w:type="spellEnd"/>
    </w:p>
    <w:p w14:paraId="560E13D9" w14:textId="77777777" w:rsidR="00324555" w:rsidRPr="00BE3AC8" w:rsidRDefault="00AF79C8" w:rsidP="003E5BA3">
      <w:pPr>
        <w:rPr>
          <w:b/>
        </w:rPr>
      </w:pPr>
      <w:r w:rsidRPr="00BE3AC8">
        <w:rPr>
          <w:b/>
        </w:rPr>
        <w:br w:type="page"/>
      </w:r>
      <w:r w:rsidR="003E5BA3" w:rsidRPr="00BE3AC8">
        <w:rPr>
          <w:b/>
        </w:rPr>
        <w:lastRenderedPageBreak/>
        <w:t>U</w:t>
      </w:r>
      <w:r w:rsidR="00324555" w:rsidRPr="00BE3AC8">
        <w:rPr>
          <w:b/>
        </w:rPr>
        <w:t>ser/</w:t>
      </w:r>
      <w:r w:rsidR="003E5BA3" w:rsidRPr="00BE3AC8">
        <w:rPr>
          <w:b/>
        </w:rPr>
        <w:t>P</w:t>
      </w:r>
      <w:r w:rsidR="00324555" w:rsidRPr="00BE3AC8">
        <w:rPr>
          <w:b/>
        </w:rPr>
        <w:t>assword</w:t>
      </w:r>
      <w:r w:rsidR="003E5BA3" w:rsidRPr="00BE3AC8">
        <w:rPr>
          <w:b/>
        </w:rPr>
        <w:t xml:space="preserve"> mode common questions</w:t>
      </w:r>
    </w:p>
    <w:tbl>
      <w:tblPr>
        <w:tblW w:w="0" w:type="auto"/>
        <w:jc w:val="center"/>
        <w:tblCellMar>
          <w:left w:w="0" w:type="dxa"/>
          <w:right w:w="0" w:type="dxa"/>
        </w:tblCellMar>
        <w:tblLook w:val="04A0" w:firstRow="1" w:lastRow="0" w:firstColumn="1" w:lastColumn="0" w:noHBand="0" w:noVBand="1"/>
      </w:tblPr>
      <w:tblGrid>
        <w:gridCol w:w="2628"/>
        <w:gridCol w:w="5732"/>
      </w:tblGrid>
      <w:tr w:rsidR="003E5BA3" w:rsidRPr="00BE3AC8" w14:paraId="1590D573" w14:textId="77777777" w:rsidTr="00CC0D50">
        <w:trPr>
          <w:cantSplit/>
          <w:trHeight w:val="1063"/>
          <w:jc w:val="center"/>
        </w:trPr>
        <w:tc>
          <w:tcPr>
            <w:tcW w:w="2628" w:type="dxa"/>
            <w:tcBorders>
              <w:top w:val="single" w:sz="8" w:space="0" w:color="FF9966"/>
              <w:left w:val="nil"/>
              <w:bottom w:val="single" w:sz="8" w:space="0" w:color="FF9966"/>
              <w:right w:val="single" w:sz="8" w:space="0" w:color="FF9966"/>
            </w:tcBorders>
            <w:tcMar>
              <w:top w:w="170" w:type="dxa"/>
              <w:left w:w="170" w:type="dxa"/>
              <w:bottom w:w="170" w:type="dxa"/>
              <w:right w:w="170" w:type="dxa"/>
            </w:tcMar>
            <w:vAlign w:val="center"/>
          </w:tcPr>
          <w:p w14:paraId="751C413F" w14:textId="77777777" w:rsidR="003E5BA3" w:rsidRPr="00BE3AC8" w:rsidRDefault="003E5BA3" w:rsidP="00B113E4">
            <w:r w:rsidRPr="00BE3AC8">
              <w:t xml:space="preserve">How does the Server build the list of users? </w:t>
            </w:r>
          </w:p>
        </w:tc>
        <w:tc>
          <w:tcPr>
            <w:tcW w:w="5732" w:type="dxa"/>
            <w:tcBorders>
              <w:top w:val="single" w:sz="8" w:space="0" w:color="FF9966"/>
              <w:left w:val="nil"/>
              <w:bottom w:val="single" w:sz="8" w:space="0" w:color="FF9966"/>
              <w:right w:val="nil"/>
            </w:tcBorders>
            <w:tcMar>
              <w:top w:w="170" w:type="dxa"/>
              <w:left w:w="170" w:type="dxa"/>
              <w:bottom w:w="170" w:type="dxa"/>
              <w:right w:w="170" w:type="dxa"/>
            </w:tcMar>
            <w:vAlign w:val="center"/>
          </w:tcPr>
          <w:p w14:paraId="580010C9" w14:textId="77777777" w:rsidR="003E5BA3" w:rsidRPr="00BE3AC8" w:rsidRDefault="003E5BA3" w:rsidP="00B113E4">
            <w:r w:rsidRPr="00BE3AC8">
              <w:t xml:space="preserve">It retrieves the list of users´ names from the </w:t>
            </w:r>
            <w:proofErr w:type="spellStart"/>
            <w:r w:rsidRPr="00BE3AC8">
              <w:t>users.conf</w:t>
            </w:r>
            <w:proofErr w:type="spellEnd"/>
            <w:r w:rsidRPr="00BE3AC8">
              <w:t xml:space="preserve"> and the </w:t>
            </w:r>
            <w:proofErr w:type="spellStart"/>
            <w:r w:rsidRPr="00BE3AC8">
              <w:t>groups.conf</w:t>
            </w:r>
            <w:proofErr w:type="spellEnd"/>
            <w:r w:rsidRPr="00BE3AC8">
              <w:t xml:space="preserve"> files on the server folder.</w:t>
            </w:r>
          </w:p>
        </w:tc>
      </w:tr>
      <w:tr w:rsidR="003E5BA3" w:rsidRPr="00BE3AC8" w14:paraId="6655AA09" w14:textId="77777777" w:rsidTr="00AF79C8">
        <w:trPr>
          <w:cantSplit/>
          <w:jc w:val="center"/>
        </w:trPr>
        <w:tc>
          <w:tcPr>
            <w:tcW w:w="2628" w:type="dxa"/>
            <w:tcBorders>
              <w:top w:val="nil"/>
              <w:left w:val="nil"/>
              <w:bottom w:val="single" w:sz="8" w:space="0" w:color="FF9966"/>
              <w:right w:val="single" w:sz="8" w:space="0" w:color="FF9966"/>
            </w:tcBorders>
            <w:tcMar>
              <w:top w:w="170" w:type="dxa"/>
              <w:left w:w="170" w:type="dxa"/>
              <w:bottom w:w="170" w:type="dxa"/>
              <w:right w:w="170" w:type="dxa"/>
            </w:tcMar>
            <w:vAlign w:val="center"/>
          </w:tcPr>
          <w:p w14:paraId="70595BDD" w14:textId="77777777" w:rsidR="003E5BA3" w:rsidRPr="00BE3AC8" w:rsidRDefault="003E5BA3" w:rsidP="00B113E4">
            <w:r w:rsidRPr="00BE3AC8">
              <w:t>What does the authentication contain?</w:t>
            </w:r>
          </w:p>
        </w:tc>
        <w:tc>
          <w:tcPr>
            <w:tcW w:w="5732" w:type="dxa"/>
            <w:tcBorders>
              <w:top w:val="nil"/>
              <w:left w:val="nil"/>
              <w:bottom w:val="single" w:sz="8" w:space="0" w:color="FF9966"/>
              <w:right w:val="nil"/>
            </w:tcBorders>
            <w:tcMar>
              <w:top w:w="170" w:type="dxa"/>
              <w:left w:w="170" w:type="dxa"/>
              <w:bottom w:w="170" w:type="dxa"/>
              <w:right w:w="170" w:type="dxa"/>
            </w:tcMar>
            <w:vAlign w:val="center"/>
          </w:tcPr>
          <w:p w14:paraId="2F262B3E" w14:textId="77777777" w:rsidR="003E5BA3" w:rsidRPr="00BE3AC8" w:rsidRDefault="003E5BA3" w:rsidP="00B113E4">
            <w:pPr>
              <w:keepNext/>
            </w:pPr>
            <w:r w:rsidRPr="00BE3AC8">
              <w:t>It contains the username and the encoded password.</w:t>
            </w:r>
          </w:p>
        </w:tc>
      </w:tr>
    </w:tbl>
    <w:p w14:paraId="7F69042A" w14:textId="77777777" w:rsidR="00324555" w:rsidRPr="00BE3AC8" w:rsidRDefault="00324555" w:rsidP="00FD1786"/>
    <w:p w14:paraId="7AD1CAD9" w14:textId="77777777" w:rsidR="005925DB" w:rsidRPr="00BE3AC8" w:rsidRDefault="00FD1786" w:rsidP="00FD1786">
      <w:r w:rsidRPr="00BE3AC8">
        <w:t>This is the tr</w:t>
      </w:r>
      <w:r w:rsidR="005925DB" w:rsidRPr="00BE3AC8">
        <w:t xml:space="preserve">aditional authentication </w:t>
      </w:r>
      <w:r w:rsidR="0007469E" w:rsidRPr="00BE3AC8">
        <w:t>method;</w:t>
      </w:r>
      <w:r w:rsidR="005925DB" w:rsidRPr="00BE3AC8">
        <w:t xml:space="preserve"> it allows Plastic SCM users to define </w:t>
      </w:r>
      <w:r w:rsidR="0007469E" w:rsidRPr="00BE3AC8">
        <w:t>their</w:t>
      </w:r>
      <w:r w:rsidR="005925DB" w:rsidRPr="00BE3AC8">
        <w:t xml:space="preserve"> own users and groups on the Plastic server. This way Plastic </w:t>
      </w:r>
      <w:r w:rsidR="004E67CC" w:rsidRPr="00BE3AC8">
        <w:t>can work</w:t>
      </w:r>
      <w:r w:rsidR="005925DB" w:rsidRPr="00BE3AC8">
        <w:t xml:space="preserve"> with an autonomo</w:t>
      </w:r>
      <w:r w:rsidR="0007469E" w:rsidRPr="00BE3AC8">
        <w:t>us security mechanism, which could be the best option</w:t>
      </w:r>
      <w:r w:rsidR="005925DB" w:rsidRPr="00BE3AC8">
        <w:t xml:space="preserve"> for many organizations </w:t>
      </w:r>
      <w:r w:rsidR="009C1ED6" w:rsidRPr="00BE3AC8">
        <w:t>that</w:t>
      </w:r>
      <w:r w:rsidR="005925DB" w:rsidRPr="00BE3AC8">
        <w:t xml:space="preserve"> don't rely on systems like LDAP or Active Directory.</w:t>
      </w:r>
    </w:p>
    <w:p w14:paraId="5D5FCFF4" w14:textId="77777777" w:rsidR="00FD1786" w:rsidRPr="00BE3AC8" w:rsidRDefault="00FD1786" w:rsidP="00FD1786">
      <w:r w:rsidRPr="00BE3AC8">
        <w:t>The server keeps a list of the users and each user defines his password. It also keeps groups as well as the relation between users and groups.</w:t>
      </w:r>
      <w:r w:rsidR="0007469E" w:rsidRPr="00BE3AC8">
        <w:t xml:space="preserve"> </w:t>
      </w:r>
      <w:r w:rsidRPr="00BE3AC8">
        <w:t xml:space="preserve">Each client sets a user and a password in order to have access to the server, the user must exist on the server and the password must be the same one. </w:t>
      </w:r>
    </w:p>
    <w:p w14:paraId="3FB9BDD9" w14:textId="77777777" w:rsidR="00FD1786" w:rsidRPr="00BE3AC8" w:rsidRDefault="00FD1786" w:rsidP="00FD1786">
      <w:r w:rsidRPr="00BE3AC8">
        <w:t xml:space="preserve">The list of users and groups is defined by two configuration files located </w:t>
      </w:r>
      <w:r w:rsidR="003826E8" w:rsidRPr="00BE3AC8">
        <w:t>i</w:t>
      </w:r>
      <w:r w:rsidRPr="00BE3AC8">
        <w:t xml:space="preserve">n the server folder. </w:t>
      </w:r>
    </w:p>
    <w:p w14:paraId="53B5117C" w14:textId="77777777" w:rsidR="00FD1786" w:rsidRPr="00BE3AC8" w:rsidRDefault="00FD1786" w:rsidP="00FD1786">
      <w:r w:rsidRPr="00BE3AC8">
        <w:t>There are two tools used to manage users and groups, these tools can be found on the server’s installation directory:</w:t>
      </w:r>
    </w:p>
    <w:p w14:paraId="646CB236" w14:textId="77777777" w:rsidR="00FD1786" w:rsidRPr="00BE3AC8" w:rsidRDefault="00FD1786" w:rsidP="00FD1786">
      <w:proofErr w:type="spellStart"/>
      <w:proofErr w:type="gramStart"/>
      <w:r w:rsidRPr="00BE3AC8">
        <w:rPr>
          <w:b/>
        </w:rPr>
        <w:t>umtool</w:t>
      </w:r>
      <w:proofErr w:type="spellEnd"/>
      <w:proofErr w:type="gramEnd"/>
      <w:r w:rsidRPr="00BE3AC8">
        <w:t xml:space="preserve"> (command line tool)</w:t>
      </w:r>
    </w:p>
    <w:p w14:paraId="38FDBE99" w14:textId="77777777" w:rsidR="00FD1786" w:rsidRPr="00BE3AC8" w:rsidRDefault="00FD1786" w:rsidP="00FD1786">
      <w:proofErr w:type="spellStart"/>
      <w:proofErr w:type="gramStart"/>
      <w:r w:rsidRPr="00BE3AC8">
        <w:rPr>
          <w:b/>
        </w:rPr>
        <w:t>umtoolgui</w:t>
      </w:r>
      <w:proofErr w:type="spellEnd"/>
      <w:proofErr w:type="gramEnd"/>
      <w:r w:rsidRPr="00BE3AC8">
        <w:t xml:space="preserve"> (Graphic User Interface tool)</w:t>
      </w:r>
    </w:p>
    <w:p w14:paraId="7985CC85" w14:textId="77777777" w:rsidR="007935ED" w:rsidRPr="00BE3AC8" w:rsidRDefault="007935ED" w:rsidP="007935ED">
      <w:pPr>
        <w:pStyle w:val="Ttulo2"/>
        <w:rPr>
          <w:lang w:val="en-US"/>
        </w:rPr>
      </w:pPr>
      <w:bookmarkStart w:id="553" w:name="_Toc183511405"/>
      <w:bookmarkStart w:id="554" w:name="_Toc339574940"/>
      <w:bookmarkStart w:id="555" w:name="_Toc159063532"/>
      <w:bookmarkStart w:id="556" w:name="_Toc124569951"/>
      <w:bookmarkEnd w:id="541"/>
      <w:r w:rsidRPr="00BE3AC8">
        <w:rPr>
          <w:lang w:val="en-US"/>
        </w:rPr>
        <w:t>Server startup</w:t>
      </w:r>
      <w:bookmarkEnd w:id="553"/>
      <w:bookmarkEnd w:id="554"/>
    </w:p>
    <w:p w14:paraId="1D03FB76" w14:textId="77777777" w:rsidR="007935ED" w:rsidRPr="00BE3AC8" w:rsidRDefault="007935ED" w:rsidP="007935ED">
      <w:r w:rsidRPr="00BE3AC8">
        <w:t>Plastic</w:t>
      </w:r>
      <w:r w:rsidR="00FB5799" w:rsidRPr="00BE3AC8">
        <w:t xml:space="preserve"> </w:t>
      </w:r>
      <w:r w:rsidRPr="00BE3AC8">
        <w:t>SCM server sta</w:t>
      </w:r>
      <w:r w:rsidR="00555235" w:rsidRPr="00BE3AC8">
        <w:t>rts automatically on server boot</w:t>
      </w:r>
      <w:r w:rsidRPr="00BE3AC8">
        <w:t xml:space="preserve"> and after </w:t>
      </w:r>
      <w:r w:rsidR="00A61684" w:rsidRPr="00BE3AC8">
        <w:t xml:space="preserve">the </w:t>
      </w:r>
      <w:r w:rsidRPr="00BE3AC8">
        <w:t>installation process is finished, but it can be sto</w:t>
      </w:r>
      <w:r w:rsidR="007D42C3" w:rsidRPr="00BE3AC8">
        <w:t>p</w:t>
      </w:r>
      <w:r w:rsidRPr="00BE3AC8">
        <w:t xml:space="preserve">ped, started, or restarted manually. </w:t>
      </w:r>
    </w:p>
    <w:p w14:paraId="3CD29C22" w14:textId="77777777" w:rsidR="007935ED" w:rsidRPr="00BE3AC8" w:rsidRDefault="007935ED" w:rsidP="007935ED">
      <w:pPr>
        <w:pStyle w:val="Ttulo3"/>
        <w:keepNext/>
        <w:spacing w:before="360" w:after="240"/>
        <w:rPr>
          <w:lang w:val="en-US"/>
        </w:rPr>
      </w:pPr>
      <w:bookmarkStart w:id="557" w:name="_Toc183511406"/>
      <w:bookmarkStart w:id="558" w:name="_Toc339574941"/>
      <w:r w:rsidRPr="00BE3AC8">
        <w:rPr>
          <w:lang w:val="en-US"/>
        </w:rPr>
        <w:t>Windows Systems</w:t>
      </w:r>
      <w:bookmarkEnd w:id="557"/>
      <w:bookmarkEnd w:id="558"/>
    </w:p>
    <w:p w14:paraId="76BC9C04" w14:textId="77777777" w:rsidR="007935ED" w:rsidRPr="00BE3AC8" w:rsidRDefault="008A6036" w:rsidP="007935ED">
      <w:r w:rsidRPr="00BE3AC8">
        <w:t>To start and stop the P</w:t>
      </w:r>
      <w:r w:rsidR="007935ED" w:rsidRPr="00BE3AC8">
        <w:t>lastic</w:t>
      </w:r>
      <w:r w:rsidR="00FB5799" w:rsidRPr="00BE3AC8">
        <w:t xml:space="preserve"> </w:t>
      </w:r>
      <w:r w:rsidR="007935ED" w:rsidRPr="00BE3AC8">
        <w:t>SCM s</w:t>
      </w:r>
      <w:r w:rsidRPr="00BE3AC8">
        <w:t xml:space="preserve">ervice on </w:t>
      </w:r>
      <w:r w:rsidR="007935ED" w:rsidRPr="00BE3AC8">
        <w:t xml:space="preserve">Windows Systems, you can open the Windows Service Manager. </w:t>
      </w:r>
      <w:r w:rsidRPr="00BE3AC8">
        <w:t>Go to</w:t>
      </w:r>
      <w:r w:rsidR="007935ED" w:rsidRPr="00BE3AC8">
        <w:t xml:space="preserve"> Control Panel</w:t>
      </w:r>
      <w:r w:rsidRPr="00BE3AC8">
        <w:t xml:space="preserve"> </w:t>
      </w:r>
      <w:r w:rsidR="00A61684" w:rsidRPr="00BE3AC8">
        <w:sym w:font="Wingdings" w:char="F0E0"/>
      </w:r>
      <w:r w:rsidR="007935ED" w:rsidRPr="00BE3AC8">
        <w:t xml:space="preserve"> Administrative Tools</w:t>
      </w:r>
      <w:r w:rsidRPr="00BE3AC8">
        <w:t xml:space="preserve"> </w:t>
      </w:r>
      <w:r w:rsidR="00B53BB7" w:rsidRPr="00BE3AC8">
        <w:sym w:font="Wingdings" w:char="F0E0"/>
      </w:r>
      <w:r w:rsidR="007935ED" w:rsidRPr="00BE3AC8">
        <w:t xml:space="preserve"> Services. There you will find </w:t>
      </w:r>
      <w:r w:rsidRPr="00BE3AC8">
        <w:t xml:space="preserve">the </w:t>
      </w:r>
      <w:r w:rsidR="007935ED" w:rsidRPr="00BE3AC8">
        <w:t>Plastic</w:t>
      </w:r>
      <w:r w:rsidR="00FB5799" w:rsidRPr="00BE3AC8">
        <w:t xml:space="preserve"> </w:t>
      </w:r>
      <w:r w:rsidR="007935ED" w:rsidRPr="00BE3AC8">
        <w:t>SCM service in the list</w:t>
      </w:r>
      <w:r w:rsidR="00B53BB7" w:rsidRPr="00BE3AC8">
        <w:t>. See</w:t>
      </w:r>
      <w:r w:rsidRPr="00BE3AC8">
        <w:t xml:space="preserve"> </w:t>
      </w:r>
      <w:r w:rsidR="00E524FD" w:rsidRPr="00BE3AC8">
        <w:fldChar w:fldCharType="begin"/>
      </w:r>
      <w:r w:rsidR="007258A2" w:rsidRPr="00BE3AC8">
        <w:instrText xml:space="preserve"> REF _Ref187829261 \h </w:instrText>
      </w:r>
      <w:r w:rsidR="00E524FD" w:rsidRPr="00BE3AC8">
        <w:fldChar w:fldCharType="separate"/>
      </w:r>
      <w:r w:rsidR="00BE3AC8" w:rsidRPr="00BE3AC8">
        <w:t xml:space="preserve">Figure </w:t>
      </w:r>
      <w:r w:rsidR="00BE3AC8" w:rsidRPr="00BE3AC8">
        <w:rPr>
          <w:noProof/>
        </w:rPr>
        <w:t>18</w:t>
      </w:r>
      <w:r w:rsidR="00E524FD" w:rsidRPr="00BE3AC8">
        <w:fldChar w:fldCharType="end"/>
      </w:r>
      <w:r w:rsidR="00B53BB7" w:rsidRPr="00BE3AC8">
        <w:t>.</w:t>
      </w:r>
    </w:p>
    <w:p w14:paraId="3CBA3339" w14:textId="77777777" w:rsidR="00B53BB7" w:rsidRPr="00BE3AC8" w:rsidRDefault="00EE5272" w:rsidP="007935ED">
      <w:r w:rsidRPr="00BE3AC8">
        <w:t>Alternative</w:t>
      </w:r>
      <w:r w:rsidR="00B53BB7" w:rsidRPr="00BE3AC8">
        <w:t>ly you can go to START</w:t>
      </w:r>
      <w:r w:rsidR="007258A2" w:rsidRPr="00BE3AC8">
        <w:t xml:space="preserve"> </w:t>
      </w:r>
      <w:r w:rsidR="00B53BB7" w:rsidRPr="00BE3AC8">
        <w:sym w:font="Wingdings" w:char="F0E0"/>
      </w:r>
      <w:r w:rsidR="007258A2" w:rsidRPr="00BE3AC8">
        <w:t xml:space="preserve"> </w:t>
      </w:r>
      <w:r w:rsidR="00B53BB7" w:rsidRPr="00BE3AC8">
        <w:t xml:space="preserve">RUN and type: </w:t>
      </w:r>
      <w:proofErr w:type="spellStart"/>
      <w:r w:rsidR="00B53BB7" w:rsidRPr="00BE3AC8">
        <w:t>services.msc</w:t>
      </w:r>
      <w:proofErr w:type="spellEnd"/>
      <w:r w:rsidR="00B53BB7" w:rsidRPr="00BE3AC8">
        <w:t xml:space="preserve"> to open the windows services window.</w:t>
      </w:r>
    </w:p>
    <w:p w14:paraId="4E4BEF97" w14:textId="77777777" w:rsidR="007935ED" w:rsidRPr="00BE3AC8" w:rsidRDefault="0072413D" w:rsidP="007935ED">
      <w:pPr>
        <w:keepNext/>
        <w:jc w:val="center"/>
      </w:pPr>
      <w:r w:rsidRPr="00BE3AC8">
        <w:rPr>
          <w:noProof/>
          <w:lang w:val="es-ES"/>
        </w:rPr>
        <w:lastRenderedPageBreak/>
        <w:drawing>
          <wp:inline distT="0" distB="0" distL="0" distR="0" wp14:anchorId="23714A3B" wp14:editId="4C397B85">
            <wp:extent cx="4764543" cy="34977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4886" cy="3497980"/>
                    </a:xfrm>
                    <a:prstGeom prst="rect">
                      <a:avLst/>
                    </a:prstGeom>
                    <a:noFill/>
                    <a:ln>
                      <a:noFill/>
                    </a:ln>
                  </pic:spPr>
                </pic:pic>
              </a:graphicData>
            </a:graphic>
          </wp:inline>
        </w:drawing>
      </w:r>
    </w:p>
    <w:p w14:paraId="5233648C" w14:textId="7B10605E" w:rsidR="007935ED" w:rsidRPr="00BE3AC8" w:rsidRDefault="008A6036" w:rsidP="002435ED">
      <w:pPr>
        <w:pStyle w:val="Epgrafe"/>
      </w:pPr>
      <w:bookmarkStart w:id="559" w:name="_Ref262416440"/>
      <w:r w:rsidRPr="00BE3AC8">
        <w:t xml:space="preserve"> </w:t>
      </w:r>
      <w:bookmarkStart w:id="560" w:name="_Ref187829261"/>
      <w:bookmarkStart w:id="561" w:name="_Toc339574991"/>
      <w:proofErr w:type="gramStart"/>
      <w:r w:rsidR="007935ED"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27</w:t>
      </w:r>
      <w:r w:rsidR="00E524FD" w:rsidRPr="00BE3AC8">
        <w:rPr>
          <w:noProof/>
        </w:rPr>
        <w:fldChar w:fldCharType="end"/>
      </w:r>
      <w:bookmarkEnd w:id="560"/>
      <w:r w:rsidR="009B20E8" w:rsidRPr="00BE3AC8">
        <w:t>.</w:t>
      </w:r>
      <w:proofErr w:type="gramEnd"/>
      <w:r w:rsidR="007935ED" w:rsidRPr="00BE3AC8">
        <w:t xml:space="preserve"> Managing Plastic</w:t>
      </w:r>
      <w:r w:rsidR="00FB5799" w:rsidRPr="00BE3AC8">
        <w:t xml:space="preserve"> </w:t>
      </w:r>
      <w:r w:rsidR="007935ED" w:rsidRPr="00BE3AC8">
        <w:t>SCM server service</w:t>
      </w:r>
      <w:bookmarkEnd w:id="559"/>
      <w:bookmarkEnd w:id="561"/>
    </w:p>
    <w:p w14:paraId="18A52FE5" w14:textId="77777777" w:rsidR="007258A2" w:rsidRPr="00BE3AC8" w:rsidRDefault="007258A2" w:rsidP="007258A2">
      <w:r w:rsidRPr="00BE3AC8">
        <w:t>You can use the start and stop actions available to normal services from the Service</w:t>
      </w:r>
      <w:r w:rsidR="00D35179" w:rsidRPr="00BE3AC8">
        <w:t>s</w:t>
      </w:r>
      <w:r w:rsidRPr="00BE3AC8">
        <w:t xml:space="preserve"> console. </w:t>
      </w:r>
    </w:p>
    <w:p w14:paraId="142B2049" w14:textId="77777777" w:rsidR="007935ED" w:rsidRPr="00BE3AC8" w:rsidRDefault="007935ED" w:rsidP="007935ED">
      <w:pPr>
        <w:pStyle w:val="Ttulo3"/>
        <w:keepNext/>
        <w:spacing w:before="360" w:after="240"/>
        <w:rPr>
          <w:lang w:val="en-US"/>
        </w:rPr>
      </w:pPr>
      <w:bookmarkStart w:id="562" w:name="_Toc183511407"/>
      <w:bookmarkStart w:id="563" w:name="_Toc339574942"/>
      <w:r w:rsidRPr="00BE3AC8">
        <w:rPr>
          <w:lang w:val="en-US"/>
        </w:rPr>
        <w:t>Linux Systems</w:t>
      </w:r>
      <w:bookmarkEnd w:id="562"/>
      <w:bookmarkEnd w:id="563"/>
    </w:p>
    <w:p w14:paraId="55825DEB" w14:textId="77777777" w:rsidR="007935ED" w:rsidRPr="00BE3AC8" w:rsidRDefault="00306308" w:rsidP="007935ED">
      <w:r w:rsidRPr="00BE3AC8">
        <w:t>T</w:t>
      </w:r>
      <w:r w:rsidR="007258A2" w:rsidRPr="00BE3AC8">
        <w:t xml:space="preserve">o start </w:t>
      </w:r>
      <w:r w:rsidR="00D35179" w:rsidRPr="00BE3AC8">
        <w:t>and stop the</w:t>
      </w:r>
      <w:r w:rsidR="007935ED" w:rsidRPr="00BE3AC8">
        <w:t xml:space="preserve"> Plastic</w:t>
      </w:r>
      <w:r w:rsidR="00FB5799" w:rsidRPr="00BE3AC8">
        <w:t xml:space="preserve"> </w:t>
      </w:r>
      <w:r w:rsidR="007935ED" w:rsidRPr="00BE3AC8">
        <w:t xml:space="preserve">SCM </w:t>
      </w:r>
      <w:r w:rsidR="00D35179" w:rsidRPr="00BE3AC8">
        <w:t>service on</w:t>
      </w:r>
      <w:r w:rsidR="007935ED" w:rsidRPr="00BE3AC8">
        <w:t xml:space="preserve"> </w:t>
      </w:r>
      <w:r w:rsidR="0003798F" w:rsidRPr="00BE3AC8">
        <w:t>Linux</w:t>
      </w:r>
      <w:r w:rsidR="007935ED" w:rsidRPr="00BE3AC8">
        <w:t xml:space="preserve"> Systems, you can use </w:t>
      </w:r>
      <w:r w:rsidR="00D35179" w:rsidRPr="00BE3AC8">
        <w:t xml:space="preserve">the </w:t>
      </w:r>
      <w:proofErr w:type="spellStart"/>
      <w:r w:rsidR="007935ED" w:rsidRPr="00BE3AC8">
        <w:rPr>
          <w:i/>
        </w:rPr>
        <w:t>plastic</w:t>
      </w:r>
      <w:r w:rsidR="007D42C3" w:rsidRPr="00BE3AC8">
        <w:rPr>
          <w:i/>
        </w:rPr>
        <w:t>s</w:t>
      </w:r>
      <w:r w:rsidR="007935ED" w:rsidRPr="00BE3AC8">
        <w:rPr>
          <w:i/>
        </w:rPr>
        <w:t>d</w:t>
      </w:r>
      <w:proofErr w:type="spellEnd"/>
      <w:r w:rsidR="007935ED" w:rsidRPr="00BE3AC8">
        <w:rPr>
          <w:i/>
        </w:rPr>
        <w:t xml:space="preserve"> </w:t>
      </w:r>
      <w:r w:rsidR="007935ED" w:rsidRPr="00BE3AC8">
        <w:t>script. This script is located in the server installation directory (</w:t>
      </w:r>
      <w:r w:rsidR="007935ED" w:rsidRPr="00BE3AC8">
        <w:rPr>
          <w:i/>
        </w:rPr>
        <w:t>/opt/</w:t>
      </w:r>
      <w:proofErr w:type="spellStart"/>
      <w:r w:rsidR="007935ED" w:rsidRPr="00BE3AC8">
        <w:rPr>
          <w:i/>
        </w:rPr>
        <w:t>PlasticSCM</w:t>
      </w:r>
      <w:proofErr w:type="spellEnd"/>
      <w:r w:rsidR="007935ED" w:rsidRPr="00BE3AC8">
        <w:rPr>
          <w:i/>
        </w:rPr>
        <w:t xml:space="preserve">/server </w:t>
      </w:r>
      <w:r w:rsidR="007935ED" w:rsidRPr="00BE3AC8">
        <w:t xml:space="preserve">by default). </w:t>
      </w:r>
      <w:r w:rsidR="00D35179" w:rsidRPr="00BE3AC8">
        <w:t xml:space="preserve">A script </w:t>
      </w:r>
      <w:proofErr w:type="spellStart"/>
      <w:r w:rsidR="00D35179" w:rsidRPr="00BE3AC8">
        <w:t>plasticd</w:t>
      </w:r>
      <w:proofErr w:type="spellEnd"/>
      <w:r w:rsidR="00D35179" w:rsidRPr="00BE3AC8">
        <w:t xml:space="preserve"> is also installed on the /</w:t>
      </w:r>
      <w:proofErr w:type="spellStart"/>
      <w:r w:rsidR="00D35179" w:rsidRPr="00BE3AC8">
        <w:t>etc</w:t>
      </w:r>
      <w:proofErr w:type="spellEnd"/>
      <w:r w:rsidR="00D35179" w:rsidRPr="00BE3AC8">
        <w:t>/</w:t>
      </w:r>
      <w:proofErr w:type="spellStart"/>
      <w:r w:rsidR="00D35179" w:rsidRPr="00BE3AC8">
        <w:t>init.d</w:t>
      </w:r>
      <w:proofErr w:type="spellEnd"/>
      <w:r w:rsidR="00D35179" w:rsidRPr="00BE3AC8">
        <w:t xml:space="preserve"> directory to help with automatic start on system boot. </w:t>
      </w:r>
      <w:r w:rsidR="007935ED" w:rsidRPr="00BE3AC8">
        <w:t xml:space="preserve">On </w:t>
      </w:r>
      <w:proofErr w:type="spellStart"/>
      <w:r w:rsidR="007935ED" w:rsidRPr="00BE3AC8">
        <w:t>RedHat</w:t>
      </w:r>
      <w:proofErr w:type="spellEnd"/>
      <w:r w:rsidR="007935ED" w:rsidRPr="00BE3AC8">
        <w:t xml:space="preserve"> based</w:t>
      </w:r>
      <w:r w:rsidR="00D35179" w:rsidRPr="00BE3AC8">
        <w:t xml:space="preserve"> systems you can use the program</w:t>
      </w:r>
      <w:r w:rsidR="007935ED" w:rsidRPr="00BE3AC8">
        <w:t xml:space="preserve"> </w:t>
      </w:r>
      <w:r w:rsidR="007935ED" w:rsidRPr="00BE3AC8">
        <w:rPr>
          <w:i/>
        </w:rPr>
        <w:t xml:space="preserve">service </w:t>
      </w:r>
      <w:proofErr w:type="spellStart"/>
      <w:r w:rsidR="007935ED" w:rsidRPr="00BE3AC8">
        <w:rPr>
          <w:i/>
        </w:rPr>
        <w:t>plastic</w:t>
      </w:r>
      <w:r w:rsidR="007D42C3" w:rsidRPr="00BE3AC8">
        <w:rPr>
          <w:i/>
        </w:rPr>
        <w:t>s</w:t>
      </w:r>
      <w:r w:rsidR="007935ED" w:rsidRPr="00BE3AC8">
        <w:rPr>
          <w:i/>
        </w:rPr>
        <w:t>d</w:t>
      </w:r>
      <w:proofErr w:type="spellEnd"/>
      <w:r w:rsidR="007935ED" w:rsidRPr="00BE3AC8">
        <w:rPr>
          <w:i/>
        </w:rPr>
        <w:t xml:space="preserve"> &lt;options&gt;</w:t>
      </w:r>
      <w:r w:rsidR="007935ED" w:rsidRPr="00BE3AC8">
        <w:t>. This script has the following options:</w:t>
      </w:r>
    </w:p>
    <w:p w14:paraId="0559F291" w14:textId="77777777" w:rsidR="007935ED" w:rsidRPr="00BE3AC8" w:rsidRDefault="007935ED" w:rsidP="007935ED">
      <w:pPr>
        <w:pStyle w:val="code"/>
        <w:rPr>
          <w:lang w:val="en-US"/>
        </w:rPr>
      </w:pPr>
      <w:proofErr w:type="gramStart"/>
      <w:r w:rsidRPr="00BE3AC8">
        <w:rPr>
          <w:lang w:val="en-US"/>
        </w:rPr>
        <w:t>./</w:t>
      </w:r>
      <w:proofErr w:type="spellStart"/>
      <w:proofErr w:type="gramEnd"/>
      <w:r w:rsidRPr="00BE3AC8">
        <w:rPr>
          <w:lang w:val="en-US"/>
        </w:rPr>
        <w:t>plastic</w:t>
      </w:r>
      <w:r w:rsidR="007D42C3" w:rsidRPr="00BE3AC8">
        <w:rPr>
          <w:lang w:val="en-US"/>
        </w:rPr>
        <w:t>s</w:t>
      </w:r>
      <w:r w:rsidRPr="00BE3AC8">
        <w:rPr>
          <w:lang w:val="en-US"/>
        </w:rPr>
        <w:t>d</w:t>
      </w:r>
      <w:proofErr w:type="spellEnd"/>
      <w:r w:rsidRPr="00BE3AC8">
        <w:rPr>
          <w:lang w:val="en-US"/>
        </w:rPr>
        <w:t xml:space="preserve"> {start | stop | restart</w:t>
      </w:r>
      <w:r w:rsidR="00C87826" w:rsidRPr="00BE3AC8">
        <w:rPr>
          <w:lang w:val="en-US"/>
        </w:rPr>
        <w:t xml:space="preserve"> | status</w:t>
      </w:r>
      <w:r w:rsidRPr="00BE3AC8">
        <w:rPr>
          <w:lang w:val="en-US"/>
        </w:rPr>
        <w:t>}</w:t>
      </w:r>
    </w:p>
    <w:p w14:paraId="66BB5142" w14:textId="77777777" w:rsidR="007935ED" w:rsidRPr="00BE3AC8" w:rsidRDefault="007935ED" w:rsidP="007935ED">
      <w:r w:rsidRPr="00BE3AC8">
        <w:t xml:space="preserve">Once the Plastic SCM server is started, a </w:t>
      </w:r>
      <w:r w:rsidRPr="00BE3AC8">
        <w:rPr>
          <w:i/>
        </w:rPr>
        <w:t>default</w:t>
      </w:r>
      <w:r w:rsidRPr="00BE3AC8">
        <w:t xml:space="preserve"> repository will be created, to ease the initial system usage.</w:t>
      </w:r>
    </w:p>
    <w:p w14:paraId="3B292DBD" w14:textId="77777777" w:rsidR="00C87826" w:rsidRPr="00BE3AC8" w:rsidRDefault="00C87826" w:rsidP="007935ED">
      <w:r w:rsidRPr="00BE3AC8">
        <w:t>To</w:t>
      </w:r>
      <w:r w:rsidR="007935ED" w:rsidRPr="00BE3AC8">
        <w:t xml:space="preserve"> check whether the server is up and running</w:t>
      </w:r>
      <w:r w:rsidRPr="00BE3AC8">
        <w:t>, simplest way:</w:t>
      </w:r>
    </w:p>
    <w:p w14:paraId="35CC808E" w14:textId="77777777" w:rsidR="00C87826" w:rsidRPr="00BE3AC8" w:rsidRDefault="00C87826" w:rsidP="00C87826">
      <w:pPr>
        <w:pStyle w:val="code"/>
        <w:rPr>
          <w:lang w:val="en-US"/>
        </w:rPr>
      </w:pPr>
      <w:r w:rsidRPr="00BE3AC8">
        <w:rPr>
          <w:lang w:val="en-US"/>
        </w:rPr>
        <w:t>/</w:t>
      </w:r>
      <w:proofErr w:type="spellStart"/>
      <w:r w:rsidRPr="00BE3AC8">
        <w:rPr>
          <w:lang w:val="en-US"/>
        </w:rPr>
        <w:t>etc</w:t>
      </w:r>
      <w:proofErr w:type="spellEnd"/>
      <w:r w:rsidRPr="00BE3AC8">
        <w:rPr>
          <w:lang w:val="en-US"/>
        </w:rPr>
        <w:t>/</w:t>
      </w:r>
      <w:proofErr w:type="spellStart"/>
      <w:r w:rsidRPr="00BE3AC8">
        <w:rPr>
          <w:lang w:val="en-US"/>
        </w:rPr>
        <w:t>init.d</w:t>
      </w:r>
      <w:proofErr w:type="spellEnd"/>
      <w:r w:rsidRPr="00BE3AC8">
        <w:rPr>
          <w:lang w:val="en-US"/>
        </w:rPr>
        <w:t>/</w:t>
      </w:r>
      <w:proofErr w:type="spellStart"/>
      <w:r w:rsidRPr="00BE3AC8">
        <w:rPr>
          <w:lang w:val="en-US"/>
        </w:rPr>
        <w:t>plasticsd</w:t>
      </w:r>
      <w:proofErr w:type="spellEnd"/>
      <w:r w:rsidRPr="00BE3AC8">
        <w:rPr>
          <w:lang w:val="en-US"/>
        </w:rPr>
        <w:t xml:space="preserve"> status</w:t>
      </w:r>
    </w:p>
    <w:p w14:paraId="016C99B6" w14:textId="77777777" w:rsidR="00C87826" w:rsidRPr="00BE3AC8" w:rsidRDefault="00C87826" w:rsidP="00C87826">
      <w:pPr>
        <w:pStyle w:val="code"/>
        <w:rPr>
          <w:lang w:val="en-US"/>
        </w:rPr>
      </w:pPr>
      <w:proofErr w:type="spellStart"/>
      <w:r w:rsidRPr="00BE3AC8">
        <w:rPr>
          <w:lang w:val="en-US"/>
        </w:rPr>
        <w:t>PlasticSCM</w:t>
      </w:r>
      <w:proofErr w:type="spellEnd"/>
      <w:r w:rsidRPr="00BE3AC8">
        <w:rPr>
          <w:lang w:val="en-US"/>
        </w:rPr>
        <w:t xml:space="preserve"> server is started (PID </w:t>
      </w:r>
      <w:proofErr w:type="spellStart"/>
      <w:r w:rsidRPr="00BE3AC8">
        <w:rPr>
          <w:lang w:val="en-US"/>
        </w:rPr>
        <w:t>xxxx</w:t>
      </w:r>
      <w:proofErr w:type="spellEnd"/>
      <w:r w:rsidRPr="00BE3AC8">
        <w:rPr>
          <w:lang w:val="en-US"/>
        </w:rPr>
        <w:t>)</w:t>
      </w:r>
    </w:p>
    <w:p w14:paraId="3E519197" w14:textId="77777777" w:rsidR="00C87826" w:rsidRPr="00BE3AC8" w:rsidRDefault="00C87826" w:rsidP="007935ED">
      <w:r w:rsidRPr="00BE3AC8">
        <w:t xml:space="preserve">PID </w:t>
      </w:r>
      <w:proofErr w:type="spellStart"/>
      <w:r w:rsidRPr="00BE3AC8">
        <w:t>xxxx</w:t>
      </w:r>
      <w:proofErr w:type="spellEnd"/>
      <w:r w:rsidRPr="00BE3AC8">
        <w:t xml:space="preserve"> is the running process ID of the server.</w:t>
      </w:r>
    </w:p>
    <w:p w14:paraId="5A4B29B8" w14:textId="77777777" w:rsidR="007935ED" w:rsidRPr="00BE3AC8" w:rsidRDefault="00BE66CC" w:rsidP="007935ED">
      <w:r w:rsidRPr="00BE3AC8">
        <w:t xml:space="preserve">Another way to check the server status is by </w:t>
      </w:r>
      <w:r w:rsidR="007935ED" w:rsidRPr="00BE3AC8">
        <w:t>looking at the repository list. Follow the next steps:</w:t>
      </w:r>
    </w:p>
    <w:p w14:paraId="108C5150" w14:textId="77777777" w:rsidR="00555235" w:rsidRPr="00BE3AC8" w:rsidRDefault="007935ED" w:rsidP="007935ED">
      <w:r w:rsidRPr="00BE3AC8">
        <w:t xml:space="preserve">Open a </w:t>
      </w:r>
      <w:r w:rsidR="003E02B9" w:rsidRPr="00BE3AC8">
        <w:t>console</w:t>
      </w:r>
      <w:r w:rsidR="00555235" w:rsidRPr="00BE3AC8">
        <w:t xml:space="preserve"> and t</w:t>
      </w:r>
      <w:r w:rsidRPr="00BE3AC8">
        <w:t xml:space="preserve">ype: </w:t>
      </w:r>
    </w:p>
    <w:p w14:paraId="721818E4" w14:textId="77777777" w:rsidR="00555235" w:rsidRPr="00BE3AC8" w:rsidRDefault="007935ED" w:rsidP="00555235">
      <w:pPr>
        <w:pStyle w:val="code"/>
        <w:rPr>
          <w:lang w:val="en-US"/>
        </w:rPr>
      </w:pPr>
      <w:r w:rsidRPr="00BE3AC8">
        <w:rPr>
          <w:lang w:val="en-US"/>
        </w:rPr>
        <w:lastRenderedPageBreak/>
        <w:t xml:space="preserve">cm </w:t>
      </w:r>
      <w:proofErr w:type="spellStart"/>
      <w:r w:rsidRPr="00BE3AC8">
        <w:rPr>
          <w:lang w:val="en-US"/>
        </w:rPr>
        <w:t>lrep</w:t>
      </w:r>
      <w:proofErr w:type="spellEnd"/>
      <w:r w:rsidRPr="00BE3AC8">
        <w:rPr>
          <w:lang w:val="en-US"/>
        </w:rPr>
        <w:t xml:space="preserve"> </w:t>
      </w:r>
      <w:proofErr w:type="spellStart"/>
      <w:r w:rsidRPr="00BE3AC8">
        <w:rPr>
          <w:lang w:val="en-US"/>
        </w:rPr>
        <w:t>servername</w:t>
      </w:r>
      <w:proofErr w:type="gramStart"/>
      <w:r w:rsidRPr="00BE3AC8">
        <w:rPr>
          <w:lang w:val="en-US"/>
        </w:rPr>
        <w:t>:</w:t>
      </w:r>
      <w:r w:rsidR="00BE66CC" w:rsidRPr="00BE3AC8">
        <w:rPr>
          <w:lang w:val="en-US"/>
        </w:rPr>
        <w:t>port</w:t>
      </w:r>
      <w:proofErr w:type="spellEnd"/>
      <w:proofErr w:type="gramEnd"/>
      <w:r w:rsidR="00BE66CC" w:rsidRPr="00BE3AC8">
        <w:rPr>
          <w:lang w:val="en-US"/>
        </w:rPr>
        <w:t xml:space="preserve"> </w:t>
      </w:r>
    </w:p>
    <w:p w14:paraId="217FD0D3" w14:textId="77777777" w:rsidR="007935ED" w:rsidRPr="00BE3AC8" w:rsidRDefault="00555235" w:rsidP="007935ED">
      <w:r w:rsidRPr="00BE3AC8">
        <w:t xml:space="preserve">It </w:t>
      </w:r>
      <w:r w:rsidR="007935ED" w:rsidRPr="00BE3AC8">
        <w:t xml:space="preserve">will list all the repositories on server </w:t>
      </w:r>
      <w:proofErr w:type="spellStart"/>
      <w:r w:rsidR="007935ED" w:rsidRPr="00BE3AC8">
        <w:rPr>
          <w:i/>
        </w:rPr>
        <w:t>servername</w:t>
      </w:r>
      <w:proofErr w:type="gramStart"/>
      <w:r w:rsidR="007935ED" w:rsidRPr="00BE3AC8">
        <w:rPr>
          <w:i/>
        </w:rPr>
        <w:t>:</w:t>
      </w:r>
      <w:r w:rsidR="00BE66CC" w:rsidRPr="00BE3AC8">
        <w:rPr>
          <w:i/>
        </w:rPr>
        <w:t>port</w:t>
      </w:r>
      <w:proofErr w:type="spellEnd"/>
      <w:proofErr w:type="gramEnd"/>
      <w:r w:rsidR="007935ED" w:rsidRPr="00BE3AC8">
        <w:t>.</w:t>
      </w:r>
    </w:p>
    <w:p w14:paraId="3F7AFB01" w14:textId="77777777" w:rsidR="00273609" w:rsidRPr="00BE3AC8" w:rsidRDefault="00273609" w:rsidP="00273609">
      <w:pPr>
        <w:pStyle w:val="Ttulo2"/>
        <w:rPr>
          <w:lang w:val="en-US"/>
        </w:rPr>
      </w:pPr>
      <w:bookmarkStart w:id="564" w:name="_Toc339574943"/>
      <w:r w:rsidRPr="00BE3AC8">
        <w:rPr>
          <w:lang w:val="en-US"/>
        </w:rPr>
        <w:t>Client configuration</w:t>
      </w:r>
      <w:bookmarkEnd w:id="555"/>
      <w:bookmarkEnd w:id="564"/>
    </w:p>
    <w:p w14:paraId="6BFC32B9" w14:textId="77777777" w:rsidR="00273609" w:rsidRPr="00BE3AC8" w:rsidRDefault="00273609" w:rsidP="00273609">
      <w:r w:rsidRPr="00BE3AC8">
        <w:t xml:space="preserve">Each time a new client is installed on a developer machine, it </w:t>
      </w:r>
      <w:r w:rsidR="001D00D5" w:rsidRPr="00BE3AC8">
        <w:t>must</w:t>
      </w:r>
      <w:r w:rsidRPr="00BE3AC8">
        <w:t xml:space="preserve"> be configured </w:t>
      </w:r>
      <w:r w:rsidR="00555235" w:rsidRPr="00BE3AC8">
        <w:t xml:space="preserve">to </w:t>
      </w:r>
      <w:r w:rsidR="009D0A0B" w:rsidRPr="00BE3AC8">
        <w:t>en</w:t>
      </w:r>
      <w:r w:rsidR="00555235" w:rsidRPr="00BE3AC8">
        <w:t xml:space="preserve">able </w:t>
      </w:r>
      <w:r w:rsidR="009D0A0B" w:rsidRPr="00BE3AC8">
        <w:t xml:space="preserve">it </w:t>
      </w:r>
      <w:r w:rsidR="00555235" w:rsidRPr="00BE3AC8">
        <w:t xml:space="preserve">to connect to a Plastic SCM server. This can be easily done using the client configuration wizard. The steps in the wizard are </w:t>
      </w:r>
      <w:r w:rsidR="009D0A0B" w:rsidRPr="00BE3AC8">
        <w:t xml:space="preserve">explained </w:t>
      </w:r>
      <w:r w:rsidR="00555235" w:rsidRPr="00BE3AC8">
        <w:t xml:space="preserve">below.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3210"/>
        <w:gridCol w:w="5231"/>
      </w:tblGrid>
      <w:tr w:rsidR="00273609" w:rsidRPr="00BE3AC8" w14:paraId="4682B862" w14:textId="77777777" w:rsidTr="003E2AF8">
        <w:trPr>
          <w:jc w:val="center"/>
        </w:trPr>
        <w:tc>
          <w:tcPr>
            <w:tcW w:w="3210" w:type="dxa"/>
          </w:tcPr>
          <w:p w14:paraId="4532C97C" w14:textId="77777777" w:rsidR="00273609" w:rsidRPr="00BE3AC8" w:rsidRDefault="00273609" w:rsidP="007A0790">
            <w:pPr>
              <w:jc w:val="left"/>
            </w:pPr>
            <w:r w:rsidRPr="00BE3AC8">
              <w:t>Client configuration welcome screen.</w:t>
            </w:r>
          </w:p>
        </w:tc>
        <w:tc>
          <w:tcPr>
            <w:tcW w:w="5231" w:type="dxa"/>
          </w:tcPr>
          <w:p w14:paraId="486871A3" w14:textId="77777777" w:rsidR="00273609" w:rsidRPr="00BE3AC8" w:rsidRDefault="00865289" w:rsidP="007A0790">
            <w:pPr>
              <w:jc w:val="center"/>
            </w:pPr>
            <w:r w:rsidRPr="00BE3AC8">
              <w:rPr>
                <w:noProof/>
                <w:lang w:val="es-ES"/>
              </w:rPr>
              <w:drawing>
                <wp:inline distT="0" distB="0" distL="0" distR="0" wp14:anchorId="54447F19" wp14:editId="62CCBD7E">
                  <wp:extent cx="2888069" cy="1920573"/>
                  <wp:effectExtent l="0" t="0" r="0" b="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8069" cy="1920573"/>
                          </a:xfrm>
                          <a:prstGeom prst="rect">
                            <a:avLst/>
                          </a:prstGeom>
                          <a:noFill/>
                          <a:ln>
                            <a:noFill/>
                          </a:ln>
                        </pic:spPr>
                      </pic:pic>
                    </a:graphicData>
                  </a:graphic>
                </wp:inline>
              </w:drawing>
            </w:r>
          </w:p>
          <w:p w14:paraId="69DC6104" w14:textId="3E4DFC7F" w:rsidR="00273609" w:rsidRPr="00BE3AC8" w:rsidRDefault="00273609" w:rsidP="002435ED">
            <w:pPr>
              <w:pStyle w:val="Epgrafe"/>
            </w:pPr>
            <w:bookmarkStart w:id="565" w:name="_Toc159063566"/>
            <w:bookmarkStart w:id="566" w:name="_Toc33957499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28</w:t>
            </w:r>
            <w:r w:rsidR="00E524FD" w:rsidRPr="00BE3AC8">
              <w:rPr>
                <w:noProof/>
              </w:rPr>
              <w:fldChar w:fldCharType="end"/>
            </w:r>
            <w:r w:rsidRPr="00BE3AC8">
              <w:t>. Client configuration welcome screen</w:t>
            </w:r>
            <w:bookmarkEnd w:id="565"/>
            <w:bookmarkEnd w:id="566"/>
          </w:p>
        </w:tc>
      </w:tr>
      <w:tr w:rsidR="00273609" w:rsidRPr="00BE3AC8" w14:paraId="48AF44C8" w14:textId="77777777" w:rsidTr="003E2AF8">
        <w:trPr>
          <w:jc w:val="center"/>
        </w:trPr>
        <w:tc>
          <w:tcPr>
            <w:tcW w:w="3210" w:type="dxa"/>
          </w:tcPr>
          <w:p w14:paraId="1FE870F4" w14:textId="77777777" w:rsidR="00273609" w:rsidRPr="00BE3AC8" w:rsidRDefault="00273609" w:rsidP="007A0790">
            <w:pPr>
              <w:jc w:val="left"/>
            </w:pPr>
            <w:r w:rsidRPr="00BE3AC8">
              <w:t>Language selection.</w:t>
            </w:r>
          </w:p>
        </w:tc>
        <w:tc>
          <w:tcPr>
            <w:tcW w:w="5231" w:type="dxa"/>
          </w:tcPr>
          <w:p w14:paraId="334202F4" w14:textId="77777777" w:rsidR="00273609" w:rsidRPr="00BE3AC8" w:rsidRDefault="00865289" w:rsidP="007A0790">
            <w:pPr>
              <w:jc w:val="center"/>
            </w:pPr>
            <w:r w:rsidRPr="00BE3AC8">
              <w:rPr>
                <w:noProof/>
                <w:lang w:val="es-ES"/>
              </w:rPr>
              <w:drawing>
                <wp:inline distT="0" distB="0" distL="0" distR="0" wp14:anchorId="638E7BB0" wp14:editId="6C2C04DF">
                  <wp:extent cx="2766907" cy="1825512"/>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6907" cy="1825512"/>
                          </a:xfrm>
                          <a:prstGeom prst="rect">
                            <a:avLst/>
                          </a:prstGeom>
                          <a:noFill/>
                          <a:ln>
                            <a:noFill/>
                          </a:ln>
                        </pic:spPr>
                      </pic:pic>
                    </a:graphicData>
                  </a:graphic>
                </wp:inline>
              </w:drawing>
            </w:r>
          </w:p>
          <w:p w14:paraId="06781AF8" w14:textId="50DC7039" w:rsidR="00273609" w:rsidRPr="00BE3AC8" w:rsidRDefault="00273609" w:rsidP="002435ED">
            <w:pPr>
              <w:pStyle w:val="Epgrafe"/>
            </w:pPr>
            <w:bookmarkStart w:id="567" w:name="_Toc159063567"/>
            <w:bookmarkStart w:id="568" w:name="_Toc33957499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29</w:t>
            </w:r>
            <w:r w:rsidR="00E524FD" w:rsidRPr="00BE3AC8">
              <w:rPr>
                <w:noProof/>
              </w:rPr>
              <w:fldChar w:fldCharType="end"/>
            </w:r>
            <w:r w:rsidRPr="00BE3AC8">
              <w:t>. Client configuration language selection</w:t>
            </w:r>
            <w:bookmarkEnd w:id="567"/>
            <w:bookmarkEnd w:id="568"/>
          </w:p>
        </w:tc>
      </w:tr>
      <w:tr w:rsidR="001C6918" w:rsidRPr="00BE3AC8" w14:paraId="32EFBC5C" w14:textId="77777777" w:rsidTr="003E2AF8">
        <w:trPr>
          <w:jc w:val="center"/>
        </w:trPr>
        <w:tc>
          <w:tcPr>
            <w:tcW w:w="3210" w:type="dxa"/>
          </w:tcPr>
          <w:p w14:paraId="06EE7856" w14:textId="77777777" w:rsidR="00D57D2E" w:rsidRPr="00BE3AC8" w:rsidRDefault="001C6918" w:rsidP="001F0794">
            <w:pPr>
              <w:jc w:val="left"/>
            </w:pPr>
            <w:r w:rsidRPr="00BE3AC8">
              <w:lastRenderedPageBreak/>
              <w:t>Fill in the host name or IP address of the Plastic SCM server</w:t>
            </w:r>
          </w:p>
          <w:p w14:paraId="058B4041" w14:textId="77777777" w:rsidR="001C6918" w:rsidRPr="00BE3AC8" w:rsidRDefault="00D57D2E" w:rsidP="001F0794">
            <w:pPr>
              <w:jc w:val="left"/>
            </w:pPr>
            <w:r w:rsidRPr="00BE3AC8">
              <w:t xml:space="preserve">Optionally you can use a proxy server. </w:t>
            </w:r>
          </w:p>
          <w:p w14:paraId="4A2CBC41" w14:textId="77777777" w:rsidR="00C205F8" w:rsidRPr="00BE3AC8" w:rsidRDefault="00C205F8" w:rsidP="001F0794">
            <w:pPr>
              <w:jc w:val="left"/>
            </w:pPr>
            <w:r w:rsidRPr="00BE3AC8">
              <w:t xml:space="preserve">For more information regarding Plastic SCM proxy server see chapter </w:t>
            </w:r>
            <w:r w:rsidR="00E524FD" w:rsidRPr="00BE3AC8">
              <w:fldChar w:fldCharType="begin"/>
            </w:r>
            <w:r w:rsidRPr="00BE3AC8">
              <w:instrText xml:space="preserve"> REF _Ref262635586 \r \h </w:instrText>
            </w:r>
            <w:r w:rsidR="00E524FD" w:rsidRPr="00BE3AC8">
              <w:fldChar w:fldCharType="separate"/>
            </w:r>
            <w:r w:rsidR="00BE3AC8" w:rsidRPr="00BE3AC8">
              <w:t>4</w:t>
            </w:r>
            <w:r w:rsidR="00E524FD" w:rsidRPr="00BE3AC8">
              <w:fldChar w:fldCharType="end"/>
            </w:r>
            <w:r w:rsidRPr="00BE3AC8">
              <w:t xml:space="preserve"> </w:t>
            </w:r>
            <w:r w:rsidR="00E524FD" w:rsidRPr="00BE3AC8">
              <w:fldChar w:fldCharType="begin"/>
            </w:r>
            <w:r w:rsidRPr="00BE3AC8">
              <w:instrText xml:space="preserve"> REF _Ref262635555 \h </w:instrText>
            </w:r>
            <w:r w:rsidR="00E524FD" w:rsidRPr="00BE3AC8">
              <w:fldChar w:fldCharType="separate"/>
            </w:r>
            <w:r w:rsidR="00BE3AC8" w:rsidRPr="00BE3AC8">
              <w:t>Using a proxy server</w:t>
            </w:r>
            <w:r w:rsidR="00E524FD" w:rsidRPr="00BE3AC8">
              <w:fldChar w:fldCharType="end"/>
            </w:r>
          </w:p>
          <w:p w14:paraId="313EDDC2" w14:textId="77777777" w:rsidR="00C205F8" w:rsidRPr="00BE3AC8" w:rsidRDefault="00C205F8" w:rsidP="001F0794">
            <w:pPr>
              <w:jc w:val="left"/>
            </w:pPr>
          </w:p>
          <w:p w14:paraId="53CE34A4" w14:textId="77777777" w:rsidR="001C6918" w:rsidRPr="00BE3AC8" w:rsidRDefault="001C6918" w:rsidP="00865289">
            <w:pPr>
              <w:jc w:val="left"/>
            </w:pPr>
            <w:r w:rsidRPr="00BE3AC8">
              <w:t>By default</w:t>
            </w:r>
            <w:r w:rsidR="009D0A0B" w:rsidRPr="00BE3AC8">
              <w:t>,</w:t>
            </w:r>
            <w:r w:rsidRPr="00BE3AC8">
              <w:t xml:space="preserve"> the Plastic SCM server </w:t>
            </w:r>
            <w:r w:rsidR="009D0A0B" w:rsidRPr="00BE3AC8">
              <w:t xml:space="preserve">TCP </w:t>
            </w:r>
            <w:r w:rsidRPr="00BE3AC8">
              <w:t xml:space="preserve">port </w:t>
            </w:r>
            <w:r w:rsidR="009D0A0B" w:rsidRPr="00BE3AC8">
              <w:t>is</w:t>
            </w:r>
            <w:r w:rsidRPr="00BE3AC8">
              <w:t xml:space="preserve"> 808</w:t>
            </w:r>
            <w:r w:rsidR="00865289" w:rsidRPr="00BE3AC8">
              <w:t>7</w:t>
            </w:r>
            <w:r w:rsidRPr="00BE3AC8">
              <w:t>. If it has been changed</w:t>
            </w:r>
            <w:r w:rsidR="009D0A0B" w:rsidRPr="00BE3AC8">
              <w:t xml:space="preserve"> on the server</w:t>
            </w:r>
            <w:r w:rsidRPr="00BE3AC8">
              <w:t>, set here the new port number.</w:t>
            </w:r>
          </w:p>
        </w:tc>
        <w:tc>
          <w:tcPr>
            <w:tcW w:w="5231" w:type="dxa"/>
          </w:tcPr>
          <w:p w14:paraId="28C65743" w14:textId="77777777" w:rsidR="001C6918" w:rsidRPr="00BE3AC8" w:rsidRDefault="00865289" w:rsidP="001F0794">
            <w:pPr>
              <w:jc w:val="center"/>
            </w:pPr>
            <w:r w:rsidRPr="00BE3AC8">
              <w:rPr>
                <w:noProof/>
                <w:lang w:val="es-ES"/>
              </w:rPr>
              <w:drawing>
                <wp:inline distT="0" distB="0" distL="0" distR="0" wp14:anchorId="6FC3DB77" wp14:editId="47C75932">
                  <wp:extent cx="2953976" cy="1948934"/>
                  <wp:effectExtent l="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172" cy="1949063"/>
                          </a:xfrm>
                          <a:prstGeom prst="rect">
                            <a:avLst/>
                          </a:prstGeom>
                          <a:noFill/>
                          <a:ln>
                            <a:noFill/>
                          </a:ln>
                        </pic:spPr>
                      </pic:pic>
                    </a:graphicData>
                  </a:graphic>
                </wp:inline>
              </w:drawing>
            </w:r>
          </w:p>
          <w:p w14:paraId="5C0E7D74" w14:textId="33CA1D9D" w:rsidR="001C6918" w:rsidRPr="00BE3AC8" w:rsidRDefault="001C6918" w:rsidP="002435ED">
            <w:pPr>
              <w:pStyle w:val="Epgrafe"/>
            </w:pPr>
            <w:bookmarkStart w:id="569" w:name="_Toc159063569"/>
            <w:bookmarkStart w:id="570" w:name="_Toc33957499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30</w:t>
            </w:r>
            <w:r w:rsidR="00E524FD" w:rsidRPr="00BE3AC8">
              <w:rPr>
                <w:noProof/>
              </w:rPr>
              <w:fldChar w:fldCharType="end"/>
            </w:r>
            <w:r w:rsidRPr="00BE3AC8">
              <w:t>. Workspace server selection</w:t>
            </w:r>
            <w:bookmarkEnd w:id="569"/>
            <w:bookmarkEnd w:id="570"/>
          </w:p>
        </w:tc>
      </w:tr>
      <w:tr w:rsidR="001C6918" w:rsidRPr="00BE3AC8" w14:paraId="1C9B9030" w14:textId="77777777" w:rsidTr="003E2AF8">
        <w:trPr>
          <w:jc w:val="center"/>
        </w:trPr>
        <w:tc>
          <w:tcPr>
            <w:tcW w:w="3210" w:type="dxa"/>
          </w:tcPr>
          <w:p w14:paraId="3219DA82" w14:textId="77777777" w:rsidR="001C6918" w:rsidRPr="00BE3AC8" w:rsidRDefault="00496F50" w:rsidP="007A0790">
            <w:pPr>
              <w:jc w:val="left"/>
            </w:pPr>
            <w:r w:rsidRPr="00BE3AC8">
              <w:t>Next step is to choose an authentication mechanis</w:t>
            </w:r>
            <w:r w:rsidR="00B64B48" w:rsidRPr="00BE3AC8">
              <w:t xml:space="preserve">m as used in the Plastic SCM server. </w:t>
            </w:r>
          </w:p>
          <w:p w14:paraId="24E072D6" w14:textId="77777777" w:rsidR="00B64B48" w:rsidRPr="00BE3AC8" w:rsidRDefault="00B64B48" w:rsidP="007A0790">
            <w:pPr>
              <w:jc w:val="left"/>
            </w:pPr>
          </w:p>
        </w:tc>
        <w:tc>
          <w:tcPr>
            <w:tcW w:w="5231" w:type="dxa"/>
          </w:tcPr>
          <w:p w14:paraId="51A24BC4" w14:textId="77777777" w:rsidR="001C6918" w:rsidRPr="00BE3AC8" w:rsidRDefault="00865289" w:rsidP="007A0790">
            <w:pPr>
              <w:jc w:val="center"/>
            </w:pPr>
            <w:r w:rsidRPr="00BE3AC8">
              <w:rPr>
                <w:noProof/>
                <w:lang w:val="es-ES"/>
              </w:rPr>
              <w:drawing>
                <wp:inline distT="0" distB="0" distL="0" distR="0" wp14:anchorId="45B59B78" wp14:editId="631A2F4C">
                  <wp:extent cx="2828210" cy="1870779"/>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8210" cy="1870779"/>
                          </a:xfrm>
                          <a:prstGeom prst="rect">
                            <a:avLst/>
                          </a:prstGeom>
                          <a:noFill/>
                          <a:ln>
                            <a:noFill/>
                          </a:ln>
                        </pic:spPr>
                      </pic:pic>
                    </a:graphicData>
                  </a:graphic>
                </wp:inline>
              </w:drawing>
            </w:r>
          </w:p>
          <w:p w14:paraId="5A4177BE" w14:textId="6BDEE0E1" w:rsidR="001C6918" w:rsidRPr="00BE3AC8" w:rsidRDefault="001C6918" w:rsidP="002435ED">
            <w:pPr>
              <w:pStyle w:val="Epgrafe"/>
            </w:pPr>
            <w:bookmarkStart w:id="571" w:name="_Toc159063568"/>
            <w:bookmarkStart w:id="572" w:name="_Toc33957499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31</w:t>
            </w:r>
            <w:r w:rsidR="00E524FD" w:rsidRPr="00BE3AC8">
              <w:rPr>
                <w:noProof/>
              </w:rPr>
              <w:fldChar w:fldCharType="end"/>
            </w:r>
            <w:r w:rsidRPr="00BE3AC8">
              <w:t>. Client authentication selection</w:t>
            </w:r>
            <w:bookmarkEnd w:id="571"/>
            <w:bookmarkEnd w:id="572"/>
          </w:p>
        </w:tc>
      </w:tr>
      <w:tr w:rsidR="003E2AF8" w:rsidRPr="00BE3AC8" w14:paraId="119BB79E" w14:textId="77777777" w:rsidTr="003E2AF8">
        <w:trPr>
          <w:jc w:val="center"/>
        </w:trPr>
        <w:tc>
          <w:tcPr>
            <w:tcW w:w="3210" w:type="dxa"/>
          </w:tcPr>
          <w:p w14:paraId="16F744F3" w14:textId="77777777" w:rsidR="007A5A71" w:rsidRPr="00BE3AC8" w:rsidRDefault="003E2AF8" w:rsidP="007A5A71">
            <w:pPr>
              <w:jc w:val="left"/>
            </w:pPr>
            <w:r w:rsidRPr="00BE3AC8">
              <w:t xml:space="preserve"> </w:t>
            </w:r>
            <w:r w:rsidR="007A5A71" w:rsidRPr="00BE3AC8">
              <w:t xml:space="preserve">If Active Directory integrated security was Plastic server configuration, the client can choose between that same mode or LDAP authentication. </w:t>
            </w:r>
          </w:p>
          <w:p w14:paraId="271CEB01" w14:textId="77777777" w:rsidR="003E2AF8" w:rsidRPr="00BE3AC8" w:rsidRDefault="007A5A71" w:rsidP="007A5A71">
            <w:pPr>
              <w:jc w:val="left"/>
            </w:pPr>
            <w:r w:rsidRPr="00BE3AC8">
              <w:t xml:space="preserve">For </w:t>
            </w:r>
            <w:r w:rsidR="00BE3AC8" w:rsidRPr="00BE3AC8">
              <w:t>Unix</w:t>
            </w:r>
            <w:r w:rsidRPr="00BE3AC8">
              <w:t xml:space="preserve"> clients, this is the way of connecting to an Active Directory based server.</w:t>
            </w:r>
          </w:p>
          <w:p w14:paraId="1B705F34" w14:textId="77777777" w:rsidR="007A5A71" w:rsidRPr="00BE3AC8" w:rsidRDefault="007A5A71" w:rsidP="007A5A71">
            <w:pPr>
              <w:jc w:val="left"/>
            </w:pPr>
          </w:p>
        </w:tc>
        <w:tc>
          <w:tcPr>
            <w:tcW w:w="5231" w:type="dxa"/>
          </w:tcPr>
          <w:p w14:paraId="41011F90" w14:textId="77777777" w:rsidR="003E2AF8" w:rsidRPr="00BE3AC8" w:rsidRDefault="00865289" w:rsidP="00993214">
            <w:pPr>
              <w:jc w:val="center"/>
            </w:pPr>
            <w:r w:rsidRPr="00BE3AC8">
              <w:rPr>
                <w:noProof/>
                <w:lang w:val="es-ES"/>
              </w:rPr>
              <w:drawing>
                <wp:inline distT="0" distB="0" distL="0" distR="0" wp14:anchorId="7E95553E" wp14:editId="41F4152C">
                  <wp:extent cx="2943036" cy="1951750"/>
                  <wp:effectExtent l="0" t="0" r="0" b="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036" cy="1951750"/>
                          </a:xfrm>
                          <a:prstGeom prst="rect">
                            <a:avLst/>
                          </a:prstGeom>
                          <a:noFill/>
                          <a:ln>
                            <a:noFill/>
                          </a:ln>
                        </pic:spPr>
                      </pic:pic>
                    </a:graphicData>
                  </a:graphic>
                </wp:inline>
              </w:drawing>
            </w:r>
          </w:p>
          <w:p w14:paraId="6324B0B3" w14:textId="60661790" w:rsidR="0023378A" w:rsidRPr="00BE3AC8" w:rsidRDefault="003E2AF8" w:rsidP="002435ED">
            <w:pPr>
              <w:pStyle w:val="Epgrafe"/>
              <w:rPr>
                <w:noProof/>
              </w:rPr>
            </w:pPr>
            <w:bookmarkStart w:id="573" w:name="_Toc339574996"/>
            <w:r w:rsidRPr="00BE3AC8">
              <w:t xml:space="preserve">Figure </w:t>
            </w:r>
            <w:r w:rsidR="00E524FD" w:rsidRPr="00BE3AC8">
              <w:fldChar w:fldCharType="begin"/>
            </w:r>
            <w:r w:rsidRPr="00BE3AC8">
              <w:instrText xml:space="preserve"> SEQ Figure \* ARABIC </w:instrText>
            </w:r>
            <w:r w:rsidR="00E524FD" w:rsidRPr="00BE3AC8">
              <w:fldChar w:fldCharType="separate"/>
            </w:r>
            <w:r w:rsidR="00D5633E">
              <w:rPr>
                <w:noProof/>
              </w:rPr>
              <w:t>32</w:t>
            </w:r>
            <w:r w:rsidR="00E524FD" w:rsidRPr="00BE3AC8">
              <w:fldChar w:fldCharType="end"/>
            </w:r>
            <w:r w:rsidRPr="00BE3AC8">
              <w:t>. Client AD LDAP authentication window</w:t>
            </w:r>
            <w:bookmarkEnd w:id="573"/>
          </w:p>
        </w:tc>
      </w:tr>
    </w:tbl>
    <w:p w14:paraId="1DDFF427" w14:textId="77777777" w:rsidR="00387A52" w:rsidRPr="00BE3AC8" w:rsidRDefault="00273609" w:rsidP="002435ED">
      <w:pPr>
        <w:pStyle w:val="Epgrafe"/>
      </w:pPr>
      <w:bookmarkStart w:id="574" w:name="_Toc159063552"/>
      <w:proofErr w:type="gramStart"/>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4</w:t>
      </w:r>
      <w:r w:rsidR="00E524FD" w:rsidRPr="00BE3AC8">
        <w:rPr>
          <w:noProof/>
        </w:rPr>
        <w:fldChar w:fldCharType="end"/>
      </w:r>
      <w:r w:rsidRPr="00BE3AC8">
        <w:t>.</w:t>
      </w:r>
      <w:proofErr w:type="gramEnd"/>
      <w:r w:rsidRPr="00BE3AC8">
        <w:t xml:space="preserve"> Client configuration steps</w:t>
      </w:r>
      <w:bookmarkEnd w:id="574"/>
    </w:p>
    <w:p w14:paraId="33A64825" w14:textId="77777777" w:rsidR="00387A52" w:rsidRPr="00BE3AC8" w:rsidRDefault="00387A52" w:rsidP="00387A52"/>
    <w:p w14:paraId="0D2A9454" w14:textId="77777777" w:rsidR="00387A52" w:rsidRPr="00BE3AC8" w:rsidRDefault="00387A52" w:rsidP="00387A52">
      <w:pPr>
        <w:jc w:val="left"/>
      </w:pPr>
      <w:r w:rsidRPr="00BE3AC8">
        <w:t>The client is now ready to be used and can be started from the startup menu or by typing</w:t>
      </w:r>
      <w:r w:rsidR="00FF2FC9" w:rsidRPr="00BE3AC8">
        <w:t xml:space="preserve"> </w:t>
      </w:r>
      <w:r w:rsidR="00370EA9" w:rsidRPr="00BE3AC8">
        <w:rPr>
          <w:i/>
        </w:rPr>
        <w:t>plastic</w:t>
      </w:r>
      <w:r w:rsidR="00FF2FC9" w:rsidRPr="00BE3AC8">
        <w:t xml:space="preserve"> in a command line interface window</w:t>
      </w:r>
      <w:r w:rsidR="00316D6D" w:rsidRPr="00BE3AC8">
        <w:t>.</w:t>
      </w:r>
    </w:p>
    <w:p w14:paraId="358908AC" w14:textId="77777777" w:rsidR="00387A52" w:rsidRPr="00BE3AC8" w:rsidRDefault="00387A52" w:rsidP="00387A52">
      <w:pPr>
        <w:pStyle w:val="code"/>
        <w:rPr>
          <w:lang w:val="en-US"/>
        </w:rPr>
      </w:pPr>
      <w:proofErr w:type="gramStart"/>
      <w:r w:rsidRPr="00BE3AC8">
        <w:rPr>
          <w:lang w:val="en-US"/>
        </w:rPr>
        <w:lastRenderedPageBreak/>
        <w:t>plastic</w:t>
      </w:r>
      <w:proofErr w:type="gramEnd"/>
    </w:p>
    <w:p w14:paraId="651E8420" w14:textId="77777777" w:rsidR="00273609" w:rsidRPr="00BE3AC8" w:rsidRDefault="00273609" w:rsidP="00387A52">
      <w:pPr>
        <w:jc w:val="left"/>
      </w:pPr>
    </w:p>
    <w:p w14:paraId="5EBFB111" w14:textId="77777777" w:rsidR="009C0EBC" w:rsidRPr="00BE3AC8" w:rsidRDefault="009C0EBC" w:rsidP="009C0EBC">
      <w:pPr>
        <w:pStyle w:val="Ttulo3"/>
        <w:rPr>
          <w:lang w:val="en-US"/>
        </w:rPr>
      </w:pPr>
      <w:bookmarkStart w:id="575" w:name="_Toc183511409"/>
      <w:bookmarkStart w:id="576" w:name="_Toc339574944"/>
      <w:bookmarkStart w:id="577" w:name="_Toc159063533"/>
      <w:bookmarkEnd w:id="556"/>
      <w:r w:rsidRPr="00BE3AC8">
        <w:rPr>
          <w:lang w:val="en-US"/>
        </w:rPr>
        <w:t>Merge and Differences Tools configuration</w:t>
      </w:r>
      <w:bookmarkEnd w:id="575"/>
      <w:bookmarkEnd w:id="576"/>
    </w:p>
    <w:p w14:paraId="7AF8B329" w14:textId="77777777" w:rsidR="0052202D" w:rsidRPr="00BE3AC8" w:rsidRDefault="0052202D" w:rsidP="009C0EBC">
      <w:r w:rsidRPr="00BE3AC8">
        <w:t>This section describes how to configure the Plastic SCM client to use a specific mer</w:t>
      </w:r>
      <w:r w:rsidR="00316D6D" w:rsidRPr="00BE3AC8">
        <w:t>ge</w:t>
      </w:r>
      <w:r w:rsidRPr="00BE3AC8">
        <w:t xml:space="preserve"> or diff tool for specific types of files. Note that Plastic SCM includes its own 3-way merge and diff tool, so this step is not required in the default setup. </w:t>
      </w:r>
    </w:p>
    <w:p w14:paraId="31FE31DE" w14:textId="77777777" w:rsidR="0052202D" w:rsidRPr="00BE3AC8" w:rsidRDefault="006118EA" w:rsidP="009C0EBC">
      <w:r w:rsidRPr="00BE3AC8">
        <w:t xml:space="preserve">The configuration of the merge and differences tools </w:t>
      </w:r>
      <w:r w:rsidR="00316D6D" w:rsidRPr="00BE3AC8">
        <w:t xml:space="preserve">are </w:t>
      </w:r>
      <w:r w:rsidRPr="00BE3AC8">
        <w:t xml:space="preserve">defined in the </w:t>
      </w:r>
      <w:proofErr w:type="spellStart"/>
      <w:r w:rsidRPr="00BE3AC8">
        <w:rPr>
          <w:i/>
        </w:rPr>
        <w:t>client.conf</w:t>
      </w:r>
      <w:proofErr w:type="spellEnd"/>
      <w:r w:rsidRPr="00BE3AC8">
        <w:t xml:space="preserve"> file. </w:t>
      </w:r>
      <w:r w:rsidR="0052202D" w:rsidRPr="00BE3AC8">
        <w:t>It allows specifying what</w:t>
      </w:r>
      <w:r w:rsidRPr="00BE3AC8">
        <w:t xml:space="preserve"> tool</w:t>
      </w:r>
      <w:r w:rsidR="0052202D" w:rsidRPr="00BE3AC8">
        <w:t>s have to be used for different types of files through a set of rules.</w:t>
      </w:r>
      <w:r w:rsidRPr="00BE3AC8">
        <w:t xml:space="preserve"> </w:t>
      </w:r>
    </w:p>
    <w:p w14:paraId="7FCBE2CB" w14:textId="77777777" w:rsidR="006118EA" w:rsidRPr="00BE3AC8" w:rsidRDefault="00127A5E" w:rsidP="009C0EBC">
      <w:r w:rsidRPr="00BE3AC8">
        <w:t>A rule contains information regarding the type of fi</w:t>
      </w:r>
      <w:r w:rsidR="0052202D" w:rsidRPr="00BE3AC8">
        <w:t xml:space="preserve">le (binary or text) and optionally the file extension to which this rule applies. </w:t>
      </w:r>
    </w:p>
    <w:p w14:paraId="4BC87B15" w14:textId="77777777" w:rsidR="009C0EBC" w:rsidRPr="00BE3AC8" w:rsidRDefault="009C0EBC" w:rsidP="009C0EBC">
      <w:r w:rsidRPr="00BE3AC8">
        <w:t xml:space="preserve">The </w:t>
      </w:r>
      <w:r w:rsidR="00127A5E" w:rsidRPr="00BE3AC8">
        <w:t>default</w:t>
      </w:r>
      <w:r w:rsidR="005B130F" w:rsidRPr="00BE3AC8">
        <w:t xml:space="preserve"> rules</w:t>
      </w:r>
      <w:r w:rsidRPr="00BE3AC8">
        <w:t xml:space="preserve"> for the merge tool are </w:t>
      </w:r>
      <w:r w:rsidR="003F50FE" w:rsidRPr="00BE3AC8">
        <w:t>listed here</w:t>
      </w:r>
      <w:r w:rsidRPr="00BE3AC8">
        <w:t>:</w:t>
      </w:r>
    </w:p>
    <w:p w14:paraId="6526BFD9" w14:textId="77777777" w:rsidR="009C0EBC" w:rsidRPr="00BE3AC8" w:rsidRDefault="009C0EBC" w:rsidP="00B376F7">
      <w:pPr>
        <w:numPr>
          <w:ilvl w:val="0"/>
          <w:numId w:val="15"/>
        </w:numPr>
      </w:pPr>
      <w:proofErr w:type="spellStart"/>
      <w:r w:rsidRPr="00BE3AC8">
        <w:t>FileType</w:t>
      </w:r>
      <w:proofErr w:type="spellEnd"/>
      <w:r w:rsidRPr="00BE3AC8">
        <w:t xml:space="preserve">: Indicates the types of files the rule </w:t>
      </w:r>
      <w:r w:rsidR="005A4A56" w:rsidRPr="00BE3AC8">
        <w:t xml:space="preserve">will </w:t>
      </w:r>
      <w:r w:rsidRPr="00BE3AC8">
        <w:t xml:space="preserve">applies to, they can be </w:t>
      </w:r>
      <w:proofErr w:type="spellStart"/>
      <w:r w:rsidRPr="00BE3AC8">
        <w:t>TextFile</w:t>
      </w:r>
      <w:proofErr w:type="spellEnd"/>
      <w:r w:rsidRPr="00BE3AC8">
        <w:t xml:space="preserve">, for files identified as text by Plastic SCM or </w:t>
      </w:r>
      <w:proofErr w:type="spellStart"/>
      <w:r w:rsidRPr="00BE3AC8">
        <w:t>BinaryFile</w:t>
      </w:r>
      <w:proofErr w:type="spellEnd"/>
      <w:r w:rsidRPr="00BE3AC8">
        <w:t xml:space="preserve"> for files identified as binary by Plastic SCM. </w:t>
      </w:r>
    </w:p>
    <w:p w14:paraId="1A9AE544" w14:textId="77777777" w:rsidR="009C0EBC" w:rsidRPr="00BE3AC8" w:rsidRDefault="009C0EBC" w:rsidP="009C0EBC">
      <w:pPr>
        <w:numPr>
          <w:ilvl w:val="0"/>
          <w:numId w:val="15"/>
        </w:numPr>
      </w:pPr>
      <w:proofErr w:type="spellStart"/>
      <w:r w:rsidRPr="00BE3AC8">
        <w:t>FileExtensions</w:t>
      </w:r>
      <w:proofErr w:type="spellEnd"/>
      <w:r w:rsidRPr="00BE3AC8">
        <w:t xml:space="preserve">: Indicates </w:t>
      </w:r>
      <w:r w:rsidR="00AD02C3" w:rsidRPr="00BE3AC8">
        <w:t xml:space="preserve">file </w:t>
      </w:r>
      <w:r w:rsidRPr="00BE3AC8">
        <w:t xml:space="preserve">extensions </w:t>
      </w:r>
      <w:r w:rsidR="00AD02C3" w:rsidRPr="00BE3AC8">
        <w:t>or</w:t>
      </w:r>
      <w:r w:rsidRPr="00BE3AC8">
        <w:t xml:space="preserve"> types of files on which the rule is applied, if we have more than one extension for the same rule they would be separated by “;". If the rule is used for every extension "*" would be used. </w:t>
      </w:r>
    </w:p>
    <w:p w14:paraId="435A17BA" w14:textId="77777777" w:rsidR="009C0EBC" w:rsidRPr="00BE3AC8" w:rsidRDefault="009C0EBC" w:rsidP="009C0EBC">
      <w:pPr>
        <w:numPr>
          <w:ilvl w:val="0"/>
          <w:numId w:val="15"/>
        </w:numPr>
      </w:pPr>
      <w:r w:rsidRPr="00BE3AC8">
        <w:t xml:space="preserve">Tools: Different merge tools to be used </w:t>
      </w:r>
      <w:r w:rsidR="005B02D4" w:rsidRPr="00BE3AC8">
        <w:t xml:space="preserve">on </w:t>
      </w:r>
      <w:r w:rsidRPr="00BE3AC8">
        <w:t>a specific file, if there is more than one</w:t>
      </w:r>
      <w:r w:rsidR="005B02D4" w:rsidRPr="00BE3AC8">
        <w:t xml:space="preserve"> </w:t>
      </w:r>
      <w:r w:rsidR="003826C9" w:rsidRPr="00BE3AC8">
        <w:t>tool</w:t>
      </w:r>
      <w:r w:rsidR="005B02D4" w:rsidRPr="00BE3AC8">
        <w:t>,</w:t>
      </w:r>
      <w:r w:rsidRPr="00BE3AC8">
        <w:t xml:space="preserve"> they are executed in order until one of them gives a result; only the first </w:t>
      </w:r>
      <w:r w:rsidR="003826C9" w:rsidRPr="00BE3AC8">
        <w:t xml:space="preserve">tool </w:t>
      </w:r>
      <w:r w:rsidRPr="00BE3AC8">
        <w:t xml:space="preserve">is used in the case of the differences. These tools must have every </w:t>
      </w:r>
      <w:r w:rsidR="0075607B" w:rsidRPr="00BE3AC8">
        <w:t>man</w:t>
      </w:r>
      <w:r w:rsidR="001E3815" w:rsidRPr="00BE3AC8">
        <w:t>d</w:t>
      </w:r>
      <w:r w:rsidR="0075607B" w:rsidRPr="00BE3AC8">
        <w:t>atory</w:t>
      </w:r>
      <w:r w:rsidRPr="00BE3AC8">
        <w:t xml:space="preserve"> parameter using the variables given, which are replaced by the system value during execution. If we want the system to use a specific value for a rule instead of a variable, that value would be set. The given variables are the following ones:</w:t>
      </w:r>
    </w:p>
    <w:p w14:paraId="724D12FC" w14:textId="77777777" w:rsidR="009C0EBC" w:rsidRPr="00BE3AC8" w:rsidRDefault="009C0EBC" w:rsidP="009C0EBC">
      <w:pPr>
        <w:numPr>
          <w:ilvl w:val="1"/>
          <w:numId w:val="15"/>
        </w:numPr>
      </w:pPr>
      <w:r w:rsidRPr="00BE3AC8">
        <w:t>@</w:t>
      </w:r>
      <w:proofErr w:type="spellStart"/>
      <w:proofErr w:type="gramStart"/>
      <w:r w:rsidRPr="00BE3AC8">
        <w:t>basefile</w:t>
      </w:r>
      <w:proofErr w:type="spellEnd"/>
      <w:proofErr w:type="gramEnd"/>
      <w:r w:rsidRPr="00BE3AC8">
        <w:t>: path containing the merge common ancestor.</w:t>
      </w:r>
    </w:p>
    <w:p w14:paraId="11DE3447" w14:textId="77777777" w:rsidR="009C0EBC" w:rsidRPr="00BE3AC8" w:rsidRDefault="009C0EBC" w:rsidP="009C0EBC">
      <w:pPr>
        <w:numPr>
          <w:ilvl w:val="1"/>
          <w:numId w:val="15"/>
        </w:numPr>
      </w:pPr>
      <w:r w:rsidRPr="00BE3AC8">
        <w:t>@</w:t>
      </w:r>
      <w:proofErr w:type="spellStart"/>
      <w:proofErr w:type="gramStart"/>
      <w:r w:rsidRPr="00BE3AC8">
        <w:t>basesymbolic</w:t>
      </w:r>
      <w:proofErr w:type="spellEnd"/>
      <w:proofErr w:type="gramEnd"/>
      <w:r w:rsidRPr="00BE3AC8">
        <w:t>: name shown on the tool to refer to the base file, it is usually the spec revision or the disc file if loaded.</w:t>
      </w:r>
    </w:p>
    <w:p w14:paraId="14883C78" w14:textId="77777777" w:rsidR="009C0EBC" w:rsidRPr="00BE3AC8" w:rsidRDefault="009C0EBC" w:rsidP="009C0EBC">
      <w:pPr>
        <w:numPr>
          <w:ilvl w:val="1"/>
          <w:numId w:val="15"/>
        </w:numPr>
      </w:pPr>
      <w:r w:rsidRPr="00BE3AC8">
        <w:t>@</w:t>
      </w:r>
      <w:proofErr w:type="spellStart"/>
      <w:proofErr w:type="gramStart"/>
      <w:r w:rsidRPr="00BE3AC8">
        <w:t>basehash</w:t>
      </w:r>
      <w:proofErr w:type="spellEnd"/>
      <w:proofErr w:type="gramEnd"/>
      <w:r w:rsidRPr="00BE3AC8">
        <w:t xml:space="preserve">: common ancestor content hash. </w:t>
      </w:r>
    </w:p>
    <w:p w14:paraId="498495AB" w14:textId="77777777" w:rsidR="009C0EBC" w:rsidRPr="00BE3AC8" w:rsidRDefault="009C0EBC" w:rsidP="009C0EBC">
      <w:pPr>
        <w:numPr>
          <w:ilvl w:val="1"/>
          <w:numId w:val="15"/>
        </w:numPr>
      </w:pPr>
      <w:r w:rsidRPr="00BE3AC8">
        <w:t>@</w:t>
      </w:r>
      <w:proofErr w:type="spellStart"/>
      <w:proofErr w:type="gramStart"/>
      <w:r w:rsidRPr="00BE3AC8">
        <w:t>sourcefile</w:t>
      </w:r>
      <w:proofErr w:type="spellEnd"/>
      <w:proofErr w:type="gramEnd"/>
      <w:r w:rsidRPr="00BE3AC8">
        <w:t xml:space="preserve">: path containing the merge source file. </w:t>
      </w:r>
    </w:p>
    <w:p w14:paraId="7E6EA54C" w14:textId="77777777" w:rsidR="009C0EBC" w:rsidRPr="00BE3AC8" w:rsidRDefault="009C0EBC" w:rsidP="009C0EBC">
      <w:pPr>
        <w:numPr>
          <w:ilvl w:val="1"/>
          <w:numId w:val="15"/>
        </w:numPr>
      </w:pPr>
      <w:r w:rsidRPr="00BE3AC8">
        <w:t>@</w:t>
      </w:r>
      <w:proofErr w:type="spellStart"/>
      <w:proofErr w:type="gramStart"/>
      <w:r w:rsidRPr="00BE3AC8">
        <w:t>sourcesymbolic</w:t>
      </w:r>
      <w:proofErr w:type="spellEnd"/>
      <w:proofErr w:type="gramEnd"/>
      <w:r w:rsidRPr="00BE3AC8">
        <w:t>: name shown on the tool to refer to the merge source file, it is usually the spec revision or the disc file if loaded.</w:t>
      </w:r>
    </w:p>
    <w:p w14:paraId="75C84F30" w14:textId="77777777" w:rsidR="009C0EBC" w:rsidRPr="00BE3AC8" w:rsidRDefault="009C0EBC" w:rsidP="009C0EBC">
      <w:pPr>
        <w:numPr>
          <w:ilvl w:val="1"/>
          <w:numId w:val="15"/>
        </w:numPr>
      </w:pPr>
      <w:r w:rsidRPr="00BE3AC8">
        <w:t>@</w:t>
      </w:r>
      <w:proofErr w:type="spellStart"/>
      <w:proofErr w:type="gramStart"/>
      <w:r w:rsidRPr="00BE3AC8">
        <w:t>sourcehash</w:t>
      </w:r>
      <w:proofErr w:type="spellEnd"/>
      <w:proofErr w:type="gramEnd"/>
      <w:r w:rsidRPr="00BE3AC8">
        <w:t xml:space="preserve">: merge source content hash. </w:t>
      </w:r>
    </w:p>
    <w:p w14:paraId="2092EAF0" w14:textId="77777777" w:rsidR="009C0EBC" w:rsidRPr="00BE3AC8" w:rsidRDefault="009C0EBC" w:rsidP="009C0EBC">
      <w:pPr>
        <w:numPr>
          <w:ilvl w:val="1"/>
          <w:numId w:val="15"/>
        </w:numPr>
      </w:pPr>
      <w:r w:rsidRPr="00BE3AC8">
        <w:t>@</w:t>
      </w:r>
      <w:proofErr w:type="spellStart"/>
      <w:proofErr w:type="gramStart"/>
      <w:r w:rsidRPr="00BE3AC8">
        <w:t>dest</w:t>
      </w:r>
      <w:r w:rsidR="00FB5799" w:rsidRPr="00BE3AC8">
        <w:t>inationfile</w:t>
      </w:r>
      <w:proofErr w:type="spellEnd"/>
      <w:proofErr w:type="gramEnd"/>
      <w:r w:rsidR="00FB5799" w:rsidRPr="00BE3AC8">
        <w:t>: path containing th</w:t>
      </w:r>
      <w:r w:rsidRPr="00BE3AC8">
        <w:t>e</w:t>
      </w:r>
      <w:r w:rsidR="00FB5799" w:rsidRPr="00BE3AC8">
        <w:t xml:space="preserve"> </w:t>
      </w:r>
      <w:r w:rsidRPr="00BE3AC8">
        <w:t>merge destination file, the location of the element in the workspace.</w:t>
      </w:r>
    </w:p>
    <w:p w14:paraId="3F4BAE76" w14:textId="77777777" w:rsidR="009C0EBC" w:rsidRPr="00BE3AC8" w:rsidRDefault="009C0EBC" w:rsidP="009C0EBC">
      <w:pPr>
        <w:numPr>
          <w:ilvl w:val="1"/>
          <w:numId w:val="15"/>
        </w:numPr>
      </w:pPr>
      <w:r w:rsidRPr="00BE3AC8">
        <w:t>@</w:t>
      </w:r>
      <w:proofErr w:type="spellStart"/>
      <w:proofErr w:type="gramStart"/>
      <w:r w:rsidRPr="00BE3AC8">
        <w:t>destinationhash</w:t>
      </w:r>
      <w:proofErr w:type="spellEnd"/>
      <w:proofErr w:type="gramEnd"/>
      <w:r w:rsidRPr="00BE3AC8">
        <w:t xml:space="preserve">: merge destination content hash. </w:t>
      </w:r>
    </w:p>
    <w:p w14:paraId="5570C453" w14:textId="77777777" w:rsidR="009C0EBC" w:rsidRPr="00BE3AC8" w:rsidRDefault="009C0EBC" w:rsidP="009C0EBC">
      <w:pPr>
        <w:numPr>
          <w:ilvl w:val="1"/>
          <w:numId w:val="15"/>
        </w:numPr>
      </w:pPr>
      <w:r w:rsidRPr="00BE3AC8">
        <w:t>@</w:t>
      </w:r>
      <w:proofErr w:type="gramStart"/>
      <w:r w:rsidRPr="00BE3AC8">
        <w:t>output</w:t>
      </w:r>
      <w:proofErr w:type="gramEnd"/>
      <w:r w:rsidRPr="00BE3AC8">
        <w:t xml:space="preserve">: file containing the merge result. </w:t>
      </w:r>
    </w:p>
    <w:p w14:paraId="62288DB9" w14:textId="77777777" w:rsidR="009C0EBC" w:rsidRPr="00BE3AC8" w:rsidRDefault="009C0EBC" w:rsidP="009C0EBC">
      <w:pPr>
        <w:numPr>
          <w:ilvl w:val="1"/>
          <w:numId w:val="15"/>
        </w:numPr>
      </w:pPr>
      <w:r w:rsidRPr="00BE3AC8">
        <w:t>@</w:t>
      </w:r>
      <w:proofErr w:type="spellStart"/>
      <w:proofErr w:type="gramStart"/>
      <w:r w:rsidRPr="00BE3AC8">
        <w:t>filetype</w:t>
      </w:r>
      <w:proofErr w:type="spellEnd"/>
      <w:proofErr w:type="gramEnd"/>
      <w:r w:rsidRPr="00BE3AC8">
        <w:t>: type of file used for the syntax</w:t>
      </w:r>
      <w:r w:rsidR="00FB5799" w:rsidRPr="00BE3AC8">
        <w:t xml:space="preserve"> </w:t>
      </w:r>
      <w:r w:rsidR="00340F2B" w:rsidRPr="00BE3AC8">
        <w:t>highlight</w:t>
      </w:r>
      <w:r w:rsidRPr="00BE3AC8">
        <w:t xml:space="preserve"> </w:t>
      </w:r>
    </w:p>
    <w:p w14:paraId="48D1EFC9" w14:textId="77777777" w:rsidR="009C0EBC" w:rsidRPr="00BE3AC8" w:rsidRDefault="009C0EBC" w:rsidP="009C0EBC">
      <w:pPr>
        <w:numPr>
          <w:ilvl w:val="1"/>
          <w:numId w:val="15"/>
        </w:numPr>
      </w:pPr>
      <w:r w:rsidRPr="00BE3AC8">
        <w:t>@</w:t>
      </w:r>
      <w:proofErr w:type="spellStart"/>
      <w:proofErr w:type="gramStart"/>
      <w:r w:rsidRPr="00BE3AC8">
        <w:t>comparationmethod</w:t>
      </w:r>
      <w:proofErr w:type="spellEnd"/>
      <w:proofErr w:type="gramEnd"/>
      <w:r w:rsidRPr="00BE3AC8">
        <w:t>: compari</w:t>
      </w:r>
      <w:r w:rsidR="00FB5799" w:rsidRPr="00BE3AC8">
        <w:t>s</w:t>
      </w:r>
      <w:r w:rsidRPr="00BE3AC8">
        <w:t xml:space="preserve">on method used. </w:t>
      </w:r>
    </w:p>
    <w:p w14:paraId="38E8DC58" w14:textId="77777777" w:rsidR="009C0EBC" w:rsidRPr="00BE3AC8" w:rsidRDefault="009C0EBC" w:rsidP="009C0EBC">
      <w:pPr>
        <w:numPr>
          <w:ilvl w:val="1"/>
          <w:numId w:val="15"/>
        </w:numPr>
      </w:pPr>
      <w:r w:rsidRPr="00BE3AC8">
        <w:t>@</w:t>
      </w:r>
      <w:proofErr w:type="spellStart"/>
      <w:proofErr w:type="gramStart"/>
      <w:r w:rsidRPr="00BE3AC8">
        <w:t>fileencoding</w:t>
      </w:r>
      <w:proofErr w:type="spellEnd"/>
      <w:proofErr w:type="gramEnd"/>
      <w:r w:rsidRPr="00BE3AC8">
        <w:t xml:space="preserve">: file encoding.  </w:t>
      </w:r>
    </w:p>
    <w:p w14:paraId="5859EC24" w14:textId="77777777" w:rsidR="009C0EBC" w:rsidRPr="00BE3AC8" w:rsidRDefault="009C0EBC" w:rsidP="009C0EBC">
      <w:pPr>
        <w:numPr>
          <w:ilvl w:val="1"/>
          <w:numId w:val="15"/>
        </w:numPr>
      </w:pPr>
      <w:r w:rsidRPr="00BE3AC8">
        <w:t>@</w:t>
      </w:r>
      <w:proofErr w:type="spellStart"/>
      <w:proofErr w:type="gramStart"/>
      <w:r w:rsidRPr="00BE3AC8">
        <w:t>mergetype</w:t>
      </w:r>
      <w:proofErr w:type="spellEnd"/>
      <w:proofErr w:type="gramEnd"/>
      <w:r w:rsidRPr="00BE3AC8">
        <w:t>: type of merge used.</w:t>
      </w:r>
    </w:p>
    <w:p w14:paraId="0CC5088F" w14:textId="77777777" w:rsidR="009C0EBC" w:rsidRPr="00BE3AC8" w:rsidRDefault="009C0EBC" w:rsidP="009C0EBC">
      <w:r w:rsidRPr="00BE3AC8">
        <w:lastRenderedPageBreak/>
        <w:t xml:space="preserve">It must be highlighted that rules are executed in order, so the less restrictive ones must be </w:t>
      </w:r>
      <w:r w:rsidR="0072413D" w:rsidRPr="00BE3AC8">
        <w:t>at the bottom of the list</w:t>
      </w:r>
      <w:r w:rsidRPr="00BE3AC8">
        <w:t>.</w:t>
      </w:r>
      <w:r w:rsidR="0072413D" w:rsidRPr="00BE3AC8">
        <w:t xml:space="preserve"> A </w:t>
      </w:r>
      <w:proofErr w:type="gramStart"/>
      <w:r w:rsidR="0072413D" w:rsidRPr="00BE3AC8">
        <w:t>catch-all</w:t>
      </w:r>
      <w:proofErr w:type="gramEnd"/>
      <w:r w:rsidR="0072413D" w:rsidRPr="00BE3AC8">
        <w:t xml:space="preserve"> rule for the file extension “*” is normally the latest. </w:t>
      </w:r>
    </w:p>
    <w:p w14:paraId="7DE60381" w14:textId="77777777" w:rsidR="009C0EBC" w:rsidRPr="00BE3AC8" w:rsidRDefault="00221A56" w:rsidP="009C0EBC">
      <w:r w:rsidRPr="00BE3AC8">
        <w:t>An e</w:t>
      </w:r>
      <w:r w:rsidR="009C0EBC" w:rsidRPr="00BE3AC8">
        <w:t xml:space="preserve">xample </w:t>
      </w:r>
      <w:r w:rsidRPr="00BE3AC8">
        <w:t xml:space="preserve">below shows </w:t>
      </w:r>
      <w:r w:rsidR="009C0EBC" w:rsidRPr="00BE3AC8">
        <w:t>using an additional rule for a single type of file considered as binary</w:t>
      </w:r>
      <w:r w:rsidR="009C0EBC" w:rsidRPr="00BE3AC8">
        <w:rPr>
          <w:rStyle w:val="Textoennegrita"/>
          <w:rFonts w:ascii="Arial" w:hAnsi="Arial" w:cs="Arial"/>
          <w:b w:val="0"/>
          <w:szCs w:val="20"/>
        </w:rPr>
        <w:t xml:space="preserve"> (.</w:t>
      </w:r>
      <w:proofErr w:type="spellStart"/>
      <w:r w:rsidR="009C0EBC" w:rsidRPr="00BE3AC8">
        <w:rPr>
          <w:rStyle w:val="Textoennegrita"/>
          <w:rFonts w:ascii="Arial" w:hAnsi="Arial" w:cs="Arial"/>
          <w:b w:val="0"/>
          <w:szCs w:val="20"/>
        </w:rPr>
        <w:t>scs</w:t>
      </w:r>
      <w:proofErr w:type="spellEnd"/>
      <w:r w:rsidR="009C0EBC" w:rsidRPr="00BE3AC8">
        <w:rPr>
          <w:rStyle w:val="Textoennegrita"/>
          <w:rFonts w:ascii="Arial" w:hAnsi="Arial" w:cs="Arial"/>
          <w:szCs w:val="20"/>
        </w:rPr>
        <w:t>)</w:t>
      </w:r>
      <w:r w:rsidR="009C0EBC" w:rsidRPr="00BE3AC8">
        <w:t xml:space="preserve"> if we want it to be considered as text and given fixed parameters: type of merge </w:t>
      </w:r>
      <w:r w:rsidR="00127A5E" w:rsidRPr="00BE3AC8">
        <w:t xml:space="preserve">to be automatic only if one of the contributors has submitted changes </w:t>
      </w:r>
      <w:r w:rsidR="009C0EBC" w:rsidRPr="00BE3AC8">
        <w:t>and file codification</w:t>
      </w:r>
      <w:r w:rsidR="00127A5E" w:rsidRPr="00BE3AC8">
        <w:t xml:space="preserve"> as </w:t>
      </w:r>
      <w:r w:rsidR="00340F2B" w:rsidRPr="00BE3AC8">
        <w:t>Unicode</w:t>
      </w:r>
      <w:r w:rsidR="009C0EBC" w:rsidRPr="00BE3AC8">
        <w:t>:</w:t>
      </w:r>
    </w:p>
    <w:p w14:paraId="7C21567C" w14:textId="77777777" w:rsidR="00291603" w:rsidRPr="00BE3AC8" w:rsidRDefault="009C0EBC" w:rsidP="009C0EBC">
      <w:pPr>
        <w:pStyle w:val="code"/>
        <w:rPr>
          <w:lang w:val="en-US"/>
        </w:rPr>
      </w:pPr>
      <w:r w:rsidRPr="00BE3AC8">
        <w:rPr>
          <w:lang w:val="en-US"/>
        </w:rPr>
        <w:t>   &lt;</w:t>
      </w:r>
      <w:proofErr w:type="spellStart"/>
      <w:r w:rsidRPr="00BE3AC8">
        <w:rPr>
          <w:lang w:val="en-US"/>
        </w:rPr>
        <w:t>MergeTools</w:t>
      </w:r>
      <w:proofErr w:type="spellEnd"/>
      <w:r w:rsidRPr="00BE3AC8">
        <w:rPr>
          <w:lang w:val="en-US"/>
        </w:rPr>
        <w:t>&gt;</w:t>
      </w:r>
      <w:r w:rsidRPr="00BE3AC8">
        <w:rPr>
          <w:lang w:val="en-US"/>
        </w:rPr>
        <w:br/>
        <w:t>    &lt;</w:t>
      </w:r>
      <w:proofErr w:type="spellStart"/>
      <w:r w:rsidRPr="00BE3AC8">
        <w:rPr>
          <w:lang w:val="en-US"/>
        </w:rPr>
        <w:t>MergeToolData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enTextFile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w:t>
      </w:r>
      <w:proofErr w:type="spellStart"/>
      <w:r w:rsidRPr="00BE3AC8">
        <w:rPr>
          <w:lang w:val="en-US"/>
        </w:rPr>
        <w:t>mergetool</w:t>
      </w:r>
      <w:proofErr w:type="spellEnd"/>
      <w:r w:rsidRPr="00BE3AC8">
        <w:rPr>
          <w:lang w:val="en-US"/>
        </w:rPr>
        <w:t xml:space="preserve"> -b="@</w:t>
      </w:r>
      <w:proofErr w:type="spellStart"/>
      <w:r w:rsidRPr="00BE3AC8">
        <w:rPr>
          <w:lang w:val="en-US"/>
        </w:rPr>
        <w:t>basefile</w:t>
      </w:r>
      <w:proofErr w:type="spellEnd"/>
      <w:r w:rsidRPr="00BE3AC8">
        <w:rPr>
          <w:lang w:val="en-US"/>
        </w:rPr>
        <w:t>" -</w:t>
      </w:r>
      <w:proofErr w:type="spellStart"/>
      <w:r w:rsidRPr="00BE3AC8">
        <w:rPr>
          <w:lang w:val="en-US"/>
        </w:rPr>
        <w:t>bn</w:t>
      </w:r>
      <w:proofErr w:type="spellEnd"/>
      <w:r w:rsidRPr="00BE3AC8">
        <w:rPr>
          <w:lang w:val="en-US"/>
        </w:rPr>
        <w:t>="@</w:t>
      </w:r>
      <w:proofErr w:type="spellStart"/>
      <w:r w:rsidRPr="00BE3AC8">
        <w:rPr>
          <w:lang w:val="en-US"/>
        </w:rPr>
        <w:t>basesymbolic</w:t>
      </w:r>
      <w:proofErr w:type="spellEnd"/>
      <w:r w:rsidRPr="00BE3AC8">
        <w:rPr>
          <w:lang w:val="en-US"/>
        </w:rPr>
        <w:t>" -</w:t>
      </w:r>
      <w:proofErr w:type="spellStart"/>
      <w:r w:rsidRPr="00BE3AC8">
        <w:rPr>
          <w:lang w:val="en-US"/>
        </w:rPr>
        <w:t>bh</w:t>
      </w:r>
      <w:proofErr w:type="spellEnd"/>
      <w:r w:rsidRPr="00BE3AC8">
        <w:rPr>
          <w:lang w:val="en-US"/>
        </w:rPr>
        <w:t>="@</w:t>
      </w:r>
      <w:proofErr w:type="spellStart"/>
      <w:r w:rsidRPr="00BE3AC8">
        <w:rPr>
          <w:lang w:val="en-US"/>
        </w:rPr>
        <w:t>basehash</w:t>
      </w:r>
      <w:proofErr w:type="spellEnd"/>
      <w:r w:rsidRPr="00BE3AC8">
        <w:rPr>
          <w:lang w:val="en-US"/>
        </w:rPr>
        <w:t>"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w:t>
      </w:r>
      <w:proofErr w:type="spellStart"/>
      <w:r w:rsidRPr="00BE3AC8">
        <w:rPr>
          <w:lang w:val="en-US"/>
        </w:rPr>
        <w:t>sh</w:t>
      </w:r>
      <w:proofErr w:type="spellEnd"/>
      <w:r w:rsidRPr="00BE3AC8">
        <w:rPr>
          <w:lang w:val="en-US"/>
        </w:rPr>
        <w:t>="@</w:t>
      </w:r>
      <w:proofErr w:type="spellStart"/>
      <w:r w:rsidRPr="00BE3AC8">
        <w:rPr>
          <w:lang w:val="en-US"/>
        </w:rPr>
        <w:t>sourcehash</w:t>
      </w:r>
      <w:proofErr w:type="spellEnd"/>
      <w:r w:rsidRPr="00BE3AC8">
        <w:rPr>
          <w:lang w:val="en-US"/>
        </w:rPr>
        <w:t>" -d="@</w:t>
      </w:r>
      <w:proofErr w:type="spellStart"/>
      <w:r w:rsidRPr="00BE3AC8">
        <w:rPr>
          <w:lang w:val="en-US"/>
        </w:rPr>
        <w:t>destinationfile</w:t>
      </w:r>
      <w:proofErr w:type="spellEnd"/>
      <w:r w:rsidRPr="00BE3AC8">
        <w:rPr>
          <w:lang w:val="en-US"/>
        </w:rPr>
        <w:t>" -dh="@</w:t>
      </w:r>
      <w:proofErr w:type="spellStart"/>
      <w:r w:rsidRPr="00BE3AC8">
        <w:rPr>
          <w:lang w:val="en-US"/>
        </w:rPr>
        <w:t>destinationhash</w:t>
      </w:r>
      <w:proofErr w:type="spellEnd"/>
      <w:r w:rsidRPr="00BE3AC8">
        <w:rPr>
          <w:lang w:val="en-US"/>
        </w:rPr>
        <w:t>" -a -r="@output" -t="@</w:t>
      </w:r>
      <w:proofErr w:type="spellStart"/>
      <w:r w:rsidRPr="00BE3AC8">
        <w:rPr>
          <w:lang w:val="en-US"/>
        </w:rPr>
        <w:t>filetype</w:t>
      </w:r>
      <w:proofErr w:type="spellEnd"/>
      <w:r w:rsidRPr="00BE3AC8">
        <w:rPr>
          <w:lang w:val="en-US"/>
        </w:rPr>
        <w:t>" -</w:t>
      </w:r>
      <w:proofErr w:type="spellStart"/>
      <w:r w:rsidRPr="00BE3AC8">
        <w:rPr>
          <w:lang w:val="en-US"/>
        </w:rPr>
        <w:t>i</w:t>
      </w:r>
      <w:proofErr w:type="spellEnd"/>
      <w:r w:rsidRPr="00BE3AC8">
        <w:rPr>
          <w:lang w:val="en-US"/>
        </w:rPr>
        <w:t>="@</w:t>
      </w:r>
      <w:proofErr w:type="spellStart"/>
      <w:r w:rsidRPr="00BE3AC8">
        <w:rPr>
          <w:lang w:val="en-US"/>
        </w:rPr>
        <w:t>comparationmethod</w:t>
      </w:r>
      <w:proofErr w:type="spellEnd"/>
      <w:r w:rsidRPr="00BE3AC8">
        <w:rPr>
          <w:lang w:val="en-US"/>
        </w:rPr>
        <w:t>" -e="@</w:t>
      </w:r>
      <w:proofErr w:type="spellStart"/>
      <w:r w:rsidRPr="00BE3AC8">
        <w:rPr>
          <w:lang w:val="en-US"/>
        </w:rPr>
        <w:t>fileencoding</w:t>
      </w:r>
      <w:proofErr w:type="spellEnd"/>
      <w:r w:rsidRPr="00BE3AC8">
        <w:rPr>
          <w:lang w:val="en-US"/>
        </w:rPr>
        <w:t>" -m="@</w:t>
      </w:r>
      <w:proofErr w:type="spellStart"/>
      <w:r w:rsidRPr="00BE3AC8">
        <w:rPr>
          <w:lang w:val="en-US"/>
        </w:rPr>
        <w:t>mergetype</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MergeToolData</w:t>
      </w:r>
      <w:proofErr w:type="spellEnd"/>
      <w:r w:rsidRPr="00BE3AC8">
        <w:rPr>
          <w:lang w:val="en-US"/>
        </w:rPr>
        <w:t>&gt;</w:t>
      </w:r>
    </w:p>
    <w:p w14:paraId="25FFBF2C" w14:textId="77777777" w:rsidR="009C0EBC" w:rsidRPr="00BE3AC8" w:rsidRDefault="009C0EBC" w:rsidP="009C0EBC">
      <w:pPr>
        <w:pStyle w:val="code"/>
        <w:rPr>
          <w:lang w:val="en-US"/>
        </w:rPr>
      </w:pPr>
      <w:r w:rsidRPr="00BE3AC8">
        <w:rPr>
          <w:b/>
          <w:bCs/>
          <w:lang w:val="en-US"/>
        </w:rPr>
        <w:t>    &lt;</w:t>
      </w:r>
      <w:proofErr w:type="spellStart"/>
      <w:r w:rsidRPr="00BE3AC8">
        <w:rPr>
          <w:b/>
          <w:bCs/>
          <w:lang w:val="en-US"/>
        </w:rPr>
        <w:t>MergeToolData</w:t>
      </w:r>
      <w:proofErr w:type="spellEnd"/>
      <w:r w:rsidRPr="00BE3AC8">
        <w:rPr>
          <w:b/>
          <w:bCs/>
          <w:lang w:val="en-US"/>
        </w:rPr>
        <w:t>&gt;</w:t>
      </w:r>
      <w:r w:rsidRPr="00BE3AC8">
        <w:rPr>
          <w:b/>
          <w:lang w:val="en-US"/>
        </w:rPr>
        <w:br/>
      </w:r>
      <w:r w:rsidRPr="00BE3AC8">
        <w:rPr>
          <w:b/>
          <w:bCs/>
          <w:lang w:val="en-US"/>
        </w:rPr>
        <w:t>      &lt;</w:t>
      </w:r>
      <w:proofErr w:type="spellStart"/>
      <w:r w:rsidRPr="00BE3AC8">
        <w:rPr>
          <w:b/>
          <w:bCs/>
          <w:lang w:val="en-US"/>
        </w:rPr>
        <w:t>FileType</w:t>
      </w:r>
      <w:proofErr w:type="spellEnd"/>
      <w:r w:rsidRPr="00BE3AC8">
        <w:rPr>
          <w:b/>
          <w:bCs/>
          <w:lang w:val="en-US"/>
        </w:rPr>
        <w:t>&gt;</w:t>
      </w:r>
      <w:proofErr w:type="spellStart"/>
      <w:r w:rsidRPr="00BE3AC8">
        <w:rPr>
          <w:b/>
          <w:bCs/>
          <w:lang w:val="en-US"/>
        </w:rPr>
        <w:t>enBinaryFile</w:t>
      </w:r>
      <w:proofErr w:type="spellEnd"/>
      <w:r w:rsidRPr="00BE3AC8">
        <w:rPr>
          <w:b/>
          <w:bCs/>
          <w:lang w:val="en-US"/>
        </w:rPr>
        <w:t>&lt;/</w:t>
      </w:r>
      <w:proofErr w:type="spellStart"/>
      <w:r w:rsidRPr="00BE3AC8">
        <w:rPr>
          <w:b/>
          <w:bCs/>
          <w:lang w:val="en-US"/>
        </w:rPr>
        <w:t>FileType</w:t>
      </w:r>
      <w:proofErr w:type="spellEnd"/>
      <w:r w:rsidRPr="00BE3AC8">
        <w:rPr>
          <w:b/>
          <w:bCs/>
          <w:lang w:val="en-US"/>
        </w:rPr>
        <w:t>&gt;</w:t>
      </w:r>
      <w:r w:rsidRPr="00BE3AC8">
        <w:rPr>
          <w:b/>
          <w:lang w:val="en-US"/>
        </w:rPr>
        <w:br/>
      </w:r>
      <w:r w:rsidRPr="00BE3AC8">
        <w:rPr>
          <w:b/>
          <w:bCs/>
          <w:lang w:val="en-US"/>
        </w:rPr>
        <w:t>      &lt;</w:t>
      </w:r>
      <w:proofErr w:type="spellStart"/>
      <w:r w:rsidRPr="00BE3AC8">
        <w:rPr>
          <w:b/>
          <w:bCs/>
          <w:lang w:val="en-US"/>
        </w:rPr>
        <w:t>FileExtensions</w:t>
      </w:r>
      <w:proofErr w:type="spellEnd"/>
      <w:r w:rsidRPr="00BE3AC8">
        <w:rPr>
          <w:b/>
          <w:bCs/>
          <w:lang w:val="en-US"/>
        </w:rPr>
        <w:t>&gt;.</w:t>
      </w:r>
      <w:proofErr w:type="spellStart"/>
      <w:r w:rsidRPr="00BE3AC8">
        <w:rPr>
          <w:b/>
          <w:bCs/>
          <w:lang w:val="en-US"/>
        </w:rPr>
        <w:t>scs</w:t>
      </w:r>
      <w:proofErr w:type="spellEnd"/>
      <w:r w:rsidRPr="00BE3AC8">
        <w:rPr>
          <w:b/>
          <w:bCs/>
          <w:lang w:val="en-US"/>
        </w:rPr>
        <w:t>&lt;/</w:t>
      </w:r>
      <w:proofErr w:type="spellStart"/>
      <w:r w:rsidRPr="00BE3AC8">
        <w:rPr>
          <w:b/>
          <w:bCs/>
          <w:lang w:val="en-US"/>
        </w:rPr>
        <w:t>FileExtensions</w:t>
      </w:r>
      <w:proofErr w:type="spellEnd"/>
      <w:r w:rsidRPr="00BE3AC8">
        <w:rPr>
          <w:b/>
          <w:bCs/>
          <w:lang w:val="en-US"/>
        </w:rPr>
        <w:t>&gt;</w:t>
      </w:r>
      <w:r w:rsidRPr="00BE3AC8">
        <w:rPr>
          <w:b/>
          <w:lang w:val="en-US"/>
        </w:rPr>
        <w:br/>
      </w:r>
      <w:r w:rsidRPr="00BE3AC8">
        <w:rPr>
          <w:b/>
          <w:bCs/>
          <w:lang w:val="en-US"/>
        </w:rPr>
        <w:t>      &lt;Tools&gt;</w:t>
      </w:r>
      <w:r w:rsidRPr="00BE3AC8">
        <w:rPr>
          <w:b/>
          <w:lang w:val="en-US"/>
        </w:rPr>
        <w:br/>
      </w:r>
      <w:r w:rsidRPr="00BE3AC8">
        <w:rPr>
          <w:b/>
          <w:bCs/>
          <w:lang w:val="en-US"/>
        </w:rPr>
        <w:t>        &lt;string&gt;"mergetool.exe" -b="@</w:t>
      </w:r>
      <w:proofErr w:type="spellStart"/>
      <w:r w:rsidRPr="00BE3AC8">
        <w:rPr>
          <w:b/>
          <w:bCs/>
          <w:lang w:val="en-US"/>
        </w:rPr>
        <w:t>basefile</w:t>
      </w:r>
      <w:proofErr w:type="spellEnd"/>
      <w:r w:rsidRPr="00BE3AC8">
        <w:rPr>
          <w:b/>
          <w:bCs/>
          <w:lang w:val="en-US"/>
        </w:rPr>
        <w:t>" -</w:t>
      </w:r>
      <w:proofErr w:type="spellStart"/>
      <w:r w:rsidRPr="00BE3AC8">
        <w:rPr>
          <w:b/>
          <w:bCs/>
          <w:lang w:val="en-US"/>
        </w:rPr>
        <w:t>bn</w:t>
      </w:r>
      <w:proofErr w:type="spellEnd"/>
      <w:r w:rsidRPr="00BE3AC8">
        <w:rPr>
          <w:b/>
          <w:bCs/>
          <w:lang w:val="en-US"/>
        </w:rPr>
        <w:t>="@</w:t>
      </w:r>
      <w:proofErr w:type="spellStart"/>
      <w:r w:rsidRPr="00BE3AC8">
        <w:rPr>
          <w:b/>
          <w:bCs/>
          <w:lang w:val="en-US"/>
        </w:rPr>
        <w:t>basesymbolic</w:t>
      </w:r>
      <w:proofErr w:type="spellEnd"/>
      <w:r w:rsidRPr="00BE3AC8">
        <w:rPr>
          <w:b/>
          <w:bCs/>
          <w:lang w:val="en-US"/>
        </w:rPr>
        <w:t>" -</w:t>
      </w:r>
      <w:proofErr w:type="spellStart"/>
      <w:r w:rsidRPr="00BE3AC8">
        <w:rPr>
          <w:b/>
          <w:bCs/>
          <w:lang w:val="en-US"/>
        </w:rPr>
        <w:t>bh</w:t>
      </w:r>
      <w:proofErr w:type="spellEnd"/>
      <w:r w:rsidRPr="00BE3AC8">
        <w:rPr>
          <w:b/>
          <w:bCs/>
          <w:lang w:val="en-US"/>
        </w:rPr>
        <w:t>="@</w:t>
      </w:r>
      <w:proofErr w:type="spellStart"/>
      <w:r w:rsidRPr="00BE3AC8">
        <w:rPr>
          <w:b/>
          <w:bCs/>
          <w:lang w:val="en-US"/>
        </w:rPr>
        <w:t>basehash</w:t>
      </w:r>
      <w:proofErr w:type="spellEnd"/>
      <w:r w:rsidRPr="00BE3AC8">
        <w:rPr>
          <w:b/>
          <w:bCs/>
          <w:lang w:val="en-US"/>
        </w:rPr>
        <w:t>" -s="@</w:t>
      </w:r>
      <w:proofErr w:type="spellStart"/>
      <w:r w:rsidRPr="00BE3AC8">
        <w:rPr>
          <w:b/>
          <w:bCs/>
          <w:lang w:val="en-US"/>
        </w:rPr>
        <w:t>sourcefile</w:t>
      </w:r>
      <w:proofErr w:type="spellEnd"/>
      <w:r w:rsidRPr="00BE3AC8">
        <w:rPr>
          <w:b/>
          <w:bCs/>
          <w:lang w:val="en-US"/>
        </w:rPr>
        <w:t>" -</w:t>
      </w:r>
      <w:proofErr w:type="spellStart"/>
      <w:r w:rsidRPr="00BE3AC8">
        <w:rPr>
          <w:b/>
          <w:bCs/>
          <w:lang w:val="en-US"/>
        </w:rPr>
        <w:t>sn</w:t>
      </w:r>
      <w:proofErr w:type="spellEnd"/>
      <w:r w:rsidRPr="00BE3AC8">
        <w:rPr>
          <w:b/>
          <w:bCs/>
          <w:lang w:val="en-US"/>
        </w:rPr>
        <w:t>="@</w:t>
      </w:r>
      <w:proofErr w:type="spellStart"/>
      <w:r w:rsidRPr="00BE3AC8">
        <w:rPr>
          <w:b/>
          <w:bCs/>
          <w:lang w:val="en-US"/>
        </w:rPr>
        <w:t>sourcesymbolic</w:t>
      </w:r>
      <w:proofErr w:type="spellEnd"/>
      <w:r w:rsidRPr="00BE3AC8">
        <w:rPr>
          <w:b/>
          <w:bCs/>
          <w:lang w:val="en-US"/>
        </w:rPr>
        <w:t>" -</w:t>
      </w:r>
      <w:proofErr w:type="spellStart"/>
      <w:r w:rsidRPr="00BE3AC8">
        <w:rPr>
          <w:b/>
          <w:bCs/>
          <w:lang w:val="en-US"/>
        </w:rPr>
        <w:t>sh</w:t>
      </w:r>
      <w:proofErr w:type="spellEnd"/>
      <w:r w:rsidRPr="00BE3AC8">
        <w:rPr>
          <w:b/>
          <w:bCs/>
          <w:lang w:val="en-US"/>
        </w:rPr>
        <w:t>="@</w:t>
      </w:r>
      <w:proofErr w:type="spellStart"/>
      <w:r w:rsidRPr="00BE3AC8">
        <w:rPr>
          <w:b/>
          <w:bCs/>
          <w:lang w:val="en-US"/>
        </w:rPr>
        <w:t>sourcehash</w:t>
      </w:r>
      <w:proofErr w:type="spellEnd"/>
      <w:r w:rsidRPr="00BE3AC8">
        <w:rPr>
          <w:b/>
          <w:bCs/>
          <w:lang w:val="en-US"/>
        </w:rPr>
        <w:t>" -d="@</w:t>
      </w:r>
      <w:proofErr w:type="spellStart"/>
      <w:r w:rsidRPr="00BE3AC8">
        <w:rPr>
          <w:b/>
          <w:bCs/>
          <w:lang w:val="en-US"/>
        </w:rPr>
        <w:t>destinationfile</w:t>
      </w:r>
      <w:proofErr w:type="spellEnd"/>
      <w:r w:rsidRPr="00BE3AC8">
        <w:rPr>
          <w:b/>
          <w:bCs/>
          <w:lang w:val="en-US"/>
        </w:rPr>
        <w:t>" -dh="@</w:t>
      </w:r>
      <w:proofErr w:type="spellStart"/>
      <w:r w:rsidRPr="00BE3AC8">
        <w:rPr>
          <w:b/>
          <w:bCs/>
          <w:lang w:val="en-US"/>
        </w:rPr>
        <w:t>destinationhash</w:t>
      </w:r>
      <w:proofErr w:type="spellEnd"/>
      <w:r w:rsidRPr="00BE3AC8">
        <w:rPr>
          <w:b/>
          <w:bCs/>
          <w:lang w:val="en-US"/>
        </w:rPr>
        <w:t>" -a -r="@output" -t="@</w:t>
      </w:r>
      <w:proofErr w:type="spellStart"/>
      <w:r w:rsidRPr="00BE3AC8">
        <w:rPr>
          <w:b/>
          <w:bCs/>
          <w:lang w:val="en-US"/>
        </w:rPr>
        <w:t>filetype</w:t>
      </w:r>
      <w:proofErr w:type="spellEnd"/>
      <w:r w:rsidRPr="00BE3AC8">
        <w:rPr>
          <w:b/>
          <w:bCs/>
          <w:lang w:val="en-US"/>
        </w:rPr>
        <w:t>" -</w:t>
      </w:r>
      <w:proofErr w:type="spellStart"/>
      <w:r w:rsidRPr="00BE3AC8">
        <w:rPr>
          <w:b/>
          <w:bCs/>
          <w:lang w:val="en-US"/>
        </w:rPr>
        <w:t>i</w:t>
      </w:r>
      <w:proofErr w:type="spellEnd"/>
      <w:r w:rsidRPr="00BE3AC8">
        <w:rPr>
          <w:b/>
          <w:bCs/>
          <w:lang w:val="en-US"/>
        </w:rPr>
        <w:t>="@</w:t>
      </w:r>
      <w:proofErr w:type="spellStart"/>
      <w:r w:rsidRPr="00BE3AC8">
        <w:rPr>
          <w:b/>
          <w:bCs/>
          <w:lang w:val="en-US"/>
        </w:rPr>
        <w:t>comp</w:t>
      </w:r>
      <w:r w:rsidR="00127A5E" w:rsidRPr="00BE3AC8">
        <w:rPr>
          <w:b/>
          <w:bCs/>
          <w:lang w:val="en-US"/>
        </w:rPr>
        <w:t>arationmethod</w:t>
      </w:r>
      <w:proofErr w:type="spellEnd"/>
      <w:r w:rsidR="00127A5E" w:rsidRPr="00BE3AC8">
        <w:rPr>
          <w:b/>
          <w:bCs/>
          <w:lang w:val="en-US"/>
        </w:rPr>
        <w:t>" -e="</w:t>
      </w:r>
      <w:proofErr w:type="spellStart"/>
      <w:r w:rsidR="00127A5E" w:rsidRPr="00BE3AC8">
        <w:rPr>
          <w:b/>
          <w:bCs/>
          <w:lang w:val="en-US"/>
        </w:rPr>
        <w:t>unicode</w:t>
      </w:r>
      <w:proofErr w:type="spellEnd"/>
      <w:r w:rsidR="00127A5E" w:rsidRPr="00BE3AC8">
        <w:rPr>
          <w:b/>
          <w:bCs/>
          <w:lang w:val="en-US"/>
        </w:rPr>
        <w:t>" -m="</w:t>
      </w:r>
      <w:proofErr w:type="spellStart"/>
      <w:r w:rsidR="00127A5E" w:rsidRPr="00BE3AC8">
        <w:rPr>
          <w:b/>
          <w:bCs/>
          <w:lang w:val="en-US"/>
        </w:rPr>
        <w:t>onlyone</w:t>
      </w:r>
      <w:proofErr w:type="spellEnd"/>
      <w:r w:rsidRPr="00BE3AC8">
        <w:rPr>
          <w:b/>
          <w:bCs/>
          <w:lang w:val="en-US"/>
        </w:rPr>
        <w:t>"&lt;/string&gt;</w:t>
      </w:r>
      <w:r w:rsidRPr="00BE3AC8">
        <w:rPr>
          <w:b/>
          <w:lang w:val="en-US"/>
        </w:rPr>
        <w:br/>
      </w:r>
      <w:r w:rsidRPr="00BE3AC8">
        <w:rPr>
          <w:b/>
          <w:bCs/>
          <w:lang w:val="en-US"/>
        </w:rPr>
        <w:t>      &lt;/Tools&gt;</w:t>
      </w:r>
      <w:r w:rsidRPr="00BE3AC8">
        <w:rPr>
          <w:b/>
          <w:lang w:val="en-US"/>
        </w:rPr>
        <w:br/>
      </w:r>
      <w:r w:rsidRPr="00BE3AC8">
        <w:rPr>
          <w:b/>
          <w:bCs/>
          <w:lang w:val="en-US"/>
        </w:rPr>
        <w:t>    &lt;/</w:t>
      </w:r>
      <w:proofErr w:type="spellStart"/>
      <w:r w:rsidRPr="00BE3AC8">
        <w:rPr>
          <w:b/>
          <w:bCs/>
          <w:lang w:val="en-US"/>
        </w:rPr>
        <w:t>MergeToolData</w:t>
      </w:r>
      <w:proofErr w:type="spellEnd"/>
      <w:r w:rsidRPr="00BE3AC8">
        <w:rPr>
          <w:b/>
          <w:bCs/>
          <w:lang w:val="en-US"/>
        </w:rPr>
        <w:t>&gt;</w:t>
      </w:r>
      <w:r w:rsidRPr="00BE3AC8">
        <w:rPr>
          <w:b/>
          <w:lang w:val="en-US"/>
        </w:rPr>
        <w:br/>
      </w:r>
      <w:r w:rsidRPr="00BE3AC8">
        <w:rPr>
          <w:lang w:val="en-US"/>
        </w:rPr>
        <w:t>    &lt;</w:t>
      </w:r>
      <w:proofErr w:type="spellStart"/>
      <w:r w:rsidRPr="00BE3AC8">
        <w:rPr>
          <w:lang w:val="en-US"/>
        </w:rPr>
        <w:t>MergeToolData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enBinaryFile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w:t>
      </w:r>
      <w:proofErr w:type="spellStart"/>
      <w:r w:rsidRPr="00BE3AC8">
        <w:rPr>
          <w:lang w:val="en-US"/>
        </w:rPr>
        <w:t>binmergetool</w:t>
      </w:r>
      <w:proofErr w:type="spellEnd"/>
      <w:r w:rsidRPr="00BE3AC8">
        <w:rPr>
          <w:lang w:val="en-US"/>
        </w:rPr>
        <w:t xml:space="preserve"> -b="@</w:t>
      </w:r>
      <w:proofErr w:type="spellStart"/>
      <w:r w:rsidRPr="00BE3AC8">
        <w:rPr>
          <w:lang w:val="en-US"/>
        </w:rPr>
        <w:t>basefile</w:t>
      </w:r>
      <w:proofErr w:type="spellEnd"/>
      <w:r w:rsidRPr="00BE3AC8">
        <w:rPr>
          <w:lang w:val="en-US"/>
        </w:rPr>
        <w:t>" -</w:t>
      </w:r>
      <w:proofErr w:type="spellStart"/>
      <w:r w:rsidRPr="00BE3AC8">
        <w:rPr>
          <w:lang w:val="en-US"/>
        </w:rPr>
        <w:t>bn</w:t>
      </w:r>
      <w:proofErr w:type="spellEnd"/>
      <w:r w:rsidRPr="00BE3AC8">
        <w:rPr>
          <w:lang w:val="en-US"/>
        </w:rPr>
        <w:t>="@</w:t>
      </w:r>
      <w:proofErr w:type="spellStart"/>
      <w:r w:rsidRPr="00BE3AC8">
        <w:rPr>
          <w:lang w:val="en-US"/>
        </w:rPr>
        <w:t>basesymbolic</w:t>
      </w:r>
      <w:proofErr w:type="spellEnd"/>
      <w:r w:rsidRPr="00BE3AC8">
        <w:rPr>
          <w:lang w:val="en-US"/>
        </w:rPr>
        <w:t>" -</w:t>
      </w:r>
      <w:proofErr w:type="spellStart"/>
      <w:r w:rsidRPr="00BE3AC8">
        <w:rPr>
          <w:lang w:val="en-US"/>
        </w:rPr>
        <w:t>bh</w:t>
      </w:r>
      <w:proofErr w:type="spellEnd"/>
      <w:r w:rsidRPr="00BE3AC8">
        <w:rPr>
          <w:lang w:val="en-US"/>
        </w:rPr>
        <w:t>="@</w:t>
      </w:r>
      <w:proofErr w:type="spellStart"/>
      <w:r w:rsidRPr="00BE3AC8">
        <w:rPr>
          <w:lang w:val="en-US"/>
        </w:rPr>
        <w:t>basehash</w:t>
      </w:r>
      <w:proofErr w:type="spellEnd"/>
      <w:r w:rsidRPr="00BE3AC8">
        <w:rPr>
          <w:lang w:val="en-US"/>
        </w:rPr>
        <w:t>"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w:t>
      </w:r>
      <w:proofErr w:type="spellStart"/>
      <w:r w:rsidRPr="00BE3AC8">
        <w:rPr>
          <w:lang w:val="en-US"/>
        </w:rPr>
        <w:t>sh</w:t>
      </w:r>
      <w:proofErr w:type="spellEnd"/>
      <w:r w:rsidRPr="00BE3AC8">
        <w:rPr>
          <w:lang w:val="en-US"/>
        </w:rPr>
        <w:t>="@</w:t>
      </w:r>
      <w:proofErr w:type="spellStart"/>
      <w:r w:rsidRPr="00BE3AC8">
        <w:rPr>
          <w:lang w:val="en-US"/>
        </w:rPr>
        <w:t>sourcehash</w:t>
      </w:r>
      <w:proofErr w:type="spellEnd"/>
      <w:r w:rsidRPr="00BE3AC8">
        <w:rPr>
          <w:lang w:val="en-US"/>
        </w:rPr>
        <w:t>" -d="@</w:t>
      </w:r>
      <w:proofErr w:type="spellStart"/>
      <w:r w:rsidRPr="00BE3AC8">
        <w:rPr>
          <w:lang w:val="en-US"/>
        </w:rPr>
        <w:t>destinationfile</w:t>
      </w:r>
      <w:proofErr w:type="spellEnd"/>
      <w:r w:rsidRPr="00BE3AC8">
        <w:rPr>
          <w:lang w:val="en-US"/>
        </w:rPr>
        <w:t>" -dh="@</w:t>
      </w:r>
      <w:proofErr w:type="spellStart"/>
      <w:r w:rsidRPr="00BE3AC8">
        <w:rPr>
          <w:lang w:val="en-US"/>
        </w:rPr>
        <w:t>destinationhash</w:t>
      </w:r>
      <w:proofErr w:type="spellEnd"/>
      <w:r w:rsidRPr="00BE3AC8">
        <w:rPr>
          <w:lang w:val="en-US"/>
        </w:rPr>
        <w:t>" -a -r="@output" -m="@</w:t>
      </w:r>
      <w:proofErr w:type="spellStart"/>
      <w:r w:rsidRPr="00BE3AC8">
        <w:rPr>
          <w:lang w:val="en-US"/>
        </w:rPr>
        <w:t>mergetype</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MergeToolData</w:t>
      </w:r>
      <w:proofErr w:type="spellEnd"/>
      <w:r w:rsidRPr="00BE3AC8">
        <w:rPr>
          <w:lang w:val="en-US"/>
        </w:rPr>
        <w:t>&gt;</w:t>
      </w:r>
      <w:r w:rsidRPr="00BE3AC8">
        <w:rPr>
          <w:lang w:val="en-US"/>
        </w:rPr>
        <w:br/>
        <w:t>  &lt;/</w:t>
      </w:r>
      <w:proofErr w:type="spellStart"/>
      <w:r w:rsidRPr="00BE3AC8">
        <w:rPr>
          <w:lang w:val="en-US"/>
        </w:rPr>
        <w:t>MergeTools</w:t>
      </w:r>
      <w:proofErr w:type="spellEnd"/>
      <w:r w:rsidRPr="00BE3AC8">
        <w:rPr>
          <w:lang w:val="en-US"/>
        </w:rPr>
        <w:t>&gt;</w:t>
      </w:r>
    </w:p>
    <w:p w14:paraId="5F55B2A8" w14:textId="77777777" w:rsidR="009C0EBC" w:rsidRPr="00BE3AC8" w:rsidRDefault="009C0EBC" w:rsidP="009C0EBC">
      <w:r w:rsidRPr="00BE3AC8">
        <w:t>In the case of the di</w:t>
      </w:r>
      <w:r w:rsidR="00AE32DB" w:rsidRPr="00BE3AC8">
        <w:t>fferences tools, rules are built</w:t>
      </w:r>
      <w:r w:rsidRPr="00BE3AC8">
        <w:t xml:space="preserve"> similarly but there are </w:t>
      </w:r>
      <w:r w:rsidR="00340F2B" w:rsidRPr="00BE3AC8">
        <w:t>fewer</w:t>
      </w:r>
      <w:r w:rsidRPr="00BE3AC8">
        <w:t xml:space="preserve"> variable</w:t>
      </w:r>
      <w:r w:rsidR="0075607B" w:rsidRPr="00BE3AC8">
        <w:t>s</w:t>
      </w:r>
      <w:r w:rsidRPr="00BE3AC8">
        <w:t>. In order to add a rule to calculate differences on a binary file (.</w:t>
      </w:r>
      <w:proofErr w:type="spellStart"/>
      <w:r w:rsidRPr="00BE3AC8">
        <w:t>scs</w:t>
      </w:r>
      <w:proofErr w:type="spellEnd"/>
      <w:r w:rsidRPr="00BE3AC8">
        <w:t xml:space="preserve">) as a text file </w:t>
      </w:r>
      <w:r w:rsidR="00924A57" w:rsidRPr="00BE3AC8">
        <w:t xml:space="preserve">with </w:t>
      </w:r>
      <w:r w:rsidR="00340F2B" w:rsidRPr="00BE3AC8">
        <w:t>Unicode</w:t>
      </w:r>
      <w:r w:rsidR="00924A57" w:rsidRPr="00BE3AC8">
        <w:t xml:space="preserve"> format, </w:t>
      </w:r>
      <w:r w:rsidRPr="00BE3AC8">
        <w:t>we would write the following:</w:t>
      </w:r>
    </w:p>
    <w:p w14:paraId="75B3AF4B" w14:textId="77777777" w:rsidR="009C0EBC" w:rsidRPr="00BE3AC8" w:rsidRDefault="009C0EBC" w:rsidP="009C0EBC">
      <w:pPr>
        <w:pStyle w:val="code"/>
        <w:rPr>
          <w:lang w:val="en-US"/>
        </w:rPr>
      </w:pPr>
      <w:r w:rsidRPr="00BE3AC8">
        <w:rPr>
          <w:lang w:val="en-US"/>
        </w:rPr>
        <w:t>  &lt;</w:t>
      </w:r>
      <w:proofErr w:type="spellStart"/>
      <w:r w:rsidRPr="00BE3AC8">
        <w:rPr>
          <w:lang w:val="en-US"/>
        </w:rPr>
        <w:t>DiffTools</w:t>
      </w:r>
      <w:proofErr w:type="spellEnd"/>
      <w:r w:rsidRPr="00BE3AC8">
        <w:rPr>
          <w:lang w:val="en-US"/>
        </w:rPr>
        <w:t>&gt;</w:t>
      </w:r>
      <w:r w:rsidRPr="00BE3AC8">
        <w:rPr>
          <w:lang w:val="en-US"/>
        </w:rPr>
        <w:br/>
        <w:t>    &lt;</w:t>
      </w:r>
      <w:proofErr w:type="spellStart"/>
      <w:r w:rsidRPr="00BE3AC8">
        <w:rPr>
          <w:lang w:val="en-US"/>
        </w:rPr>
        <w:t>DiffToolData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enTextFile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w:t>
      </w:r>
      <w:proofErr w:type="spellStart"/>
      <w:r w:rsidRPr="00BE3AC8">
        <w:rPr>
          <w:lang w:val="en-US"/>
        </w:rPr>
        <w:t>mergetool</w:t>
      </w:r>
      <w:proofErr w:type="spellEnd"/>
      <w:r w:rsidRPr="00BE3AC8">
        <w:rPr>
          <w:lang w:val="en-US"/>
        </w:rPr>
        <w:t xml:space="preserve">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-d="@</w:t>
      </w:r>
      <w:proofErr w:type="spellStart"/>
      <w:r w:rsidRPr="00BE3AC8">
        <w:rPr>
          <w:lang w:val="en-US"/>
        </w:rPr>
        <w:t>destinationfile</w:t>
      </w:r>
      <w:proofErr w:type="spellEnd"/>
      <w:r w:rsidRPr="00BE3AC8">
        <w:rPr>
          <w:lang w:val="en-US"/>
        </w:rPr>
        <w:t>" -</w:t>
      </w:r>
      <w:proofErr w:type="spellStart"/>
      <w:r w:rsidRPr="00BE3AC8">
        <w:rPr>
          <w:lang w:val="en-US"/>
        </w:rPr>
        <w:t>dn</w:t>
      </w:r>
      <w:proofErr w:type="spellEnd"/>
      <w:r w:rsidRPr="00BE3AC8">
        <w:rPr>
          <w:lang w:val="en-US"/>
        </w:rPr>
        <w:t>="@</w:t>
      </w:r>
      <w:proofErr w:type="spellStart"/>
      <w:r w:rsidRPr="00BE3AC8">
        <w:rPr>
          <w:lang w:val="en-US"/>
        </w:rPr>
        <w:t>destinationsymbolic</w:t>
      </w:r>
      <w:proofErr w:type="spellEnd"/>
      <w:r w:rsidRPr="00BE3AC8">
        <w:rPr>
          <w:lang w:val="en-US"/>
        </w:rPr>
        <w:t>" -a -t="@</w:t>
      </w:r>
      <w:proofErr w:type="spellStart"/>
      <w:r w:rsidRPr="00BE3AC8">
        <w:rPr>
          <w:lang w:val="en-US"/>
        </w:rPr>
        <w:t>filetype</w:t>
      </w:r>
      <w:proofErr w:type="spellEnd"/>
      <w:r w:rsidRPr="00BE3AC8">
        <w:rPr>
          <w:lang w:val="en-US"/>
        </w:rPr>
        <w:t>" -</w:t>
      </w:r>
      <w:proofErr w:type="spellStart"/>
      <w:r w:rsidRPr="00BE3AC8">
        <w:rPr>
          <w:lang w:val="en-US"/>
        </w:rPr>
        <w:t>i</w:t>
      </w:r>
      <w:proofErr w:type="spellEnd"/>
      <w:r w:rsidRPr="00BE3AC8">
        <w:rPr>
          <w:lang w:val="en-US"/>
        </w:rPr>
        <w:t>="@</w:t>
      </w:r>
      <w:proofErr w:type="spellStart"/>
      <w:r w:rsidRPr="00BE3AC8">
        <w:rPr>
          <w:lang w:val="en-US"/>
        </w:rPr>
        <w:t>comparationmethod</w:t>
      </w:r>
      <w:proofErr w:type="spellEnd"/>
      <w:r w:rsidRPr="00BE3AC8">
        <w:rPr>
          <w:lang w:val="en-US"/>
        </w:rPr>
        <w:t>" -e="@</w:t>
      </w:r>
      <w:proofErr w:type="spellStart"/>
      <w:r w:rsidRPr="00BE3AC8">
        <w:rPr>
          <w:lang w:val="en-US"/>
        </w:rPr>
        <w:t>fileencoding</w:t>
      </w:r>
      <w:proofErr w:type="spellEnd"/>
      <w:r w:rsidRPr="00BE3AC8">
        <w:rPr>
          <w:lang w:val="en-US"/>
        </w:rPr>
        <w:t>"&lt;/string&gt;</w:t>
      </w:r>
      <w:r w:rsidRPr="00BE3AC8">
        <w:rPr>
          <w:lang w:val="en-US"/>
        </w:rPr>
        <w:br/>
      </w:r>
      <w:r w:rsidRPr="00BE3AC8">
        <w:rPr>
          <w:lang w:val="en-US"/>
        </w:rPr>
        <w:lastRenderedPageBreak/>
        <w:t>      &lt;/Tools&gt;</w:t>
      </w:r>
      <w:r w:rsidRPr="00BE3AC8">
        <w:rPr>
          <w:lang w:val="en-US"/>
        </w:rPr>
        <w:br/>
        <w:t>    &lt;/</w:t>
      </w:r>
      <w:proofErr w:type="spellStart"/>
      <w:r w:rsidRPr="00BE3AC8">
        <w:rPr>
          <w:lang w:val="en-US"/>
        </w:rPr>
        <w:t>DiffToolData</w:t>
      </w:r>
      <w:proofErr w:type="spellEnd"/>
      <w:r w:rsidRPr="00BE3AC8">
        <w:rPr>
          <w:lang w:val="en-US"/>
        </w:rPr>
        <w:t>&gt;</w:t>
      </w:r>
    </w:p>
    <w:p w14:paraId="0958CF67" w14:textId="77777777" w:rsidR="009C0EBC" w:rsidRPr="00BE3AC8" w:rsidRDefault="009C0EBC" w:rsidP="00414CEE">
      <w:pPr>
        <w:pStyle w:val="code"/>
        <w:rPr>
          <w:lang w:val="en-US"/>
        </w:rPr>
      </w:pPr>
      <w:r w:rsidRPr="00BE3AC8">
        <w:rPr>
          <w:lang w:val="en-US"/>
        </w:rPr>
        <w:t xml:space="preserve">    </w:t>
      </w:r>
      <w:r w:rsidRPr="00BE3AC8">
        <w:rPr>
          <w:rStyle w:val="Textoennegrita"/>
          <w:szCs w:val="20"/>
          <w:lang w:val="en-US"/>
        </w:rPr>
        <w:t>&lt;</w:t>
      </w:r>
      <w:proofErr w:type="spellStart"/>
      <w:r w:rsidRPr="00BE3AC8">
        <w:rPr>
          <w:rStyle w:val="Textoennegrita"/>
          <w:szCs w:val="20"/>
          <w:lang w:val="en-US"/>
        </w:rPr>
        <w:t>DiffToolData</w:t>
      </w:r>
      <w:proofErr w:type="spellEnd"/>
      <w:r w:rsidRPr="00BE3AC8">
        <w:rPr>
          <w:rStyle w:val="Textoennegrita"/>
          <w:szCs w:val="20"/>
          <w:lang w:val="en-US"/>
        </w:rPr>
        <w:t>&gt;</w:t>
      </w:r>
      <w:r w:rsidRPr="00BE3AC8">
        <w:rPr>
          <w:bCs/>
          <w:lang w:val="en-US"/>
        </w:rPr>
        <w:br/>
      </w:r>
      <w:r w:rsidRPr="00BE3AC8">
        <w:rPr>
          <w:rStyle w:val="Textoennegrita"/>
          <w:szCs w:val="20"/>
          <w:lang w:val="en-US"/>
        </w:rPr>
        <w:t>      &lt;</w:t>
      </w:r>
      <w:proofErr w:type="spellStart"/>
      <w:r w:rsidRPr="00BE3AC8">
        <w:rPr>
          <w:rStyle w:val="Textoennegrita"/>
          <w:szCs w:val="20"/>
          <w:lang w:val="en-US"/>
        </w:rPr>
        <w:t>FileType</w:t>
      </w:r>
      <w:proofErr w:type="spellEnd"/>
      <w:r w:rsidRPr="00BE3AC8">
        <w:rPr>
          <w:rStyle w:val="Textoennegrita"/>
          <w:szCs w:val="20"/>
          <w:lang w:val="en-US"/>
        </w:rPr>
        <w:t>&gt;</w:t>
      </w:r>
      <w:proofErr w:type="spellStart"/>
      <w:r w:rsidRPr="00BE3AC8">
        <w:rPr>
          <w:rStyle w:val="Textoennegrita"/>
          <w:szCs w:val="20"/>
          <w:lang w:val="en-US"/>
        </w:rPr>
        <w:t>enBinaryFile</w:t>
      </w:r>
      <w:proofErr w:type="spellEnd"/>
      <w:r w:rsidRPr="00BE3AC8">
        <w:rPr>
          <w:rStyle w:val="Textoennegrita"/>
          <w:szCs w:val="20"/>
          <w:lang w:val="en-US"/>
        </w:rPr>
        <w:t>&lt;/</w:t>
      </w:r>
      <w:proofErr w:type="spellStart"/>
      <w:r w:rsidRPr="00BE3AC8">
        <w:rPr>
          <w:rStyle w:val="Textoennegrita"/>
          <w:szCs w:val="20"/>
          <w:lang w:val="en-US"/>
        </w:rPr>
        <w:t>FileType</w:t>
      </w:r>
      <w:proofErr w:type="spellEnd"/>
      <w:r w:rsidRPr="00BE3AC8">
        <w:rPr>
          <w:rStyle w:val="Textoennegrita"/>
          <w:szCs w:val="20"/>
          <w:lang w:val="en-US"/>
        </w:rPr>
        <w:t>&gt;</w:t>
      </w:r>
      <w:r w:rsidRPr="00BE3AC8">
        <w:rPr>
          <w:bCs/>
          <w:lang w:val="en-US"/>
        </w:rPr>
        <w:br/>
      </w:r>
      <w:r w:rsidRPr="00BE3AC8">
        <w:rPr>
          <w:rStyle w:val="Textoennegrita"/>
          <w:szCs w:val="20"/>
          <w:lang w:val="en-US"/>
        </w:rPr>
        <w:t>      &lt;</w:t>
      </w:r>
      <w:proofErr w:type="spellStart"/>
      <w:r w:rsidRPr="00BE3AC8">
        <w:rPr>
          <w:rStyle w:val="Textoennegrita"/>
          <w:szCs w:val="20"/>
          <w:lang w:val="en-US"/>
        </w:rPr>
        <w:t>FileExtensions</w:t>
      </w:r>
      <w:proofErr w:type="spellEnd"/>
      <w:r w:rsidRPr="00BE3AC8">
        <w:rPr>
          <w:rStyle w:val="Textoennegrita"/>
          <w:szCs w:val="20"/>
          <w:lang w:val="en-US"/>
        </w:rPr>
        <w:t>&gt;.</w:t>
      </w:r>
      <w:proofErr w:type="spellStart"/>
      <w:r w:rsidRPr="00BE3AC8">
        <w:rPr>
          <w:rStyle w:val="Textoennegrita"/>
          <w:szCs w:val="20"/>
          <w:lang w:val="en-US"/>
        </w:rPr>
        <w:t>scs</w:t>
      </w:r>
      <w:proofErr w:type="spellEnd"/>
      <w:r w:rsidRPr="00BE3AC8">
        <w:rPr>
          <w:rStyle w:val="Textoennegrita"/>
          <w:szCs w:val="20"/>
          <w:lang w:val="en-US"/>
        </w:rPr>
        <w:t>&lt;/</w:t>
      </w:r>
      <w:proofErr w:type="spellStart"/>
      <w:r w:rsidRPr="00BE3AC8">
        <w:rPr>
          <w:rStyle w:val="Textoennegrita"/>
          <w:szCs w:val="20"/>
          <w:lang w:val="en-US"/>
        </w:rPr>
        <w:t>FileExtensions</w:t>
      </w:r>
      <w:proofErr w:type="spellEnd"/>
      <w:r w:rsidRPr="00BE3AC8">
        <w:rPr>
          <w:rStyle w:val="Textoennegrita"/>
          <w:szCs w:val="20"/>
          <w:lang w:val="en-US"/>
        </w:rPr>
        <w:t>&gt;</w:t>
      </w:r>
      <w:r w:rsidRPr="00BE3AC8">
        <w:rPr>
          <w:bCs/>
          <w:lang w:val="en-US"/>
        </w:rPr>
        <w:br/>
      </w:r>
      <w:r w:rsidRPr="00BE3AC8">
        <w:rPr>
          <w:rStyle w:val="Textoennegrita"/>
          <w:szCs w:val="20"/>
          <w:lang w:val="en-US"/>
        </w:rPr>
        <w:t>      &lt;Tools&gt;</w:t>
      </w:r>
      <w:r w:rsidRPr="00BE3AC8">
        <w:rPr>
          <w:bCs/>
          <w:lang w:val="en-US"/>
        </w:rPr>
        <w:br/>
      </w:r>
      <w:r w:rsidRPr="00BE3AC8">
        <w:rPr>
          <w:rStyle w:val="Textoennegrita"/>
          <w:szCs w:val="20"/>
          <w:lang w:val="en-US"/>
        </w:rPr>
        <w:t>        &lt;string&gt;"mergetool.exe" -s="@</w:t>
      </w:r>
      <w:proofErr w:type="spellStart"/>
      <w:r w:rsidRPr="00BE3AC8">
        <w:rPr>
          <w:rStyle w:val="Textoennegrita"/>
          <w:szCs w:val="20"/>
          <w:lang w:val="en-US"/>
        </w:rPr>
        <w:t>sourcefile</w:t>
      </w:r>
      <w:proofErr w:type="spellEnd"/>
      <w:r w:rsidRPr="00BE3AC8">
        <w:rPr>
          <w:rStyle w:val="Textoennegrita"/>
          <w:szCs w:val="20"/>
          <w:lang w:val="en-US"/>
        </w:rPr>
        <w:t>" -</w:t>
      </w:r>
      <w:proofErr w:type="spellStart"/>
      <w:r w:rsidRPr="00BE3AC8">
        <w:rPr>
          <w:rStyle w:val="Textoennegrita"/>
          <w:szCs w:val="20"/>
          <w:lang w:val="en-US"/>
        </w:rPr>
        <w:t>sn</w:t>
      </w:r>
      <w:proofErr w:type="spellEnd"/>
      <w:r w:rsidRPr="00BE3AC8">
        <w:rPr>
          <w:rStyle w:val="Textoennegrita"/>
          <w:szCs w:val="20"/>
          <w:lang w:val="en-US"/>
        </w:rPr>
        <w:t>="@</w:t>
      </w:r>
      <w:proofErr w:type="spellStart"/>
      <w:r w:rsidRPr="00BE3AC8">
        <w:rPr>
          <w:rStyle w:val="Textoennegrita"/>
          <w:szCs w:val="20"/>
          <w:lang w:val="en-US"/>
        </w:rPr>
        <w:t>sourcesymbolic</w:t>
      </w:r>
      <w:proofErr w:type="spellEnd"/>
      <w:r w:rsidRPr="00BE3AC8">
        <w:rPr>
          <w:rStyle w:val="Textoennegrita"/>
          <w:szCs w:val="20"/>
          <w:lang w:val="en-US"/>
        </w:rPr>
        <w:t>" -d="@</w:t>
      </w:r>
      <w:proofErr w:type="spellStart"/>
      <w:r w:rsidRPr="00BE3AC8">
        <w:rPr>
          <w:rStyle w:val="Textoennegrita"/>
          <w:szCs w:val="20"/>
          <w:lang w:val="en-US"/>
        </w:rPr>
        <w:t>destinationfile</w:t>
      </w:r>
      <w:proofErr w:type="spellEnd"/>
      <w:r w:rsidRPr="00BE3AC8">
        <w:rPr>
          <w:rStyle w:val="Textoennegrita"/>
          <w:szCs w:val="20"/>
          <w:lang w:val="en-US"/>
        </w:rPr>
        <w:t>" -</w:t>
      </w:r>
      <w:proofErr w:type="spellStart"/>
      <w:r w:rsidRPr="00BE3AC8">
        <w:rPr>
          <w:rStyle w:val="Textoennegrita"/>
          <w:szCs w:val="20"/>
          <w:lang w:val="en-US"/>
        </w:rPr>
        <w:t>dn</w:t>
      </w:r>
      <w:proofErr w:type="spellEnd"/>
      <w:r w:rsidRPr="00BE3AC8">
        <w:rPr>
          <w:rStyle w:val="Textoennegrita"/>
          <w:szCs w:val="20"/>
          <w:lang w:val="en-US"/>
        </w:rPr>
        <w:t>="@</w:t>
      </w:r>
      <w:proofErr w:type="spellStart"/>
      <w:r w:rsidRPr="00BE3AC8">
        <w:rPr>
          <w:rStyle w:val="Textoennegrita"/>
          <w:szCs w:val="20"/>
          <w:lang w:val="en-US"/>
        </w:rPr>
        <w:t>destinationsymbolic</w:t>
      </w:r>
      <w:proofErr w:type="spellEnd"/>
      <w:r w:rsidRPr="00BE3AC8">
        <w:rPr>
          <w:rStyle w:val="Textoennegrita"/>
          <w:szCs w:val="20"/>
          <w:lang w:val="en-US"/>
        </w:rPr>
        <w:t>" -a -t="@</w:t>
      </w:r>
      <w:proofErr w:type="spellStart"/>
      <w:r w:rsidRPr="00BE3AC8">
        <w:rPr>
          <w:rStyle w:val="Textoennegrita"/>
          <w:szCs w:val="20"/>
          <w:lang w:val="en-US"/>
        </w:rPr>
        <w:t>filetype</w:t>
      </w:r>
      <w:proofErr w:type="spellEnd"/>
      <w:r w:rsidRPr="00BE3AC8">
        <w:rPr>
          <w:rStyle w:val="Textoennegrita"/>
          <w:szCs w:val="20"/>
          <w:lang w:val="en-US"/>
        </w:rPr>
        <w:t>" -</w:t>
      </w:r>
      <w:proofErr w:type="spellStart"/>
      <w:r w:rsidRPr="00BE3AC8">
        <w:rPr>
          <w:rStyle w:val="Textoennegrita"/>
          <w:szCs w:val="20"/>
          <w:lang w:val="en-US"/>
        </w:rPr>
        <w:t>i</w:t>
      </w:r>
      <w:proofErr w:type="spellEnd"/>
      <w:r w:rsidRPr="00BE3AC8">
        <w:rPr>
          <w:rStyle w:val="Textoennegrita"/>
          <w:szCs w:val="20"/>
          <w:lang w:val="en-US"/>
        </w:rPr>
        <w:t>="@</w:t>
      </w:r>
      <w:proofErr w:type="spellStart"/>
      <w:r w:rsidRPr="00BE3AC8">
        <w:rPr>
          <w:rStyle w:val="Textoennegrita"/>
          <w:szCs w:val="20"/>
          <w:lang w:val="en-US"/>
        </w:rPr>
        <w:t>comp</w:t>
      </w:r>
      <w:r w:rsidR="00924A57" w:rsidRPr="00BE3AC8">
        <w:rPr>
          <w:rStyle w:val="Textoennegrita"/>
          <w:szCs w:val="20"/>
          <w:lang w:val="en-US"/>
        </w:rPr>
        <w:t>arationmethod</w:t>
      </w:r>
      <w:proofErr w:type="spellEnd"/>
      <w:r w:rsidR="00924A57" w:rsidRPr="00BE3AC8">
        <w:rPr>
          <w:rStyle w:val="Textoennegrita"/>
          <w:szCs w:val="20"/>
          <w:lang w:val="en-US"/>
        </w:rPr>
        <w:t>" -e="</w:t>
      </w:r>
      <w:proofErr w:type="spellStart"/>
      <w:r w:rsidR="00924A57" w:rsidRPr="00BE3AC8">
        <w:rPr>
          <w:rStyle w:val="Textoennegrita"/>
          <w:szCs w:val="20"/>
          <w:lang w:val="en-US"/>
        </w:rPr>
        <w:t>unicode</w:t>
      </w:r>
      <w:proofErr w:type="spellEnd"/>
      <w:r w:rsidRPr="00BE3AC8">
        <w:rPr>
          <w:rStyle w:val="Textoennegrita"/>
          <w:szCs w:val="20"/>
          <w:lang w:val="en-US"/>
        </w:rPr>
        <w:t>" &lt;/string&gt;</w:t>
      </w:r>
      <w:r w:rsidRPr="00BE3AC8">
        <w:rPr>
          <w:bCs/>
          <w:lang w:val="en-US"/>
        </w:rPr>
        <w:br/>
      </w:r>
      <w:r w:rsidRPr="00BE3AC8">
        <w:rPr>
          <w:rStyle w:val="Textoennegrita"/>
          <w:szCs w:val="20"/>
          <w:lang w:val="en-US"/>
        </w:rPr>
        <w:t>      &lt;/Tools&gt;</w:t>
      </w:r>
      <w:r w:rsidRPr="00BE3AC8">
        <w:rPr>
          <w:bCs/>
          <w:lang w:val="en-US"/>
        </w:rPr>
        <w:br/>
      </w:r>
      <w:r w:rsidRPr="00BE3AC8">
        <w:rPr>
          <w:rStyle w:val="Textoennegrita"/>
          <w:szCs w:val="20"/>
          <w:lang w:val="en-US"/>
        </w:rPr>
        <w:t>    &lt;/</w:t>
      </w:r>
      <w:proofErr w:type="spellStart"/>
      <w:r w:rsidRPr="00BE3AC8">
        <w:rPr>
          <w:rStyle w:val="Textoennegrita"/>
          <w:szCs w:val="20"/>
          <w:lang w:val="en-US"/>
        </w:rPr>
        <w:t>DiffToolData</w:t>
      </w:r>
      <w:proofErr w:type="spellEnd"/>
      <w:r w:rsidRPr="00BE3AC8">
        <w:rPr>
          <w:rStyle w:val="Textoennegrita"/>
          <w:szCs w:val="20"/>
          <w:lang w:val="en-US"/>
        </w:rPr>
        <w:t>&gt;</w:t>
      </w:r>
      <w:r w:rsidRPr="00BE3AC8">
        <w:rPr>
          <w:lang w:val="en-US"/>
        </w:rPr>
        <w:br/>
        <w:t>    &lt;</w:t>
      </w:r>
      <w:proofErr w:type="spellStart"/>
      <w:r w:rsidRPr="00BE3AC8">
        <w:rPr>
          <w:lang w:val="en-US"/>
        </w:rPr>
        <w:t>DiffToolData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enBinaryFile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w:t>
      </w:r>
      <w:proofErr w:type="spellStart"/>
      <w:r w:rsidRPr="00BE3AC8">
        <w:rPr>
          <w:lang w:val="en-US"/>
        </w:rPr>
        <w:t>binmergetool</w:t>
      </w:r>
      <w:proofErr w:type="spellEnd"/>
      <w:r w:rsidRPr="00BE3AC8">
        <w:rPr>
          <w:lang w:val="en-US"/>
        </w:rPr>
        <w:t xml:space="preserve">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-d="@</w:t>
      </w:r>
      <w:proofErr w:type="spellStart"/>
      <w:r w:rsidRPr="00BE3AC8">
        <w:rPr>
          <w:lang w:val="en-US"/>
        </w:rPr>
        <w:t>destinationfile</w:t>
      </w:r>
      <w:proofErr w:type="spellEnd"/>
      <w:r w:rsidRPr="00BE3AC8">
        <w:rPr>
          <w:lang w:val="en-US"/>
        </w:rPr>
        <w:t>" -</w:t>
      </w:r>
      <w:proofErr w:type="spellStart"/>
      <w:r w:rsidRPr="00BE3AC8">
        <w:rPr>
          <w:lang w:val="en-US"/>
        </w:rPr>
        <w:t>dn</w:t>
      </w:r>
      <w:proofErr w:type="spellEnd"/>
      <w:r w:rsidRPr="00BE3AC8">
        <w:rPr>
          <w:lang w:val="en-US"/>
        </w:rPr>
        <w:t>="@</w:t>
      </w:r>
      <w:proofErr w:type="spellStart"/>
      <w:r w:rsidRPr="00BE3AC8">
        <w:rPr>
          <w:lang w:val="en-US"/>
        </w:rPr>
        <w:t>destinationsymbolic</w:t>
      </w:r>
      <w:proofErr w:type="spellEnd"/>
      <w:r w:rsidRPr="00BE3AC8">
        <w:rPr>
          <w:lang w:val="en-US"/>
        </w:rPr>
        <w:t>"  -a -t="@</w:t>
      </w:r>
      <w:proofErr w:type="spellStart"/>
      <w:r w:rsidRPr="00BE3AC8">
        <w:rPr>
          <w:lang w:val="en-US"/>
        </w:rPr>
        <w:t>filetype</w:t>
      </w:r>
      <w:proofErr w:type="spellEnd"/>
      <w:r w:rsidRPr="00BE3AC8">
        <w:rPr>
          <w:lang w:val="en-US"/>
        </w:rPr>
        <w:t>" -</w:t>
      </w:r>
      <w:proofErr w:type="spellStart"/>
      <w:r w:rsidRPr="00BE3AC8">
        <w:rPr>
          <w:lang w:val="en-US"/>
        </w:rPr>
        <w:t>i</w:t>
      </w:r>
      <w:proofErr w:type="spellEnd"/>
      <w:r w:rsidRPr="00BE3AC8">
        <w:rPr>
          <w:lang w:val="en-US"/>
        </w:rPr>
        <w:t>="@</w:t>
      </w:r>
      <w:proofErr w:type="spellStart"/>
      <w:r w:rsidRPr="00BE3AC8">
        <w:rPr>
          <w:lang w:val="en-US"/>
        </w:rPr>
        <w:t>comparationmethod</w:t>
      </w:r>
      <w:proofErr w:type="spellEnd"/>
      <w:r w:rsidRPr="00BE3AC8">
        <w:rPr>
          <w:lang w:val="en-US"/>
        </w:rPr>
        <w:t>" -e="@</w:t>
      </w:r>
      <w:proofErr w:type="spellStart"/>
      <w:r w:rsidRPr="00BE3AC8">
        <w:rPr>
          <w:lang w:val="en-US"/>
        </w:rPr>
        <w:t>fileencoding</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DiffToolData</w:t>
      </w:r>
      <w:proofErr w:type="spellEnd"/>
      <w:r w:rsidRPr="00BE3AC8">
        <w:rPr>
          <w:lang w:val="en-US"/>
        </w:rPr>
        <w:t>&gt;</w:t>
      </w:r>
      <w:r w:rsidRPr="00BE3AC8">
        <w:rPr>
          <w:lang w:val="en-US"/>
        </w:rPr>
        <w:br/>
        <w:t>  &lt;/</w:t>
      </w:r>
      <w:proofErr w:type="spellStart"/>
      <w:r w:rsidRPr="00BE3AC8">
        <w:rPr>
          <w:lang w:val="en-US"/>
        </w:rPr>
        <w:t>DiffTools</w:t>
      </w:r>
      <w:proofErr w:type="spellEnd"/>
      <w:r w:rsidRPr="00BE3AC8">
        <w:rPr>
          <w:lang w:val="en-US"/>
        </w:rPr>
        <w:t>&gt;</w:t>
      </w:r>
    </w:p>
    <w:p w14:paraId="2F195F56" w14:textId="77777777" w:rsidR="00414CEE" w:rsidRPr="00BE3AC8" w:rsidRDefault="00414CEE" w:rsidP="00486F13">
      <w:pPr>
        <w:pStyle w:val="Ttulo1"/>
        <w:ind w:left="0" w:firstLine="0"/>
        <w:rPr>
          <w:lang w:val="en-US"/>
        </w:rPr>
      </w:pPr>
      <w:bookmarkStart w:id="578" w:name="_Ref262635522"/>
      <w:bookmarkStart w:id="579" w:name="_Ref262635555"/>
      <w:bookmarkStart w:id="580" w:name="_Ref262635586"/>
      <w:bookmarkStart w:id="581" w:name="_Toc339574945"/>
      <w:r w:rsidRPr="00BE3AC8">
        <w:rPr>
          <w:lang w:val="en-US"/>
        </w:rPr>
        <w:lastRenderedPageBreak/>
        <w:t>Using a proxy server</w:t>
      </w:r>
      <w:bookmarkEnd w:id="578"/>
      <w:bookmarkEnd w:id="579"/>
      <w:bookmarkEnd w:id="580"/>
      <w:bookmarkEnd w:id="581"/>
    </w:p>
    <w:p w14:paraId="7B6B3391" w14:textId="77777777" w:rsidR="00414CEE" w:rsidRPr="00BE3AC8" w:rsidRDefault="00414CEE" w:rsidP="00414CEE">
      <w:r w:rsidRPr="00BE3AC8">
        <w:t xml:space="preserve">Plastic </w:t>
      </w:r>
      <w:r w:rsidR="0072413D" w:rsidRPr="00BE3AC8">
        <w:t xml:space="preserve">SCM </w:t>
      </w:r>
      <w:r w:rsidRPr="00BE3AC8">
        <w:t>supports the i</w:t>
      </w:r>
      <w:r w:rsidR="0072413D" w:rsidRPr="00BE3AC8">
        <w:t>dea of having a Proxy server to support balancing</w:t>
      </w:r>
      <w:r w:rsidR="0047459A" w:rsidRPr="00BE3AC8">
        <w:t xml:space="preserve"> </w:t>
      </w:r>
      <w:r w:rsidRPr="00BE3AC8">
        <w:t xml:space="preserve">the traffic between </w:t>
      </w:r>
      <w:r w:rsidR="0047459A" w:rsidRPr="00BE3AC8">
        <w:t xml:space="preserve">the </w:t>
      </w:r>
      <w:r w:rsidRPr="00BE3AC8">
        <w:t xml:space="preserve">two machines: the </w:t>
      </w:r>
      <w:r w:rsidR="0072413D" w:rsidRPr="00BE3AC8">
        <w:t xml:space="preserve">possibly remote </w:t>
      </w:r>
      <w:r w:rsidRPr="00BE3AC8">
        <w:t>server machine and the</w:t>
      </w:r>
      <w:r w:rsidR="0072413D" w:rsidRPr="00BE3AC8">
        <w:t xml:space="preserve"> probably local</w:t>
      </w:r>
      <w:r w:rsidRPr="00BE3AC8">
        <w:t xml:space="preserve"> proxy machine. This proxy can be installed with minimum operating resources. No database bac</w:t>
      </w:r>
      <w:r w:rsidR="0072413D" w:rsidRPr="00BE3AC8">
        <w:t>kend is needed</w:t>
      </w:r>
      <w:r w:rsidRPr="00BE3AC8">
        <w:t xml:space="preserve"> to run</w:t>
      </w:r>
      <w:r w:rsidR="0072413D" w:rsidRPr="00BE3AC8">
        <w:t xml:space="preserve"> it</w:t>
      </w:r>
      <w:r w:rsidRPr="00BE3AC8">
        <w:t xml:space="preserve">, </w:t>
      </w:r>
      <w:r w:rsidR="0072413D" w:rsidRPr="00BE3AC8">
        <w:t>making</w:t>
      </w:r>
      <w:r w:rsidRPr="00BE3AC8">
        <w:t xml:space="preserve"> </w:t>
      </w:r>
      <w:r w:rsidR="002E272F" w:rsidRPr="00BE3AC8">
        <w:t xml:space="preserve">it </w:t>
      </w:r>
      <w:r w:rsidR="0072413D" w:rsidRPr="00BE3AC8">
        <w:t xml:space="preserve">pretty </w:t>
      </w:r>
      <w:r w:rsidRPr="00BE3AC8">
        <w:t xml:space="preserve">easy </w:t>
      </w:r>
      <w:r w:rsidR="002E272F" w:rsidRPr="00BE3AC8">
        <w:t xml:space="preserve">to </w:t>
      </w:r>
      <w:r w:rsidRPr="00BE3AC8">
        <w:t xml:space="preserve">set up. It </w:t>
      </w:r>
      <w:r w:rsidR="0072413D" w:rsidRPr="00BE3AC8">
        <w:t>can be configured</w:t>
      </w:r>
      <w:r w:rsidRPr="00BE3AC8">
        <w:t xml:space="preserve"> as a dae</w:t>
      </w:r>
      <w:r w:rsidR="0072413D" w:rsidRPr="00BE3AC8">
        <w:t>mon, Windows service or</w:t>
      </w:r>
      <w:r w:rsidRPr="00BE3AC8">
        <w:t xml:space="preserve"> </w:t>
      </w:r>
      <w:r w:rsidR="002E272F" w:rsidRPr="00BE3AC8">
        <w:t>started</w:t>
      </w:r>
      <w:r w:rsidR="0072413D" w:rsidRPr="00BE3AC8">
        <w:t xml:space="preserve"> manually</w:t>
      </w:r>
      <w:r w:rsidR="002E272F" w:rsidRPr="00BE3AC8">
        <w:t xml:space="preserve"> </w:t>
      </w:r>
      <w:r w:rsidRPr="00BE3AC8">
        <w:t>from the command line.</w:t>
      </w:r>
    </w:p>
    <w:p w14:paraId="5AA62CE6" w14:textId="77777777" w:rsidR="00414CEE" w:rsidRPr="00BE3AC8" w:rsidRDefault="00BE3AC8" w:rsidP="00414CEE">
      <w:r w:rsidRPr="00BE3AC8">
        <w:t>The</w:t>
      </w:r>
      <w:r w:rsidR="0072413D" w:rsidRPr="00BE3AC8">
        <w:t xml:space="preserve"> cached data will always be </w:t>
      </w:r>
      <w:r w:rsidR="00340F2B" w:rsidRPr="00BE3AC8">
        <w:t>read-only</w:t>
      </w:r>
      <w:r w:rsidR="0072413D" w:rsidRPr="00BE3AC8">
        <w:t>, meaning that only checked-in revision data is</w:t>
      </w:r>
      <w:r w:rsidR="00414CEE" w:rsidRPr="00BE3AC8">
        <w:t xml:space="preserve"> cached on the proxies</w:t>
      </w:r>
      <w:r w:rsidR="0072413D" w:rsidRPr="00BE3AC8">
        <w:t xml:space="preserve">. Since checked in revisions never change, it’s safe and simple to cache them. </w:t>
      </w:r>
    </w:p>
    <w:p w14:paraId="34154AB3" w14:textId="77777777" w:rsidR="00414CEE" w:rsidRPr="00BE3AC8" w:rsidRDefault="001D02AE" w:rsidP="00414CEE">
      <w:r w:rsidRPr="00BE3AC8">
        <w:t xml:space="preserve">The </w:t>
      </w:r>
      <w:r w:rsidR="00414CEE" w:rsidRPr="00BE3AC8">
        <w:t xml:space="preserve">Proxy server will </w:t>
      </w:r>
      <w:r w:rsidR="008F26F7" w:rsidRPr="00BE3AC8">
        <w:t xml:space="preserve">start caching files from the repository server </w:t>
      </w:r>
      <w:r w:rsidR="0072413D" w:rsidRPr="00BE3AC8">
        <w:t>as data is requested from</w:t>
      </w:r>
      <w:r w:rsidR="00414CEE" w:rsidRPr="00BE3AC8">
        <w:t xml:space="preserve"> client</w:t>
      </w:r>
      <w:r w:rsidR="008F26F7" w:rsidRPr="00BE3AC8">
        <w:t>s</w:t>
      </w:r>
      <w:r w:rsidR="00414CEE" w:rsidRPr="00BE3AC8">
        <w:t xml:space="preserve">. Once </w:t>
      </w:r>
      <w:r w:rsidR="008F26F7" w:rsidRPr="00BE3AC8">
        <w:t>cached</w:t>
      </w:r>
      <w:r w:rsidR="0072413D" w:rsidRPr="00BE3AC8">
        <w:t>, revision data stays</w:t>
      </w:r>
      <w:r w:rsidR="00414CEE" w:rsidRPr="00BE3AC8">
        <w:t xml:space="preserve"> on the </w:t>
      </w:r>
      <w:r w:rsidR="008F26F7" w:rsidRPr="00BE3AC8">
        <w:t>proxy</w:t>
      </w:r>
      <w:r w:rsidR="0072413D" w:rsidRPr="00BE3AC8">
        <w:t>, so that future requests to the same revisions will be downloaded from</w:t>
      </w:r>
      <w:r w:rsidR="0030733A" w:rsidRPr="00BE3AC8">
        <w:t xml:space="preserve"> the proxy machine instead of the remote repository server</w:t>
      </w:r>
      <w:r w:rsidR="00414CEE" w:rsidRPr="00BE3AC8">
        <w:t>.</w:t>
      </w:r>
    </w:p>
    <w:p w14:paraId="2FDF7205" w14:textId="77777777" w:rsidR="00414CEE" w:rsidRPr="00BE3AC8" w:rsidRDefault="003840B2" w:rsidP="00414CEE">
      <w:r w:rsidRPr="00BE3AC8">
        <w:t>The</w:t>
      </w:r>
      <w:r w:rsidR="00414CEE" w:rsidRPr="00BE3AC8">
        <w:t xml:space="preserve"> proxy server will </w:t>
      </w:r>
      <w:r w:rsidRPr="00BE3AC8">
        <w:t xml:space="preserve">also </w:t>
      </w:r>
      <w:r w:rsidR="0030733A" w:rsidRPr="00BE3AC8">
        <w:t xml:space="preserve">use keep the most used revisions in memory, for improved performance. </w:t>
      </w:r>
      <w:r w:rsidRPr="00BE3AC8">
        <w:t xml:space="preserve">The </w:t>
      </w:r>
      <w:r w:rsidR="00BE3AC8" w:rsidRPr="00BE3AC8">
        <w:t>administrator can configure the maximum amount of memory to be used</w:t>
      </w:r>
      <w:r w:rsidR="00414CEE" w:rsidRPr="00BE3AC8">
        <w:t xml:space="preserve">. </w:t>
      </w:r>
    </w:p>
    <w:p w14:paraId="2A25FE1D" w14:textId="77777777" w:rsidR="00414CEE" w:rsidRPr="00BE3AC8" w:rsidRDefault="0030733A" w:rsidP="00414CEE">
      <w:r w:rsidRPr="00BE3AC8">
        <w:t>This is a list of the benefits of using a Proxy with Plastic SCM</w:t>
      </w:r>
      <w:r w:rsidR="00414CEE" w:rsidRPr="00BE3AC8">
        <w:t>:</w:t>
      </w:r>
    </w:p>
    <w:p w14:paraId="0E925F47" w14:textId="77777777" w:rsidR="00414CEE" w:rsidRPr="00BE3AC8" w:rsidRDefault="00414CEE" w:rsidP="00414CEE">
      <w:pPr>
        <w:numPr>
          <w:ilvl w:val="0"/>
          <w:numId w:val="23"/>
        </w:numPr>
      </w:pPr>
      <w:r w:rsidRPr="00BE3AC8">
        <w:t>The server will act as a data cache. No other data or metadata besides revision information will be stored.</w:t>
      </w:r>
    </w:p>
    <w:p w14:paraId="205DD7E0" w14:textId="77777777" w:rsidR="00414CEE" w:rsidRPr="00BE3AC8" w:rsidRDefault="00414CEE" w:rsidP="00414CEE">
      <w:pPr>
        <w:numPr>
          <w:ilvl w:val="0"/>
          <w:numId w:val="23"/>
        </w:numPr>
      </w:pPr>
      <w:r w:rsidRPr="00BE3AC8">
        <w:t xml:space="preserve">All cached data will be stored </w:t>
      </w:r>
      <w:r w:rsidR="0030733A" w:rsidRPr="00BE3AC8">
        <w:t>on a configurable disk directory</w:t>
      </w:r>
      <w:r w:rsidRPr="00BE3AC8">
        <w:t xml:space="preserve"> for </w:t>
      </w:r>
      <w:r w:rsidR="0030733A" w:rsidRPr="00BE3AC8">
        <w:t xml:space="preserve">simplified administration. </w:t>
      </w:r>
    </w:p>
    <w:p w14:paraId="4B2F5EE0" w14:textId="77777777" w:rsidR="00414CEE" w:rsidRPr="00BE3AC8" w:rsidRDefault="00414CEE" w:rsidP="00414CEE">
      <w:pPr>
        <w:numPr>
          <w:ilvl w:val="0"/>
          <w:numId w:val="23"/>
        </w:numPr>
      </w:pPr>
      <w:r w:rsidRPr="00BE3AC8">
        <w:t xml:space="preserve">Data transmission between the proxy server, repository server and client will use the same data exchange protocol used by Plastic SCM, exchanging data chunks of 4Mb max size. </w:t>
      </w:r>
    </w:p>
    <w:p w14:paraId="7357A18C" w14:textId="0422DA7A" w:rsidR="00414CEE" w:rsidRPr="00BE3AC8" w:rsidRDefault="00414CEE" w:rsidP="00414CEE">
      <w:r w:rsidRPr="00BE3AC8">
        <w:lastRenderedPageBreak/>
        <w:t xml:space="preserve">The following is an example of </w:t>
      </w:r>
      <w:r w:rsidR="001C4471" w:rsidRPr="00BE3AC8">
        <w:t xml:space="preserve">a </w:t>
      </w:r>
      <w:r w:rsidRPr="00BE3AC8">
        <w:t>configuration using a proxy server:</w:t>
      </w:r>
      <w:r w:rsidR="00EA7ADF">
        <w:rPr>
          <w:noProof/>
          <w:lang w:val="es-ES"/>
        </w:rPr>
        <w:drawing>
          <wp:inline distT="0" distB="0" distL="0" distR="0" wp14:anchorId="4BDD1752" wp14:editId="3899ECEC">
            <wp:extent cx="5213985" cy="256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3985" cy="2567940"/>
                    </a:xfrm>
                    <a:prstGeom prst="rect">
                      <a:avLst/>
                    </a:prstGeom>
                    <a:noFill/>
                    <a:ln>
                      <a:noFill/>
                    </a:ln>
                  </pic:spPr>
                </pic:pic>
              </a:graphicData>
            </a:graphic>
          </wp:inline>
        </w:drawing>
      </w:r>
    </w:p>
    <w:p w14:paraId="03DD6077" w14:textId="47A2EB05" w:rsidR="00414CEE" w:rsidRPr="00BE3AC8" w:rsidRDefault="00414CEE" w:rsidP="002435ED">
      <w:pPr>
        <w:pStyle w:val="Epgrafe"/>
      </w:pPr>
      <w:bookmarkStart w:id="582" w:name="_Toc339574997"/>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33</w:t>
      </w:r>
      <w:r w:rsidR="00E524FD" w:rsidRPr="00BE3AC8">
        <w:rPr>
          <w:noProof/>
        </w:rPr>
        <w:fldChar w:fldCharType="end"/>
      </w:r>
      <w:r w:rsidR="009B20E8" w:rsidRPr="00BE3AC8">
        <w:t>.</w:t>
      </w:r>
      <w:proofErr w:type="gramEnd"/>
      <w:r w:rsidRPr="00BE3AC8">
        <w:t xml:space="preserve"> Example of </w:t>
      </w:r>
      <w:r w:rsidR="009613B4" w:rsidRPr="00BE3AC8">
        <w:t xml:space="preserve">proxy </w:t>
      </w:r>
      <w:r w:rsidRPr="00BE3AC8">
        <w:t>deployment</w:t>
      </w:r>
      <w:bookmarkEnd w:id="582"/>
    </w:p>
    <w:p w14:paraId="5ECA5838" w14:textId="77777777" w:rsidR="00414CEE" w:rsidRPr="00BE3AC8" w:rsidRDefault="00414CEE" w:rsidP="00414CEE">
      <w:r w:rsidRPr="00BE3AC8">
        <w:t xml:space="preserve">The basic usage scenario is depicted on the following set of figures. The typical scenario for </w:t>
      </w:r>
      <w:r w:rsidRPr="00BE3AC8">
        <w:rPr>
          <w:i/>
        </w:rPr>
        <w:t>proxy server</w:t>
      </w:r>
      <w:r w:rsidRPr="00BE3AC8">
        <w:t xml:space="preserve"> is a centralized setup over a slow </w:t>
      </w:r>
      <w:r w:rsidR="00BE3AC8" w:rsidRPr="00BE3AC8">
        <w:t>network, which</w:t>
      </w:r>
      <w:r w:rsidRPr="00BE3AC8">
        <w:t xml:space="preserve"> needs to be optimized.</w:t>
      </w:r>
    </w:p>
    <w:p w14:paraId="13A755E1" w14:textId="77777777" w:rsidR="00414CEE" w:rsidRPr="00BE3AC8" w:rsidRDefault="003C1452" w:rsidP="00414CEE">
      <w:pPr>
        <w:jc w:val="center"/>
      </w:pPr>
      <w:r w:rsidRPr="00BE3AC8">
        <w:rPr>
          <w:noProof/>
          <w:lang w:val="es-ES"/>
        </w:rPr>
        <w:drawing>
          <wp:inline distT="0" distB="0" distL="0" distR="0" wp14:anchorId="7BD47290" wp14:editId="203BECFC">
            <wp:extent cx="4991100" cy="3857625"/>
            <wp:effectExtent l="19050" t="0" r="0" b="0"/>
            <wp:docPr id="30" name="Picture 30" descr="prox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xy01"/>
                    <pic:cNvPicPr>
                      <a:picLocks noChangeAspect="1" noChangeArrowheads="1"/>
                    </pic:cNvPicPr>
                  </pic:nvPicPr>
                  <pic:blipFill>
                    <a:blip r:embed="rId49" cstate="print"/>
                    <a:srcRect/>
                    <a:stretch>
                      <a:fillRect/>
                    </a:stretch>
                  </pic:blipFill>
                  <pic:spPr bwMode="auto">
                    <a:xfrm>
                      <a:off x="0" y="0"/>
                      <a:ext cx="4991100" cy="3857625"/>
                    </a:xfrm>
                    <a:prstGeom prst="rect">
                      <a:avLst/>
                    </a:prstGeom>
                    <a:noFill/>
                    <a:ln w="9525">
                      <a:noFill/>
                      <a:miter lim="800000"/>
                      <a:headEnd/>
                      <a:tailEnd/>
                    </a:ln>
                  </pic:spPr>
                </pic:pic>
              </a:graphicData>
            </a:graphic>
          </wp:inline>
        </w:drawing>
      </w:r>
    </w:p>
    <w:p w14:paraId="1596640B" w14:textId="501EF462" w:rsidR="00414CEE" w:rsidRPr="00BE3AC8" w:rsidRDefault="00414CEE" w:rsidP="002435ED">
      <w:pPr>
        <w:pStyle w:val="Epgrafe"/>
      </w:pPr>
      <w:bookmarkStart w:id="583" w:name="_Toc339574998"/>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34</w:t>
      </w:r>
      <w:r w:rsidR="00E524FD" w:rsidRPr="00BE3AC8">
        <w:rPr>
          <w:noProof/>
        </w:rPr>
        <w:fldChar w:fldCharType="end"/>
      </w:r>
      <w:r w:rsidR="009B20E8" w:rsidRPr="00BE3AC8">
        <w:t>.</w:t>
      </w:r>
      <w:proofErr w:type="gramEnd"/>
      <w:r w:rsidRPr="00BE3AC8">
        <w:t xml:space="preserve"> Example of network</w:t>
      </w:r>
      <w:bookmarkEnd w:id="583"/>
    </w:p>
    <w:p w14:paraId="4588C287" w14:textId="77777777" w:rsidR="00414CEE" w:rsidRPr="00BE3AC8" w:rsidRDefault="00414CEE" w:rsidP="00414CEE">
      <w:r w:rsidRPr="00BE3AC8">
        <w:t xml:space="preserve">Each site can take advantage of a very simple </w:t>
      </w:r>
      <w:r w:rsidRPr="00BE3AC8">
        <w:rPr>
          <w:i/>
        </w:rPr>
        <w:t xml:space="preserve">proxy </w:t>
      </w:r>
      <w:r w:rsidR="0030733A" w:rsidRPr="00BE3AC8">
        <w:rPr>
          <w:i/>
        </w:rPr>
        <w:t>server</w:t>
      </w:r>
      <w:r w:rsidR="0030733A" w:rsidRPr="00BE3AC8">
        <w:t>, which</w:t>
      </w:r>
      <w:r w:rsidRPr="00BE3AC8">
        <w:t xml:space="preserve"> will increase the overall system performance by reducing network traffic over the distant networks.</w:t>
      </w:r>
    </w:p>
    <w:p w14:paraId="2A9B884A" w14:textId="77777777" w:rsidR="00414CEE" w:rsidRPr="00BE3AC8" w:rsidRDefault="003C1452" w:rsidP="00D338C3">
      <w:pPr>
        <w:jc w:val="center"/>
      </w:pPr>
      <w:r w:rsidRPr="00BE3AC8">
        <w:rPr>
          <w:noProof/>
          <w:lang w:val="es-ES"/>
        </w:rPr>
        <w:lastRenderedPageBreak/>
        <w:drawing>
          <wp:inline distT="0" distB="0" distL="0" distR="0" wp14:anchorId="35FF3DF7" wp14:editId="1BF8EBF9">
            <wp:extent cx="5391150" cy="3505200"/>
            <wp:effectExtent l="19050" t="0" r="0" b="0"/>
            <wp:docPr id="31" name="Picture 31" descr="prox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xy02"/>
                    <pic:cNvPicPr>
                      <a:picLocks noChangeAspect="1" noChangeArrowheads="1"/>
                    </pic:cNvPicPr>
                  </pic:nvPicPr>
                  <pic:blipFill>
                    <a:blip r:embed="rId50" cstate="print"/>
                    <a:srcRect/>
                    <a:stretch>
                      <a:fillRect/>
                    </a:stretch>
                  </pic:blipFill>
                  <pic:spPr bwMode="auto">
                    <a:xfrm>
                      <a:off x="0" y="0"/>
                      <a:ext cx="5391150" cy="3505200"/>
                    </a:xfrm>
                    <a:prstGeom prst="rect">
                      <a:avLst/>
                    </a:prstGeom>
                    <a:noFill/>
                    <a:ln w="9525">
                      <a:noFill/>
                      <a:miter lim="800000"/>
                      <a:headEnd/>
                      <a:tailEnd/>
                    </a:ln>
                  </pic:spPr>
                </pic:pic>
              </a:graphicData>
            </a:graphic>
          </wp:inline>
        </w:drawing>
      </w:r>
    </w:p>
    <w:p w14:paraId="2BC85128" w14:textId="4E923E13" w:rsidR="00414CEE" w:rsidRPr="00BE3AC8" w:rsidRDefault="00414CEE" w:rsidP="002435ED">
      <w:pPr>
        <w:pStyle w:val="Epgrafe"/>
      </w:pPr>
      <w:bookmarkStart w:id="584" w:name="_Toc339574999"/>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35</w:t>
      </w:r>
      <w:r w:rsidR="00E524FD" w:rsidRPr="00BE3AC8">
        <w:rPr>
          <w:noProof/>
        </w:rPr>
        <w:fldChar w:fldCharType="end"/>
      </w:r>
      <w:r w:rsidR="009B20E8" w:rsidRPr="00BE3AC8">
        <w:t>.</w:t>
      </w:r>
      <w:proofErr w:type="gramEnd"/>
      <w:r w:rsidRPr="00BE3AC8">
        <w:t xml:space="preserve"> Same network, improved by using two proxies</w:t>
      </w:r>
      <w:bookmarkEnd w:id="584"/>
    </w:p>
    <w:p w14:paraId="3EDE2FF1" w14:textId="77777777" w:rsidR="00AE32DB" w:rsidRPr="00BE3AC8" w:rsidRDefault="00AE32DB" w:rsidP="00414CEE"/>
    <w:p w14:paraId="6CE2042B" w14:textId="77777777" w:rsidR="0030733A" w:rsidRPr="00BE3AC8" w:rsidRDefault="0030733A" w:rsidP="0030733A">
      <w:pPr>
        <w:pStyle w:val="Ttulo2"/>
        <w:rPr>
          <w:lang w:val="en-US"/>
        </w:rPr>
      </w:pPr>
      <w:bookmarkStart w:id="585" w:name="_Toc339574946"/>
      <w:r w:rsidRPr="00BE3AC8">
        <w:rPr>
          <w:lang w:val="en-US"/>
        </w:rPr>
        <w:t>Installing the Plastic SCM Proxy server</w:t>
      </w:r>
      <w:bookmarkEnd w:id="585"/>
    </w:p>
    <w:p w14:paraId="35C6DABC" w14:textId="77777777" w:rsidR="0030733A" w:rsidRPr="00BE3AC8" w:rsidRDefault="00620A4D" w:rsidP="00414CEE">
      <w:r w:rsidRPr="00BE3AC8">
        <w:t>The Proxy server is distributed as a separate download in the Plastic SCM website (</w:t>
      </w:r>
      <w:hyperlink r:id="rId51" w:history="1">
        <w:r w:rsidRPr="00BE3AC8">
          <w:rPr>
            <w:rStyle w:val="Hipervnculo"/>
          </w:rPr>
          <w:t>www.plasticscm.com</w:t>
        </w:r>
      </w:hyperlink>
      <w:r w:rsidRPr="00BE3AC8">
        <w:t xml:space="preserve">) and can be installed </w:t>
      </w:r>
      <w:proofErr w:type="gramStart"/>
      <w:r w:rsidRPr="00BE3AC8">
        <w:t>stand alone</w:t>
      </w:r>
      <w:proofErr w:type="gramEnd"/>
      <w:r w:rsidRPr="00BE3AC8">
        <w:t xml:space="preserve">: it doesn’t require a Plastic SCM server or client to be present on the same machine. </w:t>
      </w:r>
    </w:p>
    <w:p w14:paraId="28C2348B" w14:textId="77777777" w:rsidR="00620A4D" w:rsidRPr="00BE3AC8" w:rsidRDefault="00620A4D" w:rsidP="00414CEE">
      <w:r w:rsidRPr="00BE3AC8">
        <w:t xml:space="preserve">The following table summarizes the installation steps after the installer is run and the license agreement accepted: </w:t>
      </w:r>
    </w:p>
    <w:p w14:paraId="3D666E98" w14:textId="77777777" w:rsidR="00620A4D" w:rsidRPr="00BE3AC8" w:rsidRDefault="00620A4D" w:rsidP="00414CEE"/>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3210"/>
        <w:gridCol w:w="5231"/>
      </w:tblGrid>
      <w:tr w:rsidR="00620A4D" w:rsidRPr="00BE3AC8" w14:paraId="6EB1EC3F" w14:textId="77777777" w:rsidTr="009C1ED6">
        <w:trPr>
          <w:jc w:val="center"/>
        </w:trPr>
        <w:tc>
          <w:tcPr>
            <w:tcW w:w="3210" w:type="dxa"/>
          </w:tcPr>
          <w:p w14:paraId="1DAD9C9B" w14:textId="77777777" w:rsidR="00620A4D" w:rsidRPr="00BE3AC8" w:rsidRDefault="00620A4D" w:rsidP="009C1ED6">
            <w:pPr>
              <w:jc w:val="left"/>
            </w:pPr>
            <w:r w:rsidRPr="00BE3AC8">
              <w:t xml:space="preserve">Installation directory selection. </w:t>
            </w:r>
          </w:p>
          <w:p w14:paraId="285DA28D" w14:textId="77777777" w:rsidR="00620A4D" w:rsidRPr="00BE3AC8" w:rsidRDefault="00620A4D" w:rsidP="009C1ED6">
            <w:pPr>
              <w:jc w:val="left"/>
            </w:pPr>
            <w:r w:rsidRPr="00BE3AC8">
              <w:t xml:space="preserve">This is the folder that contains the binary files for the proxy server. The next step lets you configure the directory where the cached data will reside. </w:t>
            </w:r>
          </w:p>
        </w:tc>
        <w:tc>
          <w:tcPr>
            <w:tcW w:w="5231" w:type="dxa"/>
          </w:tcPr>
          <w:p w14:paraId="2B31D690" w14:textId="77777777" w:rsidR="00620A4D" w:rsidRPr="00BE3AC8" w:rsidRDefault="00620A4D" w:rsidP="009C1ED6">
            <w:pPr>
              <w:jc w:val="center"/>
            </w:pPr>
            <w:r w:rsidRPr="00BE3AC8">
              <w:rPr>
                <w:noProof/>
                <w:lang w:val="es-ES"/>
              </w:rPr>
              <w:drawing>
                <wp:inline distT="0" distB="0" distL="0" distR="0" wp14:anchorId="37816E9F" wp14:editId="7B7DA851">
                  <wp:extent cx="2906571" cy="2159754"/>
                  <wp:effectExtent l="0" t="0" r="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6571" cy="2159754"/>
                          </a:xfrm>
                          <a:prstGeom prst="rect">
                            <a:avLst/>
                          </a:prstGeom>
                          <a:noFill/>
                          <a:ln>
                            <a:noFill/>
                          </a:ln>
                        </pic:spPr>
                      </pic:pic>
                    </a:graphicData>
                  </a:graphic>
                </wp:inline>
              </w:drawing>
            </w:r>
          </w:p>
          <w:p w14:paraId="320115E6" w14:textId="5B643D03" w:rsidR="00620A4D" w:rsidRPr="00BE3AC8" w:rsidRDefault="00620A4D" w:rsidP="002435ED">
            <w:pPr>
              <w:pStyle w:val="Epgrafe"/>
            </w:pPr>
            <w:bookmarkStart w:id="586" w:name="_Toc33957500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36</w:t>
            </w:r>
            <w:r w:rsidR="00E524FD" w:rsidRPr="00BE3AC8">
              <w:rPr>
                <w:noProof/>
              </w:rPr>
              <w:fldChar w:fldCharType="end"/>
            </w:r>
            <w:r w:rsidRPr="00BE3AC8">
              <w:t>. Proxy installer binaries folder</w:t>
            </w:r>
            <w:bookmarkEnd w:id="586"/>
          </w:p>
        </w:tc>
      </w:tr>
      <w:tr w:rsidR="00620A4D" w:rsidRPr="00BE3AC8" w14:paraId="3B001A42" w14:textId="77777777" w:rsidTr="009C1ED6">
        <w:trPr>
          <w:jc w:val="center"/>
        </w:trPr>
        <w:tc>
          <w:tcPr>
            <w:tcW w:w="3210" w:type="dxa"/>
          </w:tcPr>
          <w:p w14:paraId="3AC128F8" w14:textId="77777777" w:rsidR="00620A4D" w:rsidRPr="00BE3AC8" w:rsidRDefault="00620A4D" w:rsidP="00620A4D">
            <w:pPr>
              <w:jc w:val="left"/>
            </w:pPr>
            <w:r w:rsidRPr="00BE3AC8">
              <w:lastRenderedPageBreak/>
              <w:t>Cache storage.</w:t>
            </w:r>
          </w:p>
          <w:p w14:paraId="1F4D8424" w14:textId="77777777" w:rsidR="00620A4D" w:rsidRPr="00BE3AC8" w:rsidRDefault="00620A4D" w:rsidP="00620A4D">
            <w:pPr>
              <w:jc w:val="left"/>
            </w:pPr>
            <w:r w:rsidRPr="00BE3AC8">
              <w:t xml:space="preserve">This is the folder that will hold the revision cache. It should be located on a fast and large enough disk, to benefit from the maximum performance. </w:t>
            </w:r>
          </w:p>
        </w:tc>
        <w:tc>
          <w:tcPr>
            <w:tcW w:w="5231" w:type="dxa"/>
          </w:tcPr>
          <w:p w14:paraId="7BD32EF1" w14:textId="77777777" w:rsidR="00620A4D" w:rsidRPr="00BE3AC8" w:rsidRDefault="00620A4D" w:rsidP="009C1ED6">
            <w:pPr>
              <w:jc w:val="center"/>
            </w:pPr>
            <w:r w:rsidRPr="00BE3AC8">
              <w:rPr>
                <w:noProof/>
                <w:lang w:val="es-ES"/>
              </w:rPr>
              <w:drawing>
                <wp:inline distT="0" distB="0" distL="0" distR="0" wp14:anchorId="1EAF3479" wp14:editId="427CC1FA">
                  <wp:extent cx="3051552" cy="22834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1552" cy="2283462"/>
                          </a:xfrm>
                          <a:prstGeom prst="rect">
                            <a:avLst/>
                          </a:prstGeom>
                          <a:noFill/>
                          <a:ln>
                            <a:noFill/>
                          </a:ln>
                        </pic:spPr>
                      </pic:pic>
                    </a:graphicData>
                  </a:graphic>
                </wp:inline>
              </w:drawing>
            </w:r>
          </w:p>
          <w:p w14:paraId="6FBCD9E5" w14:textId="2F857B53" w:rsidR="00620A4D" w:rsidRPr="00BE3AC8" w:rsidRDefault="00620A4D" w:rsidP="002435ED">
            <w:pPr>
              <w:pStyle w:val="Epgrafe"/>
            </w:pPr>
            <w:bookmarkStart w:id="587" w:name="_Toc33957500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37</w:t>
            </w:r>
            <w:r w:rsidR="00E524FD" w:rsidRPr="00BE3AC8">
              <w:rPr>
                <w:noProof/>
              </w:rPr>
              <w:fldChar w:fldCharType="end"/>
            </w:r>
            <w:r w:rsidRPr="00BE3AC8">
              <w:t>. Cached data directory location</w:t>
            </w:r>
            <w:bookmarkEnd w:id="587"/>
          </w:p>
        </w:tc>
      </w:tr>
      <w:tr w:rsidR="00F44011" w:rsidRPr="00BE3AC8" w14:paraId="61C681FE" w14:textId="77777777" w:rsidTr="009C1ED6">
        <w:trPr>
          <w:jc w:val="center"/>
        </w:trPr>
        <w:tc>
          <w:tcPr>
            <w:tcW w:w="3210" w:type="dxa"/>
          </w:tcPr>
          <w:p w14:paraId="0DFC1764" w14:textId="77777777" w:rsidR="00F44011" w:rsidRPr="00BE3AC8" w:rsidRDefault="00F44011" w:rsidP="00620A4D">
            <w:pPr>
              <w:jc w:val="left"/>
            </w:pPr>
            <w:r w:rsidRPr="00BE3AC8">
              <w:t>TCP Listening port.</w:t>
            </w:r>
          </w:p>
          <w:p w14:paraId="1B1A20C3" w14:textId="77777777" w:rsidR="00F44011" w:rsidRPr="00BE3AC8" w:rsidRDefault="00F44011" w:rsidP="00620A4D">
            <w:pPr>
              <w:jc w:val="left"/>
            </w:pPr>
            <w:r w:rsidRPr="00BE3AC8">
              <w:t xml:space="preserve">This is the TCP port that the proxy server will use. By default, it is 8085. </w:t>
            </w:r>
          </w:p>
        </w:tc>
        <w:tc>
          <w:tcPr>
            <w:tcW w:w="5231" w:type="dxa"/>
          </w:tcPr>
          <w:p w14:paraId="54678C9D" w14:textId="77777777" w:rsidR="00F44011" w:rsidRPr="00BE3AC8" w:rsidRDefault="00F44011" w:rsidP="00F44011">
            <w:pPr>
              <w:keepNext/>
              <w:jc w:val="center"/>
            </w:pPr>
            <w:r w:rsidRPr="00BE3AC8">
              <w:rPr>
                <w:noProof/>
                <w:lang w:val="es-ES"/>
              </w:rPr>
              <w:drawing>
                <wp:inline distT="0" distB="0" distL="0" distR="0" wp14:anchorId="472A5A41" wp14:editId="3ED53F90">
                  <wp:extent cx="2951964" cy="2208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1964" cy="2208940"/>
                          </a:xfrm>
                          <a:prstGeom prst="rect">
                            <a:avLst/>
                          </a:prstGeom>
                          <a:noFill/>
                          <a:ln>
                            <a:noFill/>
                          </a:ln>
                        </pic:spPr>
                      </pic:pic>
                    </a:graphicData>
                  </a:graphic>
                </wp:inline>
              </w:drawing>
            </w:r>
          </w:p>
          <w:p w14:paraId="238A5095" w14:textId="2ED8F3D3" w:rsidR="00F44011" w:rsidRPr="00BE3AC8" w:rsidRDefault="00F44011" w:rsidP="002435ED">
            <w:pPr>
              <w:pStyle w:val="Epgrafe"/>
            </w:pPr>
            <w:bookmarkStart w:id="588" w:name="_Toc33957500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38</w:t>
            </w:r>
            <w:r w:rsidR="00E524FD" w:rsidRPr="00BE3AC8">
              <w:rPr>
                <w:noProof/>
              </w:rPr>
              <w:fldChar w:fldCharType="end"/>
            </w:r>
            <w:r w:rsidRPr="00BE3AC8">
              <w:t>: Proxy listening port</w:t>
            </w:r>
            <w:bookmarkEnd w:id="588"/>
          </w:p>
          <w:p w14:paraId="0C422D0A" w14:textId="77777777" w:rsidR="00F44011" w:rsidRPr="00BE3AC8" w:rsidRDefault="00F44011" w:rsidP="009C1ED6">
            <w:pPr>
              <w:jc w:val="center"/>
              <w:rPr>
                <w:noProof/>
                <w:lang w:eastAsia="en-US"/>
              </w:rPr>
            </w:pPr>
          </w:p>
        </w:tc>
      </w:tr>
      <w:tr w:rsidR="00F44011" w:rsidRPr="00BE3AC8" w14:paraId="6A598CC5" w14:textId="77777777" w:rsidTr="009C1ED6">
        <w:trPr>
          <w:jc w:val="center"/>
        </w:trPr>
        <w:tc>
          <w:tcPr>
            <w:tcW w:w="8441" w:type="dxa"/>
            <w:gridSpan w:val="2"/>
          </w:tcPr>
          <w:p w14:paraId="1775D14E" w14:textId="77777777" w:rsidR="00F44011" w:rsidRPr="00BE3AC8" w:rsidRDefault="00F44011" w:rsidP="00F44011">
            <w:pPr>
              <w:jc w:val="center"/>
              <w:rPr>
                <w:noProof/>
                <w:lang w:eastAsia="en-US"/>
              </w:rPr>
            </w:pPr>
            <w:r w:rsidRPr="00BE3AC8">
              <w:rPr>
                <w:noProof/>
                <w:lang w:eastAsia="en-US"/>
              </w:rPr>
              <w:t>Binary files will be copied and the installation is complete.</w:t>
            </w:r>
          </w:p>
          <w:p w14:paraId="1DEB639F" w14:textId="77777777" w:rsidR="00387378" w:rsidRPr="00BE3AC8" w:rsidRDefault="00387378" w:rsidP="00F44011">
            <w:pPr>
              <w:jc w:val="center"/>
              <w:rPr>
                <w:noProof/>
                <w:lang w:eastAsia="en-US"/>
              </w:rPr>
            </w:pPr>
            <w:r w:rsidRPr="00BE3AC8">
              <w:rPr>
                <w:noProof/>
                <w:lang w:eastAsia="en-US"/>
              </w:rPr>
              <w:t>The Plastic Proxy service is started at the end of the installation and is ready to begin caching data.</w:t>
            </w:r>
          </w:p>
        </w:tc>
      </w:tr>
    </w:tbl>
    <w:p w14:paraId="087A62BF" w14:textId="77777777" w:rsidR="00620A4D" w:rsidRPr="00BE3AC8" w:rsidRDefault="00620A4D" w:rsidP="00414CEE"/>
    <w:p w14:paraId="5A2AF28E" w14:textId="77777777" w:rsidR="00620A4D" w:rsidRPr="00BE3AC8" w:rsidRDefault="00387378" w:rsidP="00387378">
      <w:pPr>
        <w:pStyle w:val="Ttulo2"/>
        <w:rPr>
          <w:lang w:val="en-US"/>
        </w:rPr>
      </w:pPr>
      <w:bookmarkStart w:id="589" w:name="_Toc339574947"/>
      <w:r w:rsidRPr="00BE3AC8">
        <w:rPr>
          <w:lang w:val="en-US"/>
        </w:rPr>
        <w:t>Configuring the clients</w:t>
      </w:r>
      <w:bookmarkEnd w:id="589"/>
    </w:p>
    <w:p w14:paraId="3CA82221" w14:textId="77777777" w:rsidR="00387378" w:rsidRPr="00BE3AC8" w:rsidRDefault="00387378" w:rsidP="00387378">
      <w:r w:rsidRPr="00BE3AC8">
        <w:t xml:space="preserve">The clients need to configure a proxy server in order to benefit from its cache. This is done in the Plastic SCM client configuration wizard, in the server page. The proxy server is configured by checking the “Use Plastic SCM proxy server” </w:t>
      </w:r>
      <w:proofErr w:type="gramStart"/>
      <w:r w:rsidRPr="00BE3AC8">
        <w:t>box  and</w:t>
      </w:r>
      <w:proofErr w:type="gramEnd"/>
      <w:r w:rsidRPr="00BE3AC8">
        <w:t xml:space="preserve"> entering the proxy server host address and port in the textboxes. </w:t>
      </w:r>
    </w:p>
    <w:p w14:paraId="19321F16" w14:textId="77777777" w:rsidR="00387378" w:rsidRPr="00BE3AC8" w:rsidRDefault="00387378" w:rsidP="00387378"/>
    <w:p w14:paraId="32DF5354" w14:textId="77777777" w:rsidR="00387378" w:rsidRPr="00BE3AC8" w:rsidRDefault="00387378" w:rsidP="00387378"/>
    <w:p w14:paraId="3C8C8A2B" w14:textId="77777777" w:rsidR="00387378" w:rsidRPr="00BE3AC8" w:rsidRDefault="00387378" w:rsidP="00387378">
      <w:pPr>
        <w:keepNext/>
        <w:jc w:val="center"/>
      </w:pPr>
      <w:r w:rsidRPr="00BE3AC8">
        <w:rPr>
          <w:noProof/>
          <w:lang w:val="es-ES"/>
        </w:rPr>
        <w:lastRenderedPageBreak/>
        <w:drawing>
          <wp:inline distT="0" distB="0" distL="0" distR="0" wp14:anchorId="15F449E3" wp14:editId="57C34362">
            <wp:extent cx="4320043" cy="28364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0054" cy="2836422"/>
                    </a:xfrm>
                    <a:prstGeom prst="rect">
                      <a:avLst/>
                    </a:prstGeom>
                    <a:noFill/>
                    <a:ln>
                      <a:noFill/>
                    </a:ln>
                  </pic:spPr>
                </pic:pic>
              </a:graphicData>
            </a:graphic>
          </wp:inline>
        </w:drawing>
      </w:r>
    </w:p>
    <w:p w14:paraId="769D667D" w14:textId="540EA2DE" w:rsidR="00620A4D" w:rsidRPr="00BE3AC8" w:rsidRDefault="00387378" w:rsidP="002435ED">
      <w:pPr>
        <w:pStyle w:val="Epgrafe"/>
      </w:pPr>
      <w:bookmarkStart w:id="590" w:name="_Toc33957500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39</w:t>
      </w:r>
      <w:r w:rsidR="00E524FD" w:rsidRPr="00BE3AC8">
        <w:rPr>
          <w:noProof/>
        </w:rPr>
        <w:fldChar w:fldCharType="end"/>
      </w:r>
      <w:r w:rsidRPr="00BE3AC8">
        <w:t>: configuring a proxy server in the Plastic SCM client</w:t>
      </w:r>
      <w:bookmarkEnd w:id="590"/>
    </w:p>
    <w:p w14:paraId="0F71C592" w14:textId="77777777" w:rsidR="0030733A" w:rsidRPr="00BE3AC8" w:rsidRDefault="00387378" w:rsidP="00414CEE">
      <w:r w:rsidRPr="00BE3AC8">
        <w:t xml:space="preserve">This is all the setup required in the client. When an operation downloads revisions from the server, the client will ask the proxy and download from it instead of the server if the data is cached. </w:t>
      </w:r>
    </w:p>
    <w:p w14:paraId="1AB524C5" w14:textId="77777777" w:rsidR="00273609" w:rsidRPr="00BE3AC8" w:rsidRDefault="00273609" w:rsidP="00273609">
      <w:pPr>
        <w:pStyle w:val="Ttulo1"/>
        <w:rPr>
          <w:lang w:val="en-US"/>
        </w:rPr>
      </w:pPr>
      <w:bookmarkStart w:id="591" w:name="_Toc339574948"/>
      <w:r w:rsidRPr="00BE3AC8">
        <w:rPr>
          <w:lang w:val="en-US"/>
        </w:rPr>
        <w:lastRenderedPageBreak/>
        <w:t xml:space="preserve">Creating and managing </w:t>
      </w:r>
      <w:r w:rsidR="00CA3313" w:rsidRPr="00BE3AC8">
        <w:rPr>
          <w:lang w:val="en-US"/>
        </w:rPr>
        <w:br/>
      </w:r>
      <w:r w:rsidRPr="00BE3AC8">
        <w:rPr>
          <w:lang w:val="en-US"/>
        </w:rPr>
        <w:t>repositories</w:t>
      </w:r>
      <w:bookmarkEnd w:id="577"/>
      <w:bookmarkEnd w:id="591"/>
    </w:p>
    <w:p w14:paraId="32504BEB" w14:textId="77777777" w:rsidR="00273609" w:rsidRPr="00BE3AC8" w:rsidRDefault="00273609" w:rsidP="00273609">
      <w:r w:rsidRPr="00BE3AC8">
        <w:t xml:space="preserve">Repositories are the </w:t>
      </w:r>
      <w:r w:rsidR="00D17FCE" w:rsidRPr="00BE3AC8">
        <w:t>central data storage</w:t>
      </w:r>
      <w:r w:rsidRPr="00BE3AC8">
        <w:t xml:space="preserve"> in the P</w:t>
      </w:r>
      <w:r w:rsidR="00D17FCE" w:rsidRPr="00BE3AC8">
        <w:t>lastic SCM system. They store</w:t>
      </w:r>
      <w:r w:rsidRPr="00BE3AC8">
        <w:t xml:space="preserve"> the information </w:t>
      </w:r>
      <w:r w:rsidR="00D17FCE" w:rsidRPr="00BE3AC8">
        <w:t>for all the objects in</w:t>
      </w:r>
      <w:r w:rsidRPr="00BE3AC8">
        <w:t xml:space="preserve"> the system.</w:t>
      </w:r>
    </w:p>
    <w:p w14:paraId="4D7D529B" w14:textId="77777777" w:rsidR="00273609" w:rsidRPr="00BE3AC8" w:rsidRDefault="00273609" w:rsidP="00273609">
      <w:pPr>
        <w:pStyle w:val="Ttulo2"/>
        <w:rPr>
          <w:lang w:val="en-US"/>
        </w:rPr>
      </w:pPr>
      <w:bookmarkStart w:id="592" w:name="_Toc159063534"/>
      <w:bookmarkStart w:id="593" w:name="_Toc339574949"/>
      <w:r w:rsidRPr="00BE3AC8">
        <w:rPr>
          <w:lang w:val="en-US"/>
        </w:rPr>
        <w:t>Creating a new repository</w:t>
      </w:r>
      <w:bookmarkEnd w:id="592"/>
      <w:bookmarkEnd w:id="593"/>
    </w:p>
    <w:p w14:paraId="5BD6F526" w14:textId="77777777" w:rsidR="0003006D" w:rsidRPr="00BE3AC8" w:rsidRDefault="00273609" w:rsidP="00273609">
      <w:r w:rsidRPr="00BE3AC8">
        <w:t xml:space="preserve">An empty repository named </w:t>
      </w:r>
      <w:r w:rsidRPr="00BE3AC8">
        <w:rPr>
          <w:i/>
        </w:rPr>
        <w:t>default</w:t>
      </w:r>
      <w:r w:rsidRPr="00BE3AC8">
        <w:t xml:space="preserve"> is created </w:t>
      </w:r>
      <w:r w:rsidR="001252DA" w:rsidRPr="00BE3AC8">
        <w:t xml:space="preserve">on the first server start up </w:t>
      </w:r>
      <w:r w:rsidR="0003006D" w:rsidRPr="00BE3AC8">
        <w:t>if no other repository exists yet, so that users can start working straight away</w:t>
      </w:r>
      <w:r w:rsidR="00340F2B" w:rsidRPr="00BE3AC8">
        <w:t xml:space="preserve">. </w:t>
      </w:r>
    </w:p>
    <w:p w14:paraId="6087A1C6" w14:textId="77777777" w:rsidR="0003006D" w:rsidRPr="00BE3AC8" w:rsidRDefault="0003006D" w:rsidP="00273609">
      <w:r w:rsidRPr="00BE3AC8">
        <w:t xml:space="preserve">From the administrator point view, it can be desirable to create repositories using the command line </w:t>
      </w:r>
      <w:r w:rsidR="00BE3AC8" w:rsidRPr="00BE3AC8">
        <w:t>interface</w:t>
      </w:r>
      <w:r w:rsidRPr="00BE3AC8">
        <w:t xml:space="preserve">. This is achieved in with the cm </w:t>
      </w:r>
      <w:r w:rsidR="00BE3AC8" w:rsidRPr="00BE3AC8">
        <w:t>more</w:t>
      </w:r>
      <w:r w:rsidRPr="00BE3AC8">
        <w:t xml:space="preserve"> command: </w:t>
      </w:r>
    </w:p>
    <w:p w14:paraId="4E560325" w14:textId="77777777" w:rsidR="00273609" w:rsidRPr="00BE3AC8" w:rsidRDefault="0003006D" w:rsidP="00273609">
      <w:pPr>
        <w:pStyle w:val="code"/>
        <w:rPr>
          <w:lang w:val="en-US"/>
        </w:rPr>
      </w:pPr>
      <w:r w:rsidRPr="00BE3AC8">
        <w:rPr>
          <w:lang w:val="en-US"/>
        </w:rPr>
        <w:t xml:space="preserve">cm </w:t>
      </w:r>
      <w:proofErr w:type="spellStart"/>
      <w:r w:rsidRPr="00BE3AC8">
        <w:rPr>
          <w:lang w:val="en-US"/>
        </w:rPr>
        <w:t>mkrep</w:t>
      </w:r>
      <w:proofErr w:type="spellEnd"/>
      <w:r w:rsidRPr="00BE3AC8">
        <w:rPr>
          <w:lang w:val="en-US"/>
        </w:rPr>
        <w:t xml:space="preserve"> PlasticServer</w:t>
      </w:r>
      <w:proofErr w:type="gramStart"/>
      <w:r w:rsidRPr="00BE3AC8">
        <w:rPr>
          <w:lang w:val="en-US"/>
        </w:rPr>
        <w:t>:8087</w:t>
      </w:r>
      <w:proofErr w:type="gramEnd"/>
      <w:r w:rsidR="00273609" w:rsidRPr="00BE3AC8">
        <w:rPr>
          <w:lang w:val="en-US"/>
        </w:rPr>
        <w:t xml:space="preserve"> </w:t>
      </w:r>
      <w:proofErr w:type="spellStart"/>
      <w:r w:rsidR="00273609" w:rsidRPr="00BE3AC8">
        <w:rPr>
          <w:lang w:val="en-US"/>
        </w:rPr>
        <w:t>NewRepository</w:t>
      </w:r>
      <w:proofErr w:type="spellEnd"/>
    </w:p>
    <w:p w14:paraId="54C37097" w14:textId="77777777" w:rsidR="001252DA" w:rsidRPr="00BE3AC8" w:rsidRDefault="001252DA" w:rsidP="00273609">
      <w:r w:rsidRPr="00BE3AC8">
        <w:t xml:space="preserve">Where: </w:t>
      </w:r>
    </w:p>
    <w:p w14:paraId="68C33C00" w14:textId="77777777" w:rsidR="001252DA" w:rsidRPr="00BE3AC8" w:rsidRDefault="001252DA" w:rsidP="001252DA">
      <w:pPr>
        <w:numPr>
          <w:ilvl w:val="0"/>
          <w:numId w:val="25"/>
        </w:numPr>
      </w:pPr>
      <w:proofErr w:type="spellStart"/>
      <w:r w:rsidRPr="00BE3AC8">
        <w:t>PlasticServer</w:t>
      </w:r>
      <w:proofErr w:type="spellEnd"/>
      <w:r w:rsidRPr="00BE3AC8">
        <w:t xml:space="preserve"> is the hostname or IP address of the Plastic SCM server. </w:t>
      </w:r>
    </w:p>
    <w:p w14:paraId="24E1C277" w14:textId="77777777" w:rsidR="001252DA" w:rsidRPr="00BE3AC8" w:rsidRDefault="0003006D" w:rsidP="001252DA">
      <w:pPr>
        <w:numPr>
          <w:ilvl w:val="0"/>
          <w:numId w:val="25"/>
        </w:numPr>
      </w:pPr>
      <w:r w:rsidRPr="00BE3AC8">
        <w:t>8087</w:t>
      </w:r>
      <w:r w:rsidR="001252DA" w:rsidRPr="00BE3AC8">
        <w:t xml:space="preserve"> is the TCP port where the server is listening. </w:t>
      </w:r>
    </w:p>
    <w:p w14:paraId="03EE0961" w14:textId="77777777" w:rsidR="00273609" w:rsidRPr="00BE3AC8" w:rsidRDefault="00273609" w:rsidP="001252DA">
      <w:pPr>
        <w:numPr>
          <w:ilvl w:val="0"/>
          <w:numId w:val="25"/>
        </w:numPr>
      </w:pPr>
      <w:proofErr w:type="spellStart"/>
      <w:r w:rsidRPr="00BE3AC8">
        <w:t>NewRepository</w:t>
      </w:r>
      <w:proofErr w:type="spellEnd"/>
      <w:r w:rsidRPr="00BE3AC8">
        <w:t xml:space="preserve"> is the name of the new repository</w:t>
      </w:r>
      <w:r w:rsidR="001252DA" w:rsidRPr="00BE3AC8">
        <w:t xml:space="preserve"> to be created. </w:t>
      </w:r>
    </w:p>
    <w:p w14:paraId="5DEA7FEA" w14:textId="77777777" w:rsidR="0003006D" w:rsidRPr="00BE3AC8" w:rsidRDefault="0003006D" w:rsidP="0003006D">
      <w:r w:rsidRPr="00BE3AC8">
        <w:t>Repositories can also be created on the Plastic SCM GUI client by opening the repositories view and clicking on “Create new repository”.</w:t>
      </w:r>
    </w:p>
    <w:p w14:paraId="083A1E43" w14:textId="77777777" w:rsidR="0003006D" w:rsidRPr="00BE3AC8" w:rsidRDefault="0003006D" w:rsidP="0003006D">
      <w:pPr>
        <w:keepNext/>
        <w:jc w:val="center"/>
      </w:pPr>
      <w:r w:rsidRPr="00BE3AC8">
        <w:rPr>
          <w:noProof/>
          <w:lang w:val="es-ES"/>
        </w:rPr>
        <w:lastRenderedPageBreak/>
        <w:drawing>
          <wp:inline distT="0" distB="0" distL="0" distR="0" wp14:anchorId="78FCF019" wp14:editId="1A93E5B2">
            <wp:extent cx="5219700" cy="1450058"/>
            <wp:effectExtent l="25400" t="2540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1450058"/>
                    </a:xfrm>
                    <a:prstGeom prst="rect">
                      <a:avLst/>
                    </a:prstGeom>
                    <a:noFill/>
                    <a:ln>
                      <a:solidFill>
                        <a:schemeClr val="tx1"/>
                      </a:solidFill>
                    </a:ln>
                  </pic:spPr>
                </pic:pic>
              </a:graphicData>
            </a:graphic>
          </wp:inline>
        </w:drawing>
      </w:r>
    </w:p>
    <w:p w14:paraId="38A7932F" w14:textId="508B07D9" w:rsidR="0003006D" w:rsidRPr="00BE3AC8" w:rsidRDefault="0003006D" w:rsidP="002435ED">
      <w:pPr>
        <w:pStyle w:val="Epgrafe"/>
      </w:pPr>
      <w:bookmarkStart w:id="594" w:name="_Toc33957500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40</w:t>
      </w:r>
      <w:r w:rsidR="00E524FD" w:rsidRPr="00BE3AC8">
        <w:rPr>
          <w:noProof/>
        </w:rPr>
        <w:fldChar w:fldCharType="end"/>
      </w:r>
      <w:r w:rsidRPr="00BE3AC8">
        <w:t>: creating a new repository in the Plastic SCM GUI client</w:t>
      </w:r>
      <w:bookmarkEnd w:id="594"/>
    </w:p>
    <w:p w14:paraId="0FC63750" w14:textId="77777777" w:rsidR="0003006D" w:rsidRPr="00BE3AC8" w:rsidRDefault="0003006D" w:rsidP="0003006D">
      <w:r w:rsidRPr="00BE3AC8">
        <w:t xml:space="preserve">The new repository dialog lets the user enter the repository name and the Plastic SCM where it will be created. </w:t>
      </w:r>
    </w:p>
    <w:p w14:paraId="4244A53F" w14:textId="77777777" w:rsidR="0003006D" w:rsidRPr="00BE3AC8" w:rsidRDefault="0003006D" w:rsidP="0003006D">
      <w:pPr>
        <w:keepNext/>
        <w:jc w:val="center"/>
      </w:pPr>
      <w:r w:rsidRPr="00BE3AC8">
        <w:rPr>
          <w:noProof/>
          <w:lang w:val="es-ES"/>
        </w:rPr>
        <w:drawing>
          <wp:inline distT="0" distB="0" distL="0" distR="0" wp14:anchorId="36DFA5D2" wp14:editId="3CE9400E">
            <wp:extent cx="5219700" cy="304992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3049929"/>
                    </a:xfrm>
                    <a:prstGeom prst="rect">
                      <a:avLst/>
                    </a:prstGeom>
                    <a:noFill/>
                    <a:ln>
                      <a:noFill/>
                    </a:ln>
                  </pic:spPr>
                </pic:pic>
              </a:graphicData>
            </a:graphic>
          </wp:inline>
        </w:drawing>
      </w:r>
    </w:p>
    <w:p w14:paraId="5E8429AB" w14:textId="00B8EA93" w:rsidR="0003006D" w:rsidRPr="00BE3AC8" w:rsidRDefault="0003006D" w:rsidP="002435ED">
      <w:pPr>
        <w:pStyle w:val="Epgrafe"/>
      </w:pPr>
      <w:bookmarkStart w:id="595" w:name="_Toc33957500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41</w:t>
      </w:r>
      <w:r w:rsidR="00E524FD" w:rsidRPr="00BE3AC8">
        <w:rPr>
          <w:noProof/>
        </w:rPr>
        <w:fldChar w:fldCharType="end"/>
      </w:r>
      <w:r w:rsidRPr="00BE3AC8">
        <w:t>: New repository dialog</w:t>
      </w:r>
      <w:bookmarkEnd w:id="595"/>
    </w:p>
    <w:p w14:paraId="0F3F5F6A" w14:textId="77777777" w:rsidR="00273609" w:rsidRPr="00BE3AC8" w:rsidRDefault="00273609" w:rsidP="00273609">
      <w:pPr>
        <w:pStyle w:val="Ttulo2"/>
        <w:rPr>
          <w:lang w:val="en-US"/>
        </w:rPr>
      </w:pPr>
      <w:bookmarkStart w:id="596" w:name="_Toc159063535"/>
      <w:bookmarkStart w:id="597" w:name="_Toc339574950"/>
      <w:r w:rsidRPr="00BE3AC8">
        <w:rPr>
          <w:lang w:val="en-US"/>
        </w:rPr>
        <w:t>Listing available repositories</w:t>
      </w:r>
      <w:bookmarkEnd w:id="596"/>
      <w:bookmarkEnd w:id="597"/>
    </w:p>
    <w:p w14:paraId="0D3C1444" w14:textId="77777777" w:rsidR="00273609" w:rsidRPr="00BE3AC8" w:rsidRDefault="00273609" w:rsidP="00273609">
      <w:r w:rsidRPr="00BE3AC8">
        <w:t xml:space="preserve">Listing available repositories can be done </w:t>
      </w:r>
      <w:r w:rsidR="00C84D31" w:rsidRPr="00BE3AC8">
        <w:t>at the command line level or GUI client</w:t>
      </w:r>
      <w:r w:rsidRPr="00BE3AC8">
        <w:t>.</w:t>
      </w:r>
      <w:r w:rsidR="00C84D31" w:rsidRPr="00BE3AC8">
        <w:t xml:space="preserve"> On the command line, you use the </w:t>
      </w:r>
      <w:r w:rsidR="00C84D31" w:rsidRPr="00BE3AC8">
        <w:rPr>
          <w:i/>
        </w:rPr>
        <w:t xml:space="preserve">cm </w:t>
      </w:r>
      <w:proofErr w:type="spellStart"/>
      <w:r w:rsidR="00C84D31" w:rsidRPr="00BE3AC8">
        <w:rPr>
          <w:i/>
        </w:rPr>
        <w:t>listrepositories</w:t>
      </w:r>
      <w:proofErr w:type="spellEnd"/>
      <w:r w:rsidR="00C84D31" w:rsidRPr="00BE3AC8">
        <w:t xml:space="preserve"> command, or </w:t>
      </w:r>
      <w:proofErr w:type="spellStart"/>
      <w:r w:rsidR="00C84D31" w:rsidRPr="00BE3AC8">
        <w:rPr>
          <w:i/>
        </w:rPr>
        <w:t>lrep</w:t>
      </w:r>
      <w:proofErr w:type="spellEnd"/>
      <w:r w:rsidR="00C84D31" w:rsidRPr="00BE3AC8">
        <w:t>:</w:t>
      </w:r>
    </w:p>
    <w:p w14:paraId="54E2355E" w14:textId="77777777" w:rsidR="00273609" w:rsidRPr="00BE3AC8" w:rsidRDefault="006F3DC8" w:rsidP="00273609">
      <w:pPr>
        <w:pStyle w:val="code"/>
        <w:rPr>
          <w:lang w:val="en-US"/>
        </w:rPr>
      </w:pPr>
      <w:r w:rsidRPr="00BE3AC8">
        <w:rPr>
          <w:lang w:val="en-US"/>
        </w:rPr>
        <w:t xml:space="preserve">cm </w:t>
      </w:r>
      <w:proofErr w:type="spellStart"/>
      <w:r w:rsidRPr="00BE3AC8">
        <w:rPr>
          <w:lang w:val="en-US"/>
        </w:rPr>
        <w:t>lrep</w:t>
      </w:r>
      <w:proofErr w:type="spellEnd"/>
      <w:r w:rsidRPr="00BE3AC8">
        <w:rPr>
          <w:lang w:val="en-US"/>
        </w:rPr>
        <w:t xml:space="preserve"> PlasticServer</w:t>
      </w:r>
      <w:proofErr w:type="gramStart"/>
      <w:r w:rsidRPr="00BE3AC8">
        <w:rPr>
          <w:lang w:val="en-US"/>
        </w:rPr>
        <w:t>:8087</w:t>
      </w:r>
      <w:proofErr w:type="gramEnd"/>
    </w:p>
    <w:p w14:paraId="052627A0" w14:textId="77777777" w:rsidR="00273609" w:rsidRPr="00BE3AC8" w:rsidRDefault="00273609" w:rsidP="00273609">
      <w:r w:rsidRPr="00BE3AC8">
        <w:t xml:space="preserve">Will show the </w:t>
      </w:r>
      <w:r w:rsidR="00C84D31" w:rsidRPr="00BE3AC8">
        <w:t>this</w:t>
      </w:r>
      <w:r w:rsidRPr="00BE3AC8">
        <w:t xml:space="preserve"> output:</w:t>
      </w:r>
    </w:p>
    <w:p w14:paraId="23CADBC0" w14:textId="77777777" w:rsidR="00273609" w:rsidRPr="00BE3AC8" w:rsidRDefault="00EF68B6" w:rsidP="00273609">
      <w:pPr>
        <w:pStyle w:val="code"/>
        <w:rPr>
          <w:lang w:val="en-US"/>
        </w:rPr>
      </w:pPr>
      <w:r w:rsidRPr="00BE3AC8">
        <w:rPr>
          <w:lang w:val="en-US"/>
        </w:rPr>
        <w:t>1</w:t>
      </w:r>
      <w:r w:rsidR="00273609" w:rsidRPr="00BE3AC8">
        <w:rPr>
          <w:lang w:val="en-US"/>
        </w:rPr>
        <w:t xml:space="preserve"> </w:t>
      </w:r>
      <w:r w:rsidRPr="00BE3AC8">
        <w:rPr>
          <w:lang w:val="en-US"/>
        </w:rPr>
        <w:t>default</w:t>
      </w:r>
      <w:r w:rsidR="00273609" w:rsidRPr="00BE3AC8">
        <w:rPr>
          <w:lang w:val="en-US"/>
        </w:rPr>
        <w:t xml:space="preserve"> </w:t>
      </w:r>
      <w:r w:rsidRPr="00BE3AC8">
        <w:rPr>
          <w:lang w:val="en-US"/>
        </w:rPr>
        <w:t>PlasticServer</w:t>
      </w:r>
      <w:proofErr w:type="gramStart"/>
      <w:r w:rsidR="006F3DC8" w:rsidRPr="00BE3AC8">
        <w:rPr>
          <w:lang w:val="en-US"/>
        </w:rPr>
        <w:t>:8087</w:t>
      </w:r>
      <w:proofErr w:type="gramEnd"/>
    </w:p>
    <w:p w14:paraId="385D1830" w14:textId="77777777" w:rsidR="00273609" w:rsidRPr="00BE3AC8" w:rsidRDefault="00E524FD" w:rsidP="00273609">
      <w:r w:rsidRPr="00BE3AC8">
        <w:fldChar w:fldCharType="begin"/>
      </w:r>
      <w:r w:rsidR="00273609" w:rsidRPr="00BE3AC8">
        <w:instrText xml:space="preserve"> REF _Ref149110063 \h </w:instrText>
      </w:r>
      <w:r w:rsidRPr="00BE3AC8">
        <w:fldChar w:fldCharType="separate"/>
      </w:r>
      <w:r w:rsidR="00BE3AC8" w:rsidRPr="00BE3AC8">
        <w:t xml:space="preserve">Figure </w:t>
      </w:r>
      <w:r w:rsidR="00BE3AC8" w:rsidRPr="00BE3AC8">
        <w:rPr>
          <w:noProof/>
        </w:rPr>
        <w:t>33</w:t>
      </w:r>
      <w:r w:rsidRPr="00BE3AC8">
        <w:fldChar w:fldCharType="end"/>
      </w:r>
      <w:r w:rsidR="00273609" w:rsidRPr="00BE3AC8">
        <w:t xml:space="preserve"> shows the repositories view on the GUI tool, accessible from the </w:t>
      </w:r>
      <w:r w:rsidR="00273609" w:rsidRPr="00BE3AC8">
        <w:rPr>
          <w:i/>
        </w:rPr>
        <w:t>View</w:t>
      </w:r>
      <w:r w:rsidR="00273609" w:rsidRPr="00BE3AC8">
        <w:t xml:space="preserve"> menu.</w:t>
      </w:r>
    </w:p>
    <w:p w14:paraId="6675AF32" w14:textId="77777777" w:rsidR="00273609" w:rsidRPr="00BE3AC8" w:rsidRDefault="006F3DC8" w:rsidP="00273609">
      <w:pPr>
        <w:jc w:val="center"/>
      </w:pPr>
      <w:r w:rsidRPr="00BE3AC8">
        <w:rPr>
          <w:noProof/>
          <w:lang w:val="es-ES"/>
        </w:rPr>
        <w:lastRenderedPageBreak/>
        <w:drawing>
          <wp:inline distT="0" distB="0" distL="0" distR="0" wp14:anchorId="5B4B3FF6" wp14:editId="70E1A944">
            <wp:extent cx="5219700" cy="34735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3473561"/>
                    </a:xfrm>
                    <a:prstGeom prst="rect">
                      <a:avLst/>
                    </a:prstGeom>
                    <a:noFill/>
                    <a:ln>
                      <a:noFill/>
                    </a:ln>
                  </pic:spPr>
                </pic:pic>
              </a:graphicData>
            </a:graphic>
          </wp:inline>
        </w:drawing>
      </w:r>
    </w:p>
    <w:p w14:paraId="4BCEEF20" w14:textId="510BBB9B" w:rsidR="00273609" w:rsidRPr="00BE3AC8" w:rsidRDefault="00273609" w:rsidP="002435ED">
      <w:pPr>
        <w:pStyle w:val="Epgrafe"/>
      </w:pPr>
      <w:bookmarkStart w:id="598" w:name="_Ref149110063"/>
      <w:bookmarkStart w:id="599" w:name="_Toc159063571"/>
      <w:bookmarkStart w:id="600" w:name="_Toc339575006"/>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42</w:t>
      </w:r>
      <w:r w:rsidR="00E524FD" w:rsidRPr="00BE3AC8">
        <w:rPr>
          <w:noProof/>
        </w:rPr>
        <w:fldChar w:fldCharType="end"/>
      </w:r>
      <w:bookmarkEnd w:id="598"/>
      <w:r w:rsidRPr="00BE3AC8">
        <w:t>.</w:t>
      </w:r>
      <w:proofErr w:type="gramEnd"/>
      <w:r w:rsidRPr="00BE3AC8">
        <w:t xml:space="preserve"> Repositories view</w:t>
      </w:r>
      <w:bookmarkEnd w:id="599"/>
      <w:bookmarkEnd w:id="600"/>
    </w:p>
    <w:p w14:paraId="5CB86FEC" w14:textId="77777777" w:rsidR="00273609" w:rsidRPr="00BE3AC8" w:rsidRDefault="00273609" w:rsidP="00273609">
      <w:pPr>
        <w:pStyle w:val="Ttulo2"/>
        <w:rPr>
          <w:lang w:val="en-US"/>
        </w:rPr>
      </w:pPr>
      <w:bookmarkStart w:id="601" w:name="_Toc339574951"/>
      <w:r w:rsidRPr="00BE3AC8">
        <w:rPr>
          <w:lang w:val="en-US"/>
        </w:rPr>
        <w:t>Archiving repositories</w:t>
      </w:r>
      <w:bookmarkEnd w:id="601"/>
    </w:p>
    <w:p w14:paraId="2AAA8DA6" w14:textId="77777777" w:rsidR="00273609" w:rsidRPr="00BE3AC8" w:rsidRDefault="00273609" w:rsidP="00273609">
      <w:r w:rsidRPr="00BE3AC8">
        <w:t xml:space="preserve">Repositories that are no longer used can be disconnected from the server and archived on offline storage like </w:t>
      </w:r>
      <w:r w:rsidR="00CA3313" w:rsidRPr="00BE3AC8">
        <w:t>DVD</w:t>
      </w:r>
      <w:r w:rsidRPr="00BE3AC8">
        <w:t xml:space="preserve"> or tapes, leaving free space for active repositories. These repositories can be later reconnected if they need to be used, following the procedures described here. </w:t>
      </w:r>
    </w:p>
    <w:p w14:paraId="6C08D5C5" w14:textId="77777777" w:rsidR="00273609" w:rsidRPr="00BE3AC8" w:rsidRDefault="00273609" w:rsidP="00273609">
      <w:r w:rsidRPr="00BE3AC8">
        <w:t xml:space="preserve">In order to archive a repository, the </w:t>
      </w:r>
      <w:proofErr w:type="spellStart"/>
      <w:r w:rsidRPr="00BE3AC8">
        <w:rPr>
          <w:i/>
        </w:rPr>
        <w:t>removerepository</w:t>
      </w:r>
      <w:proofErr w:type="spellEnd"/>
      <w:r w:rsidRPr="00BE3AC8">
        <w:t xml:space="preserve"> command is used, providing a repository specification. First, list all repositories: </w:t>
      </w:r>
    </w:p>
    <w:p w14:paraId="29FDD6D0" w14:textId="77777777" w:rsidR="00273609" w:rsidRPr="00BE3AC8" w:rsidRDefault="00273609" w:rsidP="00273609">
      <w:pPr>
        <w:pStyle w:val="code"/>
        <w:rPr>
          <w:lang w:val="en-US"/>
        </w:rPr>
      </w:pPr>
      <w:r w:rsidRPr="00BE3AC8">
        <w:rPr>
          <w:lang w:val="en-US"/>
        </w:rPr>
        <w:t>C:\sc</w:t>
      </w:r>
      <w:r w:rsidR="00E15999" w:rsidRPr="00BE3AC8">
        <w:rPr>
          <w:lang w:val="en-US"/>
        </w:rPr>
        <w:t xml:space="preserve">m3&gt;cm </w:t>
      </w:r>
      <w:proofErr w:type="spellStart"/>
      <w:r w:rsidR="00E15999" w:rsidRPr="00BE3AC8">
        <w:rPr>
          <w:lang w:val="en-US"/>
        </w:rPr>
        <w:t>l</w:t>
      </w:r>
      <w:r w:rsidRPr="00BE3AC8">
        <w:rPr>
          <w:lang w:val="en-US"/>
        </w:rPr>
        <w:t>rep</w:t>
      </w:r>
      <w:proofErr w:type="spellEnd"/>
      <w:r w:rsidR="006F3DC8" w:rsidRPr="00BE3AC8">
        <w:rPr>
          <w:lang w:val="en-US"/>
        </w:rPr>
        <w:t xml:space="preserve"> localhost</w:t>
      </w:r>
      <w:proofErr w:type="gramStart"/>
      <w:r w:rsidR="006F3DC8" w:rsidRPr="00BE3AC8">
        <w:rPr>
          <w:lang w:val="en-US"/>
        </w:rPr>
        <w:t>:8087</w:t>
      </w:r>
      <w:proofErr w:type="gramEnd"/>
      <w:r w:rsidR="006F3DC8" w:rsidRPr="00BE3AC8">
        <w:rPr>
          <w:lang w:val="en-US"/>
        </w:rPr>
        <w:br/>
        <w:t xml:space="preserve"> 1 default localhost:8087 </w:t>
      </w:r>
      <w:r w:rsidR="006F3DC8" w:rsidRPr="00BE3AC8">
        <w:rPr>
          <w:lang w:val="en-US"/>
        </w:rPr>
        <w:br/>
        <w:t xml:space="preserve"> 3 </w:t>
      </w:r>
      <w:proofErr w:type="spellStart"/>
      <w:r w:rsidR="006F3DC8" w:rsidRPr="00BE3AC8">
        <w:rPr>
          <w:lang w:val="en-US"/>
        </w:rPr>
        <w:t>myproject</w:t>
      </w:r>
      <w:proofErr w:type="spellEnd"/>
      <w:r w:rsidR="006F3DC8" w:rsidRPr="00BE3AC8">
        <w:rPr>
          <w:lang w:val="en-US"/>
        </w:rPr>
        <w:t xml:space="preserve"> localhost:8087</w:t>
      </w:r>
      <w:r w:rsidR="006F3DC8" w:rsidRPr="00BE3AC8">
        <w:rPr>
          <w:lang w:val="en-US"/>
        </w:rPr>
        <w:br/>
        <w:t xml:space="preserve"> 5 </w:t>
      </w:r>
      <w:proofErr w:type="spellStart"/>
      <w:r w:rsidR="006F3DC8" w:rsidRPr="00BE3AC8">
        <w:rPr>
          <w:lang w:val="en-US"/>
        </w:rPr>
        <w:t>nasa</w:t>
      </w:r>
      <w:proofErr w:type="spellEnd"/>
      <w:r w:rsidR="006F3DC8" w:rsidRPr="00BE3AC8">
        <w:rPr>
          <w:lang w:val="en-US"/>
        </w:rPr>
        <w:t xml:space="preserve"> localhost:8087</w:t>
      </w:r>
    </w:p>
    <w:p w14:paraId="0A26A0F0" w14:textId="77777777" w:rsidR="00B366CE" w:rsidRPr="00BE3AC8" w:rsidRDefault="00273609" w:rsidP="00273609">
      <w:r w:rsidRPr="00BE3AC8">
        <w:t xml:space="preserve">Get the number in the </w:t>
      </w:r>
      <w:r w:rsidR="00E15999" w:rsidRPr="00BE3AC8">
        <w:t>first</w:t>
      </w:r>
      <w:r w:rsidRPr="00BE3AC8">
        <w:t xml:space="preserve"> column for your repository</w:t>
      </w:r>
      <w:r w:rsidR="00B366CE" w:rsidRPr="00BE3AC8">
        <w:t xml:space="preserve"> “the repository index”</w:t>
      </w:r>
      <w:r w:rsidRPr="00BE3AC8">
        <w:t>. In the sample</w:t>
      </w:r>
      <w:r w:rsidR="00B366CE" w:rsidRPr="00BE3AC8">
        <w:t xml:space="preserve"> above</w:t>
      </w:r>
      <w:r w:rsidRPr="00BE3AC8">
        <w:t>, we want to archive repository 3 (</w:t>
      </w:r>
      <w:proofErr w:type="spellStart"/>
      <w:r w:rsidRPr="00BE3AC8">
        <w:t>myproject</w:t>
      </w:r>
      <w:proofErr w:type="spellEnd"/>
      <w:r w:rsidRPr="00BE3AC8">
        <w:t xml:space="preserve">). This number will be used later to identify the file to backup. </w:t>
      </w:r>
    </w:p>
    <w:p w14:paraId="06F8D395" w14:textId="77777777" w:rsidR="00273609" w:rsidRPr="00BE3AC8" w:rsidRDefault="00273609" w:rsidP="00273609">
      <w:r w:rsidRPr="00BE3AC8">
        <w:t>Next is removing the rep</w:t>
      </w:r>
      <w:r w:rsidR="00B366CE" w:rsidRPr="00BE3AC8">
        <w:t>ository</w:t>
      </w:r>
      <w:r w:rsidRPr="00BE3AC8">
        <w:t xml:space="preserve">: </w:t>
      </w:r>
    </w:p>
    <w:p w14:paraId="12D9BE0B" w14:textId="77777777" w:rsidR="00273609" w:rsidRPr="00BE3AC8" w:rsidRDefault="00273609" w:rsidP="00273609">
      <w:pPr>
        <w:pStyle w:val="code"/>
        <w:rPr>
          <w:lang w:val="en-US"/>
        </w:rPr>
      </w:pPr>
      <w:r w:rsidRPr="00BE3AC8">
        <w:rPr>
          <w:lang w:val="en-US"/>
        </w:rPr>
        <w:t xml:space="preserve">cm </w:t>
      </w:r>
      <w:proofErr w:type="spellStart"/>
      <w:r w:rsidRPr="00BE3AC8">
        <w:rPr>
          <w:lang w:val="en-US"/>
        </w:rPr>
        <w:t>removerepositor</w:t>
      </w:r>
      <w:r w:rsidR="006F3DC8" w:rsidRPr="00BE3AC8">
        <w:rPr>
          <w:lang w:val="en-US"/>
        </w:rPr>
        <w:t>y</w:t>
      </w:r>
      <w:proofErr w:type="spellEnd"/>
      <w:r w:rsidR="006F3DC8" w:rsidRPr="00BE3AC8">
        <w:rPr>
          <w:lang w:val="en-US"/>
        </w:rPr>
        <w:t xml:space="preserve"> myproject@localhost</w:t>
      </w:r>
      <w:proofErr w:type="gramStart"/>
      <w:r w:rsidR="006F3DC8" w:rsidRPr="00BE3AC8">
        <w:rPr>
          <w:lang w:val="en-US"/>
        </w:rPr>
        <w:t>:8087</w:t>
      </w:r>
      <w:proofErr w:type="gramEnd"/>
    </w:p>
    <w:p w14:paraId="465C6757" w14:textId="77777777" w:rsidR="00B366CE" w:rsidRPr="00BE3AC8" w:rsidRDefault="00273609" w:rsidP="00273609">
      <w:r w:rsidRPr="00BE3AC8">
        <w:t xml:space="preserve">This command has two internal effects, important to note for later reconnection. </w:t>
      </w:r>
    </w:p>
    <w:p w14:paraId="61F5490C" w14:textId="77777777" w:rsidR="00AE3D0E" w:rsidRPr="00BE3AC8" w:rsidRDefault="00B366CE">
      <w:pPr>
        <w:pStyle w:val="Prrafodelista"/>
        <w:numPr>
          <w:ilvl w:val="0"/>
          <w:numId w:val="28"/>
        </w:numPr>
        <w:spacing w:line="276" w:lineRule="auto"/>
      </w:pPr>
      <w:r w:rsidRPr="00BE3AC8">
        <w:t xml:space="preserve">It </w:t>
      </w:r>
      <w:r w:rsidR="00273609" w:rsidRPr="00BE3AC8">
        <w:t>removes the repository from the list of registered repositories available to be used in workspaces.</w:t>
      </w:r>
    </w:p>
    <w:p w14:paraId="1A004666" w14:textId="77777777" w:rsidR="00AE3D0E" w:rsidRPr="00BE3AC8" w:rsidRDefault="00B366CE">
      <w:pPr>
        <w:pStyle w:val="Prrafodelista"/>
        <w:numPr>
          <w:ilvl w:val="0"/>
          <w:numId w:val="28"/>
        </w:numPr>
      </w:pPr>
      <w:r w:rsidRPr="00BE3AC8">
        <w:t>I</w:t>
      </w:r>
      <w:r w:rsidR="00273609" w:rsidRPr="00BE3AC8">
        <w:t xml:space="preserve">t removes the repository from the list of available repositories. </w:t>
      </w:r>
    </w:p>
    <w:p w14:paraId="17998642" w14:textId="77777777" w:rsidR="006F3DC8" w:rsidRPr="00BE3AC8" w:rsidRDefault="006F3DC8" w:rsidP="006F3DC8">
      <w:pPr>
        <w:pStyle w:val="Informacion"/>
        <w:rPr>
          <w:lang w:val="en-US"/>
        </w:rPr>
      </w:pPr>
      <w:r w:rsidRPr="00BE3AC8">
        <w:rPr>
          <w:lang w:val="en-US"/>
        </w:rPr>
        <w:lastRenderedPageBreak/>
        <w:t xml:space="preserve">Note: the </w:t>
      </w:r>
      <w:proofErr w:type="spellStart"/>
      <w:r w:rsidRPr="00BE3AC8">
        <w:rPr>
          <w:lang w:val="en-US"/>
        </w:rPr>
        <w:t>removerepository</w:t>
      </w:r>
      <w:proofErr w:type="spellEnd"/>
      <w:r w:rsidRPr="00BE3AC8">
        <w:rPr>
          <w:lang w:val="en-US"/>
        </w:rPr>
        <w:t xml:space="preserve"> command does </w:t>
      </w:r>
      <w:r w:rsidRPr="00BE3AC8">
        <w:rPr>
          <w:b/>
          <w:lang w:val="en-US"/>
        </w:rPr>
        <w:t>not</w:t>
      </w:r>
      <w:r w:rsidRPr="00BE3AC8">
        <w:rPr>
          <w:lang w:val="en-US"/>
        </w:rPr>
        <w:t xml:space="preserve"> delete the database in the database backend. </w:t>
      </w:r>
    </w:p>
    <w:p w14:paraId="77C04539" w14:textId="77777777" w:rsidR="006F3DC8" w:rsidRPr="00BE3AC8" w:rsidRDefault="00B366CE" w:rsidP="00273609">
      <w:r w:rsidRPr="00BE3AC8">
        <w:t xml:space="preserve">The repository database </w:t>
      </w:r>
      <w:r w:rsidR="006F3DC8" w:rsidRPr="00BE3AC8">
        <w:t>in the physical database backend name follows this pattern:</w:t>
      </w:r>
    </w:p>
    <w:p w14:paraId="262CA534" w14:textId="77777777" w:rsidR="00273609" w:rsidRPr="00BE3AC8" w:rsidRDefault="006F3DC8" w:rsidP="00273609">
      <w:pPr>
        <w:pStyle w:val="code"/>
        <w:rPr>
          <w:lang w:val="en-US"/>
        </w:rPr>
      </w:pPr>
      <w:proofErr w:type="spellStart"/>
      <w:proofErr w:type="gramStart"/>
      <w:r w:rsidRPr="00BE3AC8">
        <w:rPr>
          <w:lang w:val="en-US"/>
        </w:rPr>
        <w:t>rep</w:t>
      </w:r>
      <w:proofErr w:type="gramEnd"/>
      <w:r w:rsidRPr="00BE3AC8">
        <w:rPr>
          <w:lang w:val="en-US"/>
        </w:rPr>
        <w:t>_xx.plastic</w:t>
      </w:r>
      <w:proofErr w:type="spellEnd"/>
    </w:p>
    <w:p w14:paraId="19CA7B5C" w14:textId="77777777" w:rsidR="00273609" w:rsidRPr="00BE3AC8" w:rsidRDefault="00273609" w:rsidP="00273609">
      <w:r w:rsidRPr="00BE3AC8">
        <w:t xml:space="preserve">The file for </w:t>
      </w:r>
      <w:proofErr w:type="spellStart"/>
      <w:r w:rsidRPr="00BE3AC8">
        <w:rPr>
          <w:i/>
        </w:rPr>
        <w:t>myproject</w:t>
      </w:r>
      <w:proofErr w:type="spellEnd"/>
      <w:r w:rsidRPr="00BE3AC8">
        <w:t xml:space="preserve"> repository, in the </w:t>
      </w:r>
      <w:r w:rsidR="00BE3AC8" w:rsidRPr="00BE3AC8">
        <w:t>previous</w:t>
      </w:r>
      <w:r w:rsidR="006F3DC8" w:rsidRPr="00BE3AC8">
        <w:t xml:space="preserve"> </w:t>
      </w:r>
      <w:r w:rsidRPr="00BE3AC8">
        <w:t xml:space="preserve">sample, will be </w:t>
      </w:r>
    </w:p>
    <w:p w14:paraId="07EB2622" w14:textId="77777777" w:rsidR="00273609" w:rsidRPr="00BE3AC8" w:rsidRDefault="006F3DC8" w:rsidP="00273609">
      <w:pPr>
        <w:pStyle w:val="code"/>
        <w:rPr>
          <w:lang w:val="en-US"/>
        </w:rPr>
      </w:pPr>
      <w:proofErr w:type="gramStart"/>
      <w:r w:rsidRPr="00BE3AC8">
        <w:rPr>
          <w:lang w:val="en-US"/>
        </w:rPr>
        <w:t>rep</w:t>
      </w:r>
      <w:proofErr w:type="gramEnd"/>
      <w:r w:rsidRPr="00BE3AC8">
        <w:rPr>
          <w:lang w:val="en-US"/>
        </w:rPr>
        <w:t>_3.plastic</w:t>
      </w:r>
    </w:p>
    <w:p w14:paraId="6322922F" w14:textId="77777777" w:rsidR="006F3DC8" w:rsidRPr="00BE3AC8" w:rsidRDefault="006F3DC8" w:rsidP="006F3DC8">
      <w:r w:rsidRPr="00BE3AC8">
        <w:t xml:space="preserve">You can locate the database with that name in your database backend and back it up using the tool of your choice. After you have backed it up, you can delete the database from your backend if desired. </w:t>
      </w:r>
    </w:p>
    <w:p w14:paraId="404EF8E1" w14:textId="77777777" w:rsidR="00273609" w:rsidRPr="00BE3AC8" w:rsidRDefault="00273609" w:rsidP="00273609">
      <w:pPr>
        <w:pStyle w:val="Ttulo2"/>
        <w:rPr>
          <w:lang w:val="en-US"/>
        </w:rPr>
      </w:pPr>
      <w:bookmarkStart w:id="602" w:name="_Toc339574952"/>
      <w:r w:rsidRPr="00BE3AC8">
        <w:rPr>
          <w:lang w:val="en-US"/>
        </w:rPr>
        <w:t>Reconnecting archived repositories</w:t>
      </w:r>
      <w:bookmarkEnd w:id="602"/>
    </w:p>
    <w:p w14:paraId="30AEA77B" w14:textId="77777777" w:rsidR="00273609" w:rsidRPr="00BE3AC8" w:rsidRDefault="00273609" w:rsidP="00273609">
      <w:r w:rsidRPr="00BE3AC8">
        <w:t>To reconnect an archived repository, first get a list of current repositories (this might be different from the list of reps found when it was archived)</w:t>
      </w:r>
    </w:p>
    <w:p w14:paraId="375BE80F" w14:textId="77777777" w:rsidR="00273609" w:rsidRPr="00BE3AC8" w:rsidRDefault="00273609" w:rsidP="00273609">
      <w:pPr>
        <w:pStyle w:val="code"/>
        <w:rPr>
          <w:lang w:val="en-US"/>
        </w:rPr>
      </w:pPr>
      <w:r w:rsidRPr="00BE3AC8">
        <w:rPr>
          <w:lang w:val="en-US"/>
        </w:rPr>
        <w:t xml:space="preserve">C:\scm3&gt;cm </w:t>
      </w:r>
      <w:proofErr w:type="spellStart"/>
      <w:r w:rsidR="006F3DC8" w:rsidRPr="00BE3AC8">
        <w:rPr>
          <w:lang w:val="en-US"/>
        </w:rPr>
        <w:t>lrep</w:t>
      </w:r>
      <w:proofErr w:type="spellEnd"/>
      <w:r w:rsidR="006F3DC8" w:rsidRPr="00BE3AC8">
        <w:rPr>
          <w:lang w:val="en-US"/>
        </w:rPr>
        <w:t xml:space="preserve"> localhost</w:t>
      </w:r>
      <w:proofErr w:type="gramStart"/>
      <w:r w:rsidR="006F3DC8" w:rsidRPr="00BE3AC8">
        <w:rPr>
          <w:lang w:val="en-US"/>
        </w:rPr>
        <w:t>:8087</w:t>
      </w:r>
      <w:proofErr w:type="gramEnd"/>
    </w:p>
    <w:p w14:paraId="5BE26123" w14:textId="77777777" w:rsidR="00273609" w:rsidRPr="00BE3AC8" w:rsidRDefault="006F3DC8" w:rsidP="00273609">
      <w:pPr>
        <w:pStyle w:val="code"/>
        <w:rPr>
          <w:lang w:val="en-US"/>
        </w:rPr>
      </w:pPr>
      <w:r w:rsidRPr="00BE3AC8">
        <w:rPr>
          <w:lang w:val="en-US"/>
        </w:rPr>
        <w:t xml:space="preserve"> 1 default localhost</w:t>
      </w:r>
      <w:proofErr w:type="gramStart"/>
      <w:r w:rsidRPr="00BE3AC8">
        <w:rPr>
          <w:lang w:val="en-US"/>
        </w:rPr>
        <w:t>:8087</w:t>
      </w:r>
      <w:proofErr w:type="gramEnd"/>
      <w:r w:rsidRPr="00BE3AC8">
        <w:rPr>
          <w:lang w:val="en-US"/>
        </w:rPr>
        <w:br/>
        <w:t xml:space="preserve"> 3 excel localhost:8087</w:t>
      </w:r>
      <w:r w:rsidRPr="00BE3AC8">
        <w:rPr>
          <w:lang w:val="en-US"/>
        </w:rPr>
        <w:br/>
        <w:t xml:space="preserve"> 4 word localhost:8087</w:t>
      </w:r>
      <w:r w:rsidRPr="00BE3AC8">
        <w:rPr>
          <w:lang w:val="en-US"/>
        </w:rPr>
        <w:br/>
        <w:t xml:space="preserve"> 5 </w:t>
      </w:r>
      <w:r w:rsidR="00BE3AC8" w:rsidRPr="00BE3AC8">
        <w:rPr>
          <w:lang w:val="en-US"/>
        </w:rPr>
        <w:t>PW point</w:t>
      </w:r>
      <w:r w:rsidRPr="00BE3AC8">
        <w:rPr>
          <w:lang w:val="en-US"/>
        </w:rPr>
        <w:t xml:space="preserve"> localhost:8087</w:t>
      </w:r>
      <w:r w:rsidR="00273609" w:rsidRPr="00BE3AC8">
        <w:rPr>
          <w:lang w:val="en-US"/>
        </w:rPr>
        <w:br/>
        <w:t xml:space="preserve"> </w:t>
      </w:r>
      <w:r w:rsidRPr="00BE3AC8">
        <w:rPr>
          <w:lang w:val="en-US"/>
        </w:rPr>
        <w:t>6 access localhost:8087</w:t>
      </w:r>
      <w:r w:rsidRPr="00BE3AC8">
        <w:rPr>
          <w:lang w:val="en-US"/>
        </w:rPr>
        <w:br/>
        <w:t xml:space="preserve"> 7 outlook localhost:8087</w:t>
      </w:r>
    </w:p>
    <w:p w14:paraId="16B565D1" w14:textId="77777777" w:rsidR="00273609" w:rsidRPr="00BE3AC8" w:rsidRDefault="00273609" w:rsidP="00273609">
      <w:r w:rsidRPr="00BE3AC8">
        <w:t>In the sample</w:t>
      </w:r>
      <w:r w:rsidR="003B1038" w:rsidRPr="00BE3AC8">
        <w:t xml:space="preserve"> above</w:t>
      </w:r>
      <w:r w:rsidRPr="00BE3AC8">
        <w:t>, several repositories have appeared</w:t>
      </w:r>
      <w:r w:rsidR="009F097A" w:rsidRPr="00BE3AC8">
        <w:t>/created</w:t>
      </w:r>
      <w:r w:rsidRPr="00BE3AC8">
        <w:t xml:space="preserve"> since we archived </w:t>
      </w:r>
      <w:proofErr w:type="spellStart"/>
      <w:r w:rsidRPr="00BE3AC8">
        <w:t>myproject</w:t>
      </w:r>
      <w:proofErr w:type="spellEnd"/>
      <w:r w:rsidRPr="00BE3AC8">
        <w:t xml:space="preserve">, which had number 3. Choose a free repository number not used in the list (next one is 8, but you can choose any other). Rename your </w:t>
      </w:r>
      <w:r w:rsidR="006F3DC8" w:rsidRPr="00BE3AC8">
        <w:t xml:space="preserve">database </w:t>
      </w:r>
      <w:r w:rsidRPr="00BE3AC8">
        <w:t>rep_3.plastic to rep_8.plastic</w:t>
      </w:r>
      <w:r w:rsidR="006F3DC8" w:rsidRPr="00BE3AC8">
        <w:t>. For instance, for an embedded Firebird database</w:t>
      </w:r>
      <w:r w:rsidRPr="00BE3AC8">
        <w:t xml:space="preserve"> </w:t>
      </w:r>
      <w:r w:rsidR="006F3DC8" w:rsidRPr="00BE3AC8">
        <w:t>this means just renaming the database file on disk:</w:t>
      </w:r>
    </w:p>
    <w:p w14:paraId="480FBE32" w14:textId="77777777" w:rsidR="00273609" w:rsidRPr="00BE3AC8" w:rsidRDefault="00273609" w:rsidP="00273609">
      <w:pPr>
        <w:pStyle w:val="code"/>
        <w:rPr>
          <w:lang w:val="en-US"/>
        </w:rPr>
      </w:pPr>
      <w:proofErr w:type="gramStart"/>
      <w:r w:rsidRPr="00BE3AC8">
        <w:rPr>
          <w:lang w:val="en-US"/>
        </w:rPr>
        <w:t>move</w:t>
      </w:r>
      <w:proofErr w:type="gramEnd"/>
      <w:r w:rsidRPr="00BE3AC8">
        <w:rPr>
          <w:lang w:val="en-US"/>
        </w:rPr>
        <w:t xml:space="preserve"> rep_3.plastic.fdb rep_8.plastic.fdb</w:t>
      </w:r>
    </w:p>
    <w:p w14:paraId="1F0051A4" w14:textId="77777777" w:rsidR="00273609" w:rsidRPr="00BE3AC8" w:rsidRDefault="00273609" w:rsidP="00273609">
      <w:r w:rsidRPr="00BE3AC8">
        <w:t>And now for reconnect</w:t>
      </w:r>
      <w:r w:rsidR="00E15999" w:rsidRPr="00BE3AC8">
        <w:t>ing</w:t>
      </w:r>
      <w:r w:rsidR="006F3DC8" w:rsidRPr="00BE3AC8">
        <w:t xml:space="preserve">, </w:t>
      </w:r>
      <w:r w:rsidRPr="00BE3AC8">
        <w:t>add the repository to the</w:t>
      </w:r>
      <w:r w:rsidR="006F3DC8" w:rsidRPr="00BE3AC8">
        <w:t xml:space="preserve"> list of available repositories using the </w:t>
      </w:r>
      <w:r w:rsidR="006F3DC8" w:rsidRPr="00BE3AC8">
        <w:rPr>
          <w:i/>
        </w:rPr>
        <w:t xml:space="preserve">cm </w:t>
      </w:r>
      <w:proofErr w:type="spellStart"/>
      <w:r w:rsidR="006F3DC8" w:rsidRPr="00BE3AC8">
        <w:rPr>
          <w:i/>
        </w:rPr>
        <w:t>addrepository</w:t>
      </w:r>
      <w:proofErr w:type="spellEnd"/>
      <w:r w:rsidR="006F3DC8" w:rsidRPr="00BE3AC8">
        <w:t xml:space="preserve"> command:</w:t>
      </w:r>
      <w:r w:rsidRPr="00BE3AC8">
        <w:t xml:space="preserve"> </w:t>
      </w:r>
    </w:p>
    <w:p w14:paraId="6A48D35F" w14:textId="77777777" w:rsidR="00273609" w:rsidRPr="00BE3AC8" w:rsidRDefault="00273609" w:rsidP="00273609">
      <w:pPr>
        <w:pStyle w:val="code"/>
        <w:rPr>
          <w:lang w:val="en-US"/>
        </w:rPr>
      </w:pPr>
      <w:r w:rsidRPr="00BE3AC8">
        <w:rPr>
          <w:lang w:val="en-US"/>
        </w:rPr>
        <w:t xml:space="preserve">cm </w:t>
      </w:r>
      <w:proofErr w:type="spellStart"/>
      <w:r w:rsidRPr="00BE3AC8">
        <w:rPr>
          <w:lang w:val="en-US"/>
        </w:rPr>
        <w:t>addrepository</w:t>
      </w:r>
      <w:proofErr w:type="spellEnd"/>
      <w:r w:rsidRPr="00BE3AC8">
        <w:rPr>
          <w:lang w:val="en-US"/>
        </w:rPr>
        <w:t xml:space="preserve"> rep_8 </w:t>
      </w:r>
      <w:proofErr w:type="spellStart"/>
      <w:r w:rsidRPr="00BE3AC8">
        <w:rPr>
          <w:lang w:val="en-US"/>
        </w:rPr>
        <w:t>myproject</w:t>
      </w:r>
      <w:proofErr w:type="spellEnd"/>
      <w:r w:rsidRPr="00BE3AC8">
        <w:rPr>
          <w:lang w:val="en-US"/>
        </w:rPr>
        <w:t xml:space="preserve"> localhost</w:t>
      </w:r>
      <w:proofErr w:type="gramStart"/>
      <w:r w:rsidRPr="00BE3AC8">
        <w:rPr>
          <w:lang w:val="en-US"/>
        </w:rPr>
        <w:t>:8084</w:t>
      </w:r>
      <w:proofErr w:type="gramEnd"/>
    </w:p>
    <w:p w14:paraId="06E1D8B4" w14:textId="77777777" w:rsidR="00273609" w:rsidRPr="00BE3AC8" w:rsidRDefault="00273609" w:rsidP="00273609">
      <w:r w:rsidRPr="00BE3AC8">
        <w:t xml:space="preserve">The first argument is the database name, without </w:t>
      </w:r>
      <w:proofErr w:type="gramStart"/>
      <w:r w:rsidRPr="00BE3AC8">
        <w:t>the .</w:t>
      </w:r>
      <w:proofErr w:type="spellStart"/>
      <w:r w:rsidRPr="00BE3AC8">
        <w:t>plastic.fdb</w:t>
      </w:r>
      <w:proofErr w:type="spellEnd"/>
      <w:proofErr w:type="gramEnd"/>
      <w:r w:rsidRPr="00BE3AC8">
        <w:t xml:space="preserve"> extension. </w:t>
      </w:r>
    </w:p>
    <w:p w14:paraId="2143282A" w14:textId="77777777" w:rsidR="00273609" w:rsidRPr="00BE3AC8" w:rsidRDefault="00273609" w:rsidP="00273609">
      <w:r w:rsidRPr="00BE3AC8">
        <w:t xml:space="preserve">The second argument is the name </w:t>
      </w:r>
      <w:r w:rsidR="00C10CA9" w:rsidRPr="00BE3AC8">
        <w:t>of</w:t>
      </w:r>
      <w:r w:rsidRPr="00BE3AC8">
        <w:t xml:space="preserve"> the repository. This must be unique in the </w:t>
      </w:r>
      <w:r w:rsidR="006F3DC8" w:rsidRPr="00BE3AC8">
        <w:t xml:space="preserve">list of available repositories and is the name that Plastic SCM users will see. </w:t>
      </w:r>
    </w:p>
    <w:p w14:paraId="2868A4A2" w14:textId="77777777" w:rsidR="006F3DC8" w:rsidRPr="00BE3AC8" w:rsidRDefault="00273609" w:rsidP="00273609">
      <w:r w:rsidRPr="00BE3AC8">
        <w:lastRenderedPageBreak/>
        <w:t>The last argument is the repository server</w:t>
      </w:r>
      <w:r w:rsidR="009F097A" w:rsidRPr="00BE3AC8">
        <w:t xml:space="preserve"> IP</w:t>
      </w:r>
      <w:proofErr w:type="gramStart"/>
      <w:r w:rsidR="009F097A" w:rsidRPr="00BE3AC8">
        <w:t>:TCP</w:t>
      </w:r>
      <w:proofErr w:type="gramEnd"/>
      <w:r w:rsidR="009F097A" w:rsidRPr="00BE3AC8">
        <w:t xml:space="preserve"> PORT</w:t>
      </w:r>
      <w:r w:rsidRPr="00BE3AC8">
        <w:t xml:space="preserve"> where the repository will be connected. </w:t>
      </w:r>
    </w:p>
    <w:p w14:paraId="7A428A4F" w14:textId="7F643EE8" w:rsidR="00B86AA1" w:rsidRDefault="00B86AA1" w:rsidP="00273609">
      <w:pPr>
        <w:pStyle w:val="Ttulo1"/>
        <w:rPr>
          <w:ins w:id="603" w:author="Erin Richardson" w:date="2012-11-01T22:51:00Z"/>
          <w:lang w:val="en-US"/>
        </w:rPr>
      </w:pPr>
      <w:bookmarkStart w:id="604" w:name="_Toc339574953"/>
      <w:ins w:id="605" w:author="Erin Richardson" w:date="2012-11-01T22:51:00Z">
        <w:del w:id="606" w:author="Amalia Hernandez Garcia" w:date="2012-11-08T09:07:00Z">
          <w:r w:rsidDel="000B6F2D">
            <w:rPr>
              <w:lang w:val="en-US"/>
            </w:rPr>
            <w:lastRenderedPageBreak/>
            <w:delText>Managing</w:delText>
          </w:r>
        </w:del>
      </w:ins>
      <w:ins w:id="607" w:author="Amalia Hernandez Garcia" w:date="2012-11-08T09:07:00Z">
        <w:r w:rsidR="000B6F2D">
          <w:rPr>
            <w:lang w:val="en-US"/>
          </w:rPr>
          <w:t>Configuring Exclusive Checkout (lock)</w:t>
        </w:r>
      </w:ins>
      <w:ins w:id="608" w:author="Erin Richardson" w:date="2012-11-01T22:51:00Z">
        <w:del w:id="609" w:author="Amalia Hernandez Garcia" w:date="2012-11-08T09:08:00Z">
          <w:r w:rsidDel="000B6F2D">
            <w:rPr>
              <w:lang w:val="en-US"/>
            </w:rPr>
            <w:delText xml:space="preserve"> Files</w:delText>
          </w:r>
        </w:del>
        <w:bookmarkEnd w:id="604"/>
      </w:ins>
    </w:p>
    <w:p w14:paraId="65C0EF29" w14:textId="19F16E85" w:rsidR="00B86AA1" w:rsidRDefault="00B86AA1">
      <w:pPr>
        <w:rPr>
          <w:ins w:id="610" w:author="Erin Richardson" w:date="2012-11-01T22:53:00Z"/>
        </w:rPr>
        <w:pPrChange w:id="611" w:author="Erin Richardson" w:date="2012-11-01T22:51:00Z">
          <w:pPr>
            <w:pStyle w:val="Ttulo1"/>
          </w:pPr>
        </w:pPrChange>
      </w:pPr>
      <w:ins w:id="612" w:author="Erin Richardson" w:date="2012-11-01T22:52:00Z">
        <w:r>
          <w:t>Files are the items that you work with in your repositories</w:t>
        </w:r>
      </w:ins>
      <w:ins w:id="613" w:author="Erin Richardson" w:date="2012-11-01T22:53:00Z">
        <w:r>
          <w:t>: text files, Word docs, Excel files, binary files, etc.</w:t>
        </w:r>
      </w:ins>
    </w:p>
    <w:p w14:paraId="1728F952" w14:textId="7281E3C3" w:rsidR="00B86AA1" w:rsidRDefault="00B86AA1">
      <w:pPr>
        <w:pStyle w:val="Ttulo2"/>
        <w:rPr>
          <w:ins w:id="614" w:author="Erin Richardson" w:date="2012-11-01T22:53:00Z"/>
        </w:rPr>
        <w:pPrChange w:id="615" w:author="Erin Richardson" w:date="2012-11-01T22:53:00Z">
          <w:pPr>
            <w:pStyle w:val="Ttulo1"/>
          </w:pPr>
        </w:pPrChange>
      </w:pPr>
      <w:bookmarkStart w:id="616" w:name="_Toc339574954"/>
      <w:ins w:id="617" w:author="Erin Richardson" w:date="2012-11-01T22:53:00Z">
        <w:r>
          <w:t xml:space="preserve">Exclusive </w:t>
        </w:r>
        <w:proofErr w:type="spellStart"/>
        <w:r>
          <w:t>checkout</w:t>
        </w:r>
        <w:bookmarkEnd w:id="616"/>
        <w:proofErr w:type="spellEnd"/>
      </w:ins>
    </w:p>
    <w:p w14:paraId="324DECCB" w14:textId="0B4F1D6C" w:rsidR="00B86AA1" w:rsidRDefault="00B86AA1">
      <w:pPr>
        <w:rPr>
          <w:ins w:id="618" w:author="Erin Richardson" w:date="2012-11-01T22:55:00Z"/>
        </w:rPr>
        <w:pPrChange w:id="619" w:author="Erin Richardson" w:date="2012-11-01T22:54:00Z">
          <w:pPr>
            <w:pStyle w:val="Ttulo1"/>
          </w:pPr>
        </w:pPrChange>
      </w:pPr>
      <w:ins w:id="620" w:author="Erin Richardson" w:date="2012-11-01T22:54:00Z">
        <w:r>
          <w:rPr>
            <w:lang w:val="es-ES"/>
          </w:rPr>
          <w:t xml:space="preserve">Exclusive </w:t>
        </w:r>
        <w:proofErr w:type="spellStart"/>
        <w:r>
          <w:rPr>
            <w:lang w:val="es-ES"/>
          </w:rPr>
          <w:t>checkout</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locking</w:t>
        </w:r>
        <w:proofErr w:type="spellEnd"/>
        <w:r>
          <w:rPr>
            <w:lang w:val="es-ES"/>
          </w:rPr>
          <w:t xml:space="preserve"> a file, </w:t>
        </w:r>
        <w:proofErr w:type="spellStart"/>
        <w:r>
          <w:rPr>
            <w:lang w:val="es-ES"/>
          </w:rPr>
          <w:t>is</w:t>
        </w:r>
        <w:proofErr w:type="spellEnd"/>
        <w:r>
          <w:rPr>
            <w:lang w:val="es-ES"/>
          </w:rPr>
          <w:t xml:space="preserve"> </w:t>
        </w:r>
        <w:proofErr w:type="spellStart"/>
        <w:r>
          <w:rPr>
            <w:lang w:val="es-ES"/>
          </w:rPr>
          <w:t>useful</w:t>
        </w:r>
        <w:proofErr w:type="spellEnd"/>
        <w:r>
          <w:rPr>
            <w:lang w:val="es-ES"/>
          </w:rPr>
          <w:t xml:space="preserve"> in </w:t>
        </w:r>
        <w:proofErr w:type="spellStart"/>
        <w:r>
          <w:rPr>
            <w:lang w:val="es-ES"/>
          </w:rPr>
          <w:t>many</w:t>
        </w:r>
        <w:proofErr w:type="spellEnd"/>
        <w:r>
          <w:rPr>
            <w:lang w:val="es-ES"/>
          </w:rPr>
          <w:t xml:space="preserve"> </w:t>
        </w:r>
        <w:proofErr w:type="spellStart"/>
        <w:r>
          <w:rPr>
            <w:lang w:val="es-ES"/>
          </w:rPr>
          <w:t>scenarios</w:t>
        </w:r>
        <w:proofErr w:type="spellEnd"/>
        <w:r>
          <w:rPr>
            <w:lang w:val="es-ES"/>
          </w:rPr>
          <w:t xml:space="preserve"> </w:t>
        </w:r>
        <w:proofErr w:type="spellStart"/>
        <w:r>
          <w:rPr>
            <w:lang w:val="es-ES"/>
          </w:rPr>
          <w:t>where</w:t>
        </w:r>
        <w:proofErr w:type="spellEnd"/>
        <w:r>
          <w:rPr>
            <w:lang w:val="es-ES"/>
          </w:rPr>
          <w:t xml:space="preserve"> </w:t>
        </w:r>
        <w:proofErr w:type="spellStart"/>
        <w:r>
          <w:rPr>
            <w:lang w:val="es-ES"/>
          </w:rPr>
          <w:t>it’s</w:t>
        </w:r>
        <w:proofErr w:type="spellEnd"/>
        <w:r>
          <w:rPr>
            <w:lang w:val="es-ES"/>
          </w:rPr>
          <w:t xml:space="preserve"> </w:t>
        </w:r>
        <w:proofErr w:type="spellStart"/>
        <w:r>
          <w:rPr>
            <w:lang w:val="es-ES"/>
          </w:rPr>
          <w:t>impossible</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merge</w:t>
        </w:r>
        <w:proofErr w:type="spellEnd"/>
        <w:r>
          <w:rPr>
            <w:lang w:val="es-ES"/>
          </w:rPr>
          <w:t xml:space="preserve"> </w:t>
        </w:r>
        <w:proofErr w:type="spellStart"/>
        <w:r>
          <w:rPr>
            <w:lang w:val="es-ES"/>
          </w:rPr>
          <w:t>changes</w:t>
        </w:r>
      </w:ins>
      <w:proofErr w:type="spellEnd"/>
      <w:ins w:id="621" w:author="Erin Richardson" w:date="2012-11-01T22:55:00Z">
        <w:r>
          <w:rPr>
            <w:lang w:val="es-ES"/>
          </w:rPr>
          <w:t xml:space="preserve">, </w:t>
        </w:r>
        <w:proofErr w:type="spellStart"/>
        <w:r>
          <w:rPr>
            <w:lang w:val="es-ES"/>
          </w:rPr>
          <w:t>like</w:t>
        </w:r>
        <w:proofErr w:type="spellEnd"/>
        <w:r>
          <w:rPr>
            <w:lang w:val="es-ES"/>
          </w:rPr>
          <w:t xml:space="preserve"> </w:t>
        </w:r>
        <w:proofErr w:type="spellStart"/>
        <w:r>
          <w:rPr>
            <w:lang w:val="es-ES"/>
          </w:rPr>
          <w:t>with</w:t>
        </w:r>
        <w:proofErr w:type="spellEnd"/>
        <w:r>
          <w:rPr>
            <w:lang w:val="es-ES"/>
          </w:rPr>
          <w:t>:</w:t>
        </w:r>
      </w:ins>
    </w:p>
    <w:p w14:paraId="3A5934E6" w14:textId="7131DA17" w:rsidR="00B86AA1" w:rsidRDefault="00B86AA1">
      <w:pPr>
        <w:pStyle w:val="Prrafodelista"/>
        <w:numPr>
          <w:ilvl w:val="0"/>
          <w:numId w:val="35"/>
        </w:numPr>
        <w:rPr>
          <w:ins w:id="622" w:author="Erin Richardson" w:date="2012-11-01T22:55:00Z"/>
        </w:rPr>
        <w:pPrChange w:id="623" w:author="Erin Richardson" w:date="2012-11-01T22:55:00Z">
          <w:pPr>
            <w:pStyle w:val="Ttulo1"/>
          </w:pPr>
        </w:pPrChange>
      </w:pPr>
      <w:proofErr w:type="spellStart"/>
      <w:ins w:id="624" w:author="Erin Richardson" w:date="2012-11-01T22:55:00Z">
        <w:r>
          <w:rPr>
            <w:lang w:val="es-ES"/>
          </w:rPr>
          <w:t>Binary</w:t>
        </w:r>
        <w:proofErr w:type="spellEnd"/>
        <w:r>
          <w:rPr>
            <w:lang w:val="es-ES"/>
          </w:rPr>
          <w:t xml:space="preserve"> files</w:t>
        </w:r>
      </w:ins>
    </w:p>
    <w:p w14:paraId="61A77B4B" w14:textId="3101C308" w:rsidR="00B86AA1" w:rsidRDefault="00B86AA1">
      <w:pPr>
        <w:pStyle w:val="Prrafodelista"/>
        <w:numPr>
          <w:ilvl w:val="0"/>
          <w:numId w:val="35"/>
        </w:numPr>
        <w:rPr>
          <w:ins w:id="625" w:author="Erin Richardson" w:date="2012-11-01T22:55:00Z"/>
        </w:rPr>
        <w:pPrChange w:id="626" w:author="Erin Richardson" w:date="2012-11-01T22:55:00Z">
          <w:pPr>
            <w:pStyle w:val="Ttulo1"/>
          </w:pPr>
        </w:pPrChange>
      </w:pPr>
      <w:proofErr w:type="spellStart"/>
      <w:ins w:id="627" w:author="Erin Richardson" w:date="2012-11-01T22:55:00Z">
        <w:r>
          <w:rPr>
            <w:lang w:val="es-ES"/>
          </w:rPr>
          <w:t>Images</w:t>
        </w:r>
        <w:proofErr w:type="spellEnd"/>
        <w:r>
          <w:rPr>
            <w:lang w:val="es-ES"/>
          </w:rPr>
          <w:t xml:space="preserve">, art, and 3D </w:t>
        </w:r>
        <w:proofErr w:type="spellStart"/>
        <w:r>
          <w:rPr>
            <w:lang w:val="es-ES"/>
          </w:rPr>
          <w:t>content</w:t>
        </w:r>
        <w:proofErr w:type="spellEnd"/>
      </w:ins>
    </w:p>
    <w:p w14:paraId="20888923" w14:textId="4670EA12" w:rsidR="00B86AA1" w:rsidRDefault="00B86AA1">
      <w:pPr>
        <w:pStyle w:val="Prrafodelista"/>
        <w:numPr>
          <w:ilvl w:val="0"/>
          <w:numId w:val="35"/>
        </w:numPr>
        <w:rPr>
          <w:ins w:id="628" w:author="Erin Richardson" w:date="2012-11-01T22:55:00Z"/>
        </w:rPr>
        <w:pPrChange w:id="629" w:author="Erin Richardson" w:date="2012-11-01T22:55:00Z">
          <w:pPr>
            <w:pStyle w:val="Ttulo1"/>
          </w:pPr>
        </w:pPrChange>
      </w:pPr>
      <w:ins w:id="630" w:author="Erin Richardson" w:date="2012-11-01T22:55:00Z">
        <w:r>
          <w:rPr>
            <w:lang w:val="es-ES"/>
          </w:rPr>
          <w:t>Excel files</w:t>
        </w:r>
      </w:ins>
    </w:p>
    <w:p w14:paraId="2BA3D00A" w14:textId="77777777" w:rsidR="00B86AA1" w:rsidRDefault="00B86AA1">
      <w:pPr>
        <w:rPr>
          <w:ins w:id="631" w:author="Erin Richardson" w:date="2012-11-01T22:57:00Z"/>
        </w:rPr>
        <w:pPrChange w:id="632" w:author="Erin Richardson" w:date="2012-11-01T22:55:00Z">
          <w:pPr>
            <w:pStyle w:val="Ttulo1"/>
          </w:pPr>
        </w:pPrChange>
      </w:pPr>
    </w:p>
    <w:p w14:paraId="7D45EAE2" w14:textId="13D8FBED" w:rsidR="00D5633E" w:rsidRPr="00D5633E" w:rsidRDefault="00D5633E">
      <w:pPr>
        <w:rPr>
          <w:ins w:id="633" w:author="Erin Richardson" w:date="2012-11-01T22:56:00Z"/>
          <w:b/>
          <w:rPrChange w:id="634" w:author="Erin Richardson" w:date="2012-11-01T22:57:00Z">
            <w:rPr>
              <w:ins w:id="635" w:author="Erin Richardson" w:date="2012-11-01T22:56:00Z"/>
            </w:rPr>
          </w:rPrChange>
        </w:rPr>
        <w:pPrChange w:id="636" w:author="Erin Richardson" w:date="2012-11-01T22:55:00Z">
          <w:pPr>
            <w:pStyle w:val="Ttulo1"/>
          </w:pPr>
        </w:pPrChange>
      </w:pPr>
      <w:proofErr w:type="spellStart"/>
      <w:ins w:id="637" w:author="Erin Richardson" w:date="2012-11-01T22:57:00Z">
        <w:r>
          <w:rPr>
            <w:b/>
            <w:lang w:val="es-ES"/>
          </w:rPr>
          <w:t>How</w:t>
        </w:r>
        <w:proofErr w:type="spellEnd"/>
        <w:r>
          <w:rPr>
            <w:b/>
            <w:lang w:val="es-ES"/>
          </w:rPr>
          <w:t xml:space="preserve"> </w:t>
        </w:r>
        <w:proofErr w:type="spellStart"/>
        <w:r>
          <w:rPr>
            <w:b/>
            <w:lang w:val="es-ES"/>
          </w:rPr>
          <w:t>Does</w:t>
        </w:r>
        <w:proofErr w:type="spellEnd"/>
        <w:r>
          <w:rPr>
            <w:b/>
            <w:lang w:val="es-ES"/>
          </w:rPr>
          <w:t xml:space="preserve"> </w:t>
        </w:r>
        <w:proofErr w:type="spellStart"/>
        <w:r>
          <w:rPr>
            <w:b/>
            <w:lang w:val="es-ES"/>
          </w:rPr>
          <w:t>It</w:t>
        </w:r>
        <w:proofErr w:type="spellEnd"/>
        <w:r>
          <w:rPr>
            <w:b/>
            <w:lang w:val="es-ES"/>
          </w:rPr>
          <w:t xml:space="preserve"> </w:t>
        </w:r>
        <w:proofErr w:type="spellStart"/>
        <w:r>
          <w:rPr>
            <w:b/>
            <w:lang w:val="es-ES"/>
          </w:rPr>
          <w:t>Work</w:t>
        </w:r>
        <w:proofErr w:type="spellEnd"/>
        <w:r>
          <w:rPr>
            <w:b/>
            <w:lang w:val="es-ES"/>
          </w:rPr>
          <w:t xml:space="preserve">? </w:t>
        </w:r>
      </w:ins>
    </w:p>
    <w:p w14:paraId="6014B2A6" w14:textId="303A9E8A" w:rsidR="00B86AA1" w:rsidRDefault="00D5633E">
      <w:pPr>
        <w:rPr>
          <w:ins w:id="638" w:author="Erin Richardson" w:date="2012-11-01T22:57:00Z"/>
        </w:rPr>
        <w:pPrChange w:id="639" w:author="Erin Richardson" w:date="2012-11-01T22:55:00Z">
          <w:pPr>
            <w:pStyle w:val="Ttulo1"/>
          </w:pPr>
        </w:pPrChange>
      </w:pPr>
      <w:proofErr w:type="spellStart"/>
      <w:ins w:id="640" w:author="Erin Richardson" w:date="2012-11-01T22:57:00Z">
        <w:r>
          <w:rPr>
            <w:lang w:val="es-ES"/>
          </w:rPr>
          <w:t>Each</w:t>
        </w:r>
        <w:proofErr w:type="spellEnd"/>
        <w:r>
          <w:rPr>
            <w:lang w:val="es-ES"/>
          </w:rPr>
          <w:t xml:space="preserve"> time </w:t>
        </w:r>
        <w:proofErr w:type="spellStart"/>
        <w:r>
          <w:rPr>
            <w:lang w:val="es-ES"/>
          </w:rPr>
          <w:t>Plastic</w:t>
        </w:r>
        <w:proofErr w:type="spellEnd"/>
        <w:r>
          <w:rPr>
            <w:lang w:val="es-ES"/>
          </w:rPr>
          <w:t xml:space="preserve"> SCM </w:t>
        </w:r>
        <w:proofErr w:type="spellStart"/>
        <w:r>
          <w:rPr>
            <w:lang w:val="es-ES"/>
          </w:rPr>
          <w:t>is</w:t>
        </w:r>
        <w:proofErr w:type="spellEnd"/>
        <w:r>
          <w:rPr>
            <w:lang w:val="es-ES"/>
          </w:rPr>
          <w:t xml:space="preserve"> </w:t>
        </w:r>
        <w:proofErr w:type="spellStart"/>
        <w:r>
          <w:rPr>
            <w:lang w:val="es-ES"/>
          </w:rPr>
          <w:t>going</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perform</w:t>
        </w:r>
        <w:proofErr w:type="spellEnd"/>
        <w:r>
          <w:rPr>
            <w:lang w:val="es-ES"/>
          </w:rPr>
          <w:t xml:space="preserve"> a </w:t>
        </w:r>
        <w:proofErr w:type="spellStart"/>
        <w:r>
          <w:rPr>
            <w:lang w:val="es-ES"/>
          </w:rPr>
          <w:t>check-out</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client</w:t>
        </w:r>
        <w:proofErr w:type="spellEnd"/>
        <w:r>
          <w:rPr>
            <w:lang w:val="es-ES"/>
          </w:rPr>
          <w:t xml:space="preserve"> </w:t>
        </w:r>
        <w:proofErr w:type="spellStart"/>
        <w:r>
          <w:rPr>
            <w:lang w:val="es-ES"/>
          </w:rPr>
          <w:t>asks</w:t>
        </w:r>
        <w:proofErr w:type="spellEnd"/>
        <w:r>
          <w:rPr>
            <w:lang w:val="es-ES"/>
          </w:rPr>
          <w:t xml:space="preserve"> </w:t>
        </w:r>
        <w:proofErr w:type="spellStart"/>
        <w:r>
          <w:rPr>
            <w:lang w:val="es-ES"/>
          </w:rPr>
          <w:t>the</w:t>
        </w:r>
        <w:proofErr w:type="spellEnd"/>
        <w:r>
          <w:rPr>
            <w:lang w:val="es-ES"/>
          </w:rPr>
          <w:t xml:space="preserve"> server </w:t>
        </w:r>
        <w:proofErr w:type="spellStart"/>
        <w:r>
          <w:rPr>
            <w:lang w:val="es-ES"/>
          </w:rPr>
          <w:t>whether</w:t>
        </w:r>
        <w:proofErr w:type="spellEnd"/>
        <w:r>
          <w:rPr>
            <w:lang w:val="es-ES"/>
          </w:rPr>
          <w:t xml:space="preserve"> </w:t>
        </w:r>
        <w:proofErr w:type="spellStart"/>
        <w:r>
          <w:rPr>
            <w:lang w:val="es-ES"/>
          </w:rPr>
          <w:t>the</w:t>
        </w:r>
        <w:proofErr w:type="spellEnd"/>
        <w:r>
          <w:rPr>
            <w:lang w:val="es-ES"/>
          </w:rPr>
          <w:t xml:space="preserve"> file </w:t>
        </w:r>
        <w:proofErr w:type="spellStart"/>
        <w:r>
          <w:rPr>
            <w:lang w:val="es-ES"/>
          </w:rPr>
          <w:t>needs</w:t>
        </w:r>
        <w:proofErr w:type="spellEnd"/>
        <w:r>
          <w:rPr>
            <w:lang w:val="es-ES"/>
          </w:rPr>
          <w:t xml:space="preserve"> </w:t>
        </w:r>
        <w:proofErr w:type="spellStart"/>
        <w:r>
          <w:rPr>
            <w:lang w:val="es-ES"/>
          </w:rPr>
          <w:t>to</w:t>
        </w:r>
        <w:proofErr w:type="spellEnd"/>
        <w:r>
          <w:rPr>
            <w:lang w:val="es-ES"/>
          </w:rPr>
          <w:t xml:space="preserve"> be </w:t>
        </w:r>
        <w:proofErr w:type="spellStart"/>
        <w:r>
          <w:rPr>
            <w:lang w:val="es-ES"/>
          </w:rPr>
          <w:t>exclusively</w:t>
        </w:r>
        <w:proofErr w:type="spellEnd"/>
        <w:r>
          <w:rPr>
            <w:lang w:val="es-ES"/>
          </w:rPr>
          <w:t xml:space="preserve"> </w:t>
        </w:r>
        <w:proofErr w:type="spellStart"/>
        <w:r>
          <w:rPr>
            <w:lang w:val="es-ES"/>
          </w:rPr>
          <w:t>checked</w:t>
        </w:r>
        <w:proofErr w:type="spellEnd"/>
        <w:r>
          <w:rPr>
            <w:lang w:val="es-ES"/>
          </w:rPr>
          <w:t xml:space="preserve"> </w:t>
        </w:r>
        <w:proofErr w:type="spellStart"/>
        <w:r>
          <w:rPr>
            <w:lang w:val="es-ES"/>
          </w:rPr>
          <w:t>out</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not</w:t>
        </w:r>
        <w:proofErr w:type="spellEnd"/>
        <w:r>
          <w:rPr>
            <w:lang w:val="es-ES"/>
          </w:rPr>
          <w:t>.</w:t>
        </w:r>
      </w:ins>
    </w:p>
    <w:p w14:paraId="06456B86" w14:textId="7680C1DA" w:rsidR="00D5633E" w:rsidRDefault="00D5633E">
      <w:pPr>
        <w:rPr>
          <w:ins w:id="641" w:author="Erin Richardson" w:date="2012-11-01T22:58:00Z"/>
        </w:rPr>
        <w:pPrChange w:id="642" w:author="Erin Richardson" w:date="2012-11-01T22:55:00Z">
          <w:pPr>
            <w:pStyle w:val="Ttulo1"/>
          </w:pPr>
        </w:pPrChange>
      </w:pPr>
      <w:proofErr w:type="spellStart"/>
      <w:ins w:id="643" w:author="Erin Richardson" w:date="2012-11-01T22:58:00Z">
        <w:r>
          <w:rPr>
            <w:lang w:val="es-ES"/>
          </w:rPr>
          <w:t>The</w:t>
        </w:r>
        <w:proofErr w:type="spellEnd"/>
        <w:r>
          <w:rPr>
            <w:lang w:val="es-ES"/>
          </w:rPr>
          <w:t xml:space="preserve"> </w:t>
        </w:r>
        <w:proofErr w:type="spellStart"/>
        <w:r>
          <w:rPr>
            <w:lang w:val="es-ES"/>
          </w:rPr>
          <w:t>system</w:t>
        </w:r>
        <w:proofErr w:type="spellEnd"/>
        <w:r>
          <w:rPr>
            <w:lang w:val="es-ES"/>
          </w:rPr>
          <w:t xml:space="preserve"> </w:t>
        </w:r>
        <w:proofErr w:type="spellStart"/>
        <w:r>
          <w:rPr>
            <w:lang w:val="es-ES"/>
          </w:rPr>
          <w:t>performs</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following</w:t>
        </w:r>
        <w:proofErr w:type="spellEnd"/>
        <w:r>
          <w:rPr>
            <w:lang w:val="es-ES"/>
          </w:rPr>
          <w:t xml:space="preserve"> </w:t>
        </w:r>
        <w:proofErr w:type="spellStart"/>
        <w:r>
          <w:rPr>
            <w:lang w:val="es-ES"/>
          </w:rPr>
          <w:t>operations</w:t>
        </w:r>
        <w:proofErr w:type="spellEnd"/>
        <w:r>
          <w:rPr>
            <w:lang w:val="es-ES"/>
          </w:rPr>
          <w:t>:</w:t>
        </w:r>
      </w:ins>
    </w:p>
    <w:p w14:paraId="53E0EA13" w14:textId="5A931B0A" w:rsidR="00D5633E" w:rsidRDefault="00D5633E">
      <w:pPr>
        <w:pStyle w:val="Prrafodelista"/>
        <w:numPr>
          <w:ilvl w:val="0"/>
          <w:numId w:val="36"/>
        </w:numPr>
        <w:rPr>
          <w:ins w:id="644" w:author="Erin Richardson" w:date="2012-11-01T22:58:00Z"/>
        </w:rPr>
        <w:pPrChange w:id="645" w:author="Erin Richardson" w:date="2012-11-01T22:58:00Z">
          <w:pPr>
            <w:pStyle w:val="Ttulo1"/>
          </w:pPr>
        </w:pPrChange>
      </w:pPr>
      <w:proofErr w:type="spellStart"/>
      <w:ins w:id="646" w:author="Erin Richardson" w:date="2012-11-01T22:58:00Z">
        <w:r>
          <w:rPr>
            <w:lang w:val="es-ES"/>
          </w:rPr>
          <w:t>Is</w:t>
        </w:r>
        <w:proofErr w:type="spellEnd"/>
        <w:r>
          <w:rPr>
            <w:lang w:val="es-ES"/>
          </w:rPr>
          <w:t xml:space="preserve"> </w:t>
        </w:r>
        <w:proofErr w:type="spellStart"/>
        <w:r>
          <w:rPr>
            <w:lang w:val="es-ES"/>
          </w:rPr>
          <w:t>the</w:t>
        </w:r>
        <w:proofErr w:type="spellEnd"/>
        <w:r>
          <w:rPr>
            <w:lang w:val="es-ES"/>
          </w:rPr>
          <w:t xml:space="preserve"> file </w:t>
        </w:r>
        <w:proofErr w:type="spellStart"/>
        <w:r>
          <w:rPr>
            <w:lang w:val="es-ES"/>
          </w:rPr>
          <w:t>locked</w:t>
        </w:r>
        <w:proofErr w:type="spellEnd"/>
        <w:r>
          <w:rPr>
            <w:lang w:val="es-ES"/>
          </w:rPr>
          <w:t xml:space="preserve">? </w:t>
        </w:r>
        <w:proofErr w:type="spellStart"/>
        <w:r>
          <w:rPr>
            <w:lang w:val="es-ES"/>
          </w:rPr>
          <w:t>If</w:t>
        </w:r>
        <w:proofErr w:type="spellEnd"/>
        <w:r>
          <w:rPr>
            <w:lang w:val="es-ES"/>
          </w:rPr>
          <w:t xml:space="preserve"> so, </w:t>
        </w:r>
        <w:proofErr w:type="spellStart"/>
        <w:r>
          <w:rPr>
            <w:lang w:val="es-ES"/>
          </w:rPr>
          <w:t>it</w:t>
        </w:r>
        <w:proofErr w:type="spellEnd"/>
        <w:r>
          <w:rPr>
            <w:lang w:val="es-ES"/>
          </w:rPr>
          <w:t xml:space="preserve"> </w:t>
        </w:r>
        <w:proofErr w:type="spellStart"/>
        <w:r>
          <w:rPr>
            <w:lang w:val="es-ES"/>
          </w:rPr>
          <w:t>can’t</w:t>
        </w:r>
        <w:proofErr w:type="spellEnd"/>
        <w:r>
          <w:rPr>
            <w:lang w:val="es-ES"/>
          </w:rPr>
          <w:t xml:space="preserve"> be </w:t>
        </w:r>
        <w:proofErr w:type="spellStart"/>
        <w:r>
          <w:rPr>
            <w:lang w:val="es-ES"/>
          </w:rPr>
          <w:t>checked</w:t>
        </w:r>
        <w:proofErr w:type="spellEnd"/>
        <w:r>
          <w:rPr>
            <w:lang w:val="es-ES"/>
          </w:rPr>
          <w:t xml:space="preserve"> </w:t>
        </w:r>
        <w:proofErr w:type="spellStart"/>
        <w:r>
          <w:rPr>
            <w:lang w:val="es-ES"/>
          </w:rPr>
          <w:t>out</w:t>
        </w:r>
        <w:proofErr w:type="spellEnd"/>
        <w:r>
          <w:rPr>
            <w:lang w:val="es-ES"/>
          </w:rPr>
          <w:t>.</w:t>
        </w:r>
      </w:ins>
    </w:p>
    <w:p w14:paraId="6DA7D494" w14:textId="1BA02997" w:rsidR="00D5633E" w:rsidRPr="000B6F2D" w:rsidRDefault="00D5633E">
      <w:pPr>
        <w:pStyle w:val="Prrafodelista"/>
        <w:numPr>
          <w:ilvl w:val="0"/>
          <w:numId w:val="36"/>
        </w:numPr>
        <w:rPr>
          <w:ins w:id="647" w:author="Erin Richardson" w:date="2012-11-01T22:56:00Z"/>
        </w:rPr>
        <w:pPrChange w:id="648" w:author="Erin Richardson" w:date="2012-11-01T22:58:00Z">
          <w:pPr>
            <w:pStyle w:val="Ttulo1"/>
          </w:pPr>
        </w:pPrChange>
      </w:pPr>
      <w:proofErr w:type="spellStart"/>
      <w:ins w:id="649" w:author="Erin Richardson" w:date="2012-11-01T22:58:00Z">
        <w:r>
          <w:rPr>
            <w:lang w:val="es-ES"/>
          </w:rPr>
          <w:t>If</w:t>
        </w:r>
        <w:proofErr w:type="spellEnd"/>
        <w:r>
          <w:rPr>
            <w:lang w:val="es-ES"/>
          </w:rPr>
          <w:t xml:space="preserve"> </w:t>
        </w:r>
        <w:proofErr w:type="spellStart"/>
        <w:r>
          <w:rPr>
            <w:lang w:val="es-ES"/>
          </w:rPr>
          <w:t>it</w:t>
        </w:r>
        <w:proofErr w:type="spellEnd"/>
        <w:r>
          <w:rPr>
            <w:lang w:val="es-ES"/>
          </w:rPr>
          <w:t xml:space="preserve"> </w:t>
        </w:r>
        <w:proofErr w:type="spellStart"/>
        <w:r>
          <w:rPr>
            <w:lang w:val="es-ES"/>
          </w:rPr>
          <w:t>isn’t</w:t>
        </w:r>
        <w:proofErr w:type="spellEnd"/>
        <w:r>
          <w:rPr>
            <w:lang w:val="es-ES"/>
          </w:rPr>
          <w:t xml:space="preserve"> </w:t>
        </w:r>
        <w:proofErr w:type="spellStart"/>
        <w:r>
          <w:rPr>
            <w:lang w:val="es-ES"/>
          </w:rPr>
          <w:t>locked</w:t>
        </w:r>
        <w:proofErr w:type="spellEnd"/>
        <w:r>
          <w:rPr>
            <w:lang w:val="es-ES"/>
          </w:rPr>
          <w:t xml:space="preserve">, </w:t>
        </w:r>
        <w:proofErr w:type="spellStart"/>
        <w:r>
          <w:rPr>
            <w:lang w:val="es-ES"/>
          </w:rPr>
          <w:t>the</w:t>
        </w:r>
        <w:proofErr w:type="spellEnd"/>
        <w:r>
          <w:rPr>
            <w:lang w:val="es-ES"/>
          </w:rPr>
          <w:t xml:space="preserve"> file </w:t>
        </w:r>
        <w:proofErr w:type="spellStart"/>
        <w:r>
          <w:rPr>
            <w:lang w:val="es-ES"/>
          </w:rPr>
          <w:t>is</w:t>
        </w:r>
        <w:proofErr w:type="spellEnd"/>
        <w:r>
          <w:rPr>
            <w:lang w:val="es-ES"/>
          </w:rPr>
          <w:t xml:space="preserve"> </w:t>
        </w:r>
        <w:proofErr w:type="spellStart"/>
        <w:r>
          <w:rPr>
            <w:lang w:val="es-ES"/>
          </w:rPr>
          <w:t>potentially</w:t>
        </w:r>
        <w:proofErr w:type="spellEnd"/>
        <w:r>
          <w:rPr>
            <w:lang w:val="es-ES"/>
          </w:rPr>
          <w:t xml:space="preserve"> “</w:t>
        </w:r>
        <w:proofErr w:type="spellStart"/>
        <w:r>
          <w:rPr>
            <w:lang w:val="es-ES"/>
          </w:rPr>
          <w:t>lockable</w:t>
        </w:r>
        <w:proofErr w:type="spellEnd"/>
        <w:r>
          <w:rPr>
            <w:lang w:val="es-ES"/>
          </w:rPr>
          <w:t xml:space="preserve">”. </w:t>
        </w:r>
        <w:proofErr w:type="spellStart"/>
        <w:r>
          <w:rPr>
            <w:lang w:val="es-ES"/>
          </w:rPr>
          <w:t>Plastic</w:t>
        </w:r>
        <w:proofErr w:type="spellEnd"/>
        <w:r>
          <w:rPr>
            <w:lang w:val="es-ES"/>
          </w:rPr>
          <w:t xml:space="preserve"> SCM </w:t>
        </w:r>
        <w:proofErr w:type="spellStart"/>
        <w:r>
          <w:rPr>
            <w:lang w:val="es-ES"/>
          </w:rPr>
          <w:t>will</w:t>
        </w:r>
        <w:proofErr w:type="spellEnd"/>
        <w:r>
          <w:rPr>
            <w:lang w:val="es-ES"/>
          </w:rPr>
          <w:t xml:space="preserve"> </w:t>
        </w:r>
        <w:proofErr w:type="spellStart"/>
        <w:r>
          <w:rPr>
            <w:lang w:val="es-ES"/>
          </w:rPr>
          <w:t>check</w:t>
        </w:r>
        <w:proofErr w:type="spellEnd"/>
        <w:r>
          <w:rPr>
            <w:lang w:val="es-ES"/>
          </w:rPr>
          <w:t xml:space="preserve"> </w:t>
        </w:r>
        <w:proofErr w:type="spellStart"/>
        <w:r>
          <w:rPr>
            <w:lang w:val="es-ES"/>
          </w:rPr>
          <w:t>whether</w:t>
        </w:r>
        <w:proofErr w:type="spellEnd"/>
        <w:r>
          <w:rPr>
            <w:lang w:val="es-ES"/>
          </w:rPr>
          <w:t xml:space="preserve"> </w:t>
        </w:r>
        <w:proofErr w:type="spellStart"/>
        <w:r>
          <w:rPr>
            <w:lang w:val="es-ES"/>
          </w:rPr>
          <w:t>the</w:t>
        </w:r>
        <w:proofErr w:type="spellEnd"/>
        <w:r>
          <w:rPr>
            <w:lang w:val="es-ES"/>
          </w:rPr>
          <w:t xml:space="preserve"> file </w:t>
        </w:r>
        <w:proofErr w:type="spellStart"/>
        <w:r>
          <w:rPr>
            <w:lang w:val="es-ES"/>
          </w:rPr>
          <w:t>name</w:t>
        </w:r>
        <w:proofErr w:type="spellEnd"/>
        <w:r>
          <w:rPr>
            <w:lang w:val="es-ES"/>
          </w:rPr>
          <w:t xml:space="preserve"> </w:t>
        </w:r>
        <w:proofErr w:type="spellStart"/>
        <w:r>
          <w:rPr>
            <w:lang w:val="es-ES"/>
          </w:rPr>
          <w:t>matches</w:t>
        </w:r>
        <w:proofErr w:type="spellEnd"/>
        <w:r>
          <w:rPr>
            <w:lang w:val="es-ES"/>
          </w:rPr>
          <w:t xml:space="preserve"> </w:t>
        </w:r>
        <w:proofErr w:type="spellStart"/>
        <w:r>
          <w:rPr>
            <w:lang w:val="es-ES"/>
          </w:rPr>
          <w:t>any</w:t>
        </w:r>
        <w:proofErr w:type="spellEnd"/>
        <w:r>
          <w:rPr>
            <w:lang w:val="es-ES"/>
          </w:rPr>
          <w:t xml:space="preserve"> of </w:t>
        </w:r>
        <w:proofErr w:type="spellStart"/>
        <w:r>
          <w:rPr>
            <w:lang w:val="es-ES"/>
          </w:rPr>
          <w:t>the</w:t>
        </w:r>
        <w:proofErr w:type="spellEnd"/>
        <w:r>
          <w:rPr>
            <w:lang w:val="es-ES"/>
          </w:rPr>
          <w:t xml:space="preserve"> rules </w:t>
        </w:r>
      </w:ins>
      <w:proofErr w:type="spellStart"/>
      <w:ins w:id="650" w:author="Erin Richardson" w:date="2012-11-01T22:59:00Z">
        <w:r>
          <w:rPr>
            <w:lang w:val="es-ES"/>
          </w:rPr>
          <w:t>defined</w:t>
        </w:r>
        <w:proofErr w:type="spellEnd"/>
        <w:r>
          <w:rPr>
            <w:lang w:val="es-ES"/>
          </w:rPr>
          <w:t xml:space="preserve"> </w:t>
        </w:r>
        <w:proofErr w:type="spellStart"/>
        <w:r>
          <w:rPr>
            <w:lang w:val="es-ES"/>
          </w:rPr>
          <w:t>on</w:t>
        </w:r>
        <w:proofErr w:type="spellEnd"/>
        <w:r>
          <w:rPr>
            <w:lang w:val="es-ES"/>
          </w:rPr>
          <w:t xml:space="preserve"> “</w:t>
        </w:r>
        <w:proofErr w:type="spellStart"/>
        <w:r>
          <w:rPr>
            <w:lang w:val="es-ES"/>
          </w:rPr>
          <w:t>lock.conf</w:t>
        </w:r>
        <w:proofErr w:type="spellEnd"/>
        <w:r>
          <w:rPr>
            <w:lang w:val="es-ES"/>
          </w:rPr>
          <w:t xml:space="preserve">”. </w:t>
        </w:r>
        <w:proofErr w:type="spellStart"/>
        <w:r>
          <w:rPr>
            <w:lang w:val="es-ES"/>
          </w:rPr>
          <w:t>If</w:t>
        </w:r>
        <w:proofErr w:type="spellEnd"/>
        <w:r>
          <w:rPr>
            <w:lang w:val="es-ES"/>
          </w:rPr>
          <w:t xml:space="preserve"> </w:t>
        </w:r>
        <w:proofErr w:type="spellStart"/>
        <w:r>
          <w:rPr>
            <w:lang w:val="es-ES"/>
          </w:rPr>
          <w:t>the</w:t>
        </w:r>
        <w:proofErr w:type="spellEnd"/>
        <w:r>
          <w:rPr>
            <w:lang w:val="es-ES"/>
          </w:rPr>
          <w:t xml:space="preserve"> file </w:t>
        </w:r>
        <w:proofErr w:type="spellStart"/>
        <w:r>
          <w:rPr>
            <w:lang w:val="es-ES"/>
          </w:rPr>
          <w:t>name</w:t>
        </w:r>
        <w:proofErr w:type="spellEnd"/>
        <w:r>
          <w:rPr>
            <w:lang w:val="es-ES"/>
          </w:rPr>
          <w:t xml:space="preserve"> </w:t>
        </w:r>
        <w:proofErr w:type="spellStart"/>
        <w:r>
          <w:rPr>
            <w:lang w:val="es-ES"/>
          </w:rPr>
          <w:t>matches</w:t>
        </w:r>
        <w:proofErr w:type="spellEnd"/>
        <w:r>
          <w:rPr>
            <w:lang w:val="es-ES"/>
          </w:rPr>
          <w:t xml:space="preserve"> </w:t>
        </w:r>
        <w:proofErr w:type="spellStart"/>
        <w:r>
          <w:rPr>
            <w:lang w:val="es-ES"/>
          </w:rPr>
          <w:t>the</w:t>
        </w:r>
        <w:proofErr w:type="spellEnd"/>
        <w:r>
          <w:rPr>
            <w:lang w:val="es-ES"/>
          </w:rPr>
          <w:t xml:space="preserve"> rules, </w:t>
        </w:r>
        <w:proofErr w:type="spellStart"/>
        <w:r>
          <w:rPr>
            <w:lang w:val="es-ES"/>
          </w:rPr>
          <w:t>the</w:t>
        </w:r>
        <w:proofErr w:type="spellEnd"/>
        <w:r>
          <w:rPr>
            <w:lang w:val="es-ES"/>
          </w:rPr>
          <w:t xml:space="preserve"> file </w:t>
        </w:r>
        <w:proofErr w:type="spellStart"/>
        <w:r>
          <w:rPr>
            <w:lang w:val="es-ES"/>
          </w:rPr>
          <w:t>will</w:t>
        </w:r>
        <w:proofErr w:type="spellEnd"/>
        <w:r>
          <w:rPr>
            <w:lang w:val="es-ES"/>
          </w:rPr>
          <w:t xml:space="preserve"> be </w:t>
        </w:r>
        <w:proofErr w:type="spellStart"/>
        <w:r>
          <w:rPr>
            <w:lang w:val="es-ES"/>
          </w:rPr>
          <w:t>locked</w:t>
        </w:r>
        <w:proofErr w:type="spellEnd"/>
        <w:r>
          <w:rPr>
            <w:lang w:val="es-ES"/>
          </w:rPr>
          <w:t>.</w:t>
        </w:r>
      </w:ins>
    </w:p>
    <w:p w14:paraId="1516684E" w14:textId="77777777" w:rsidR="00B86AA1" w:rsidRDefault="00B86AA1">
      <w:pPr>
        <w:rPr>
          <w:ins w:id="651" w:author="Erin Richardson" w:date="2012-11-01T22:56:00Z"/>
        </w:rPr>
        <w:pPrChange w:id="652" w:author="Erin Richardson" w:date="2012-11-01T22:55:00Z">
          <w:pPr>
            <w:pStyle w:val="Ttulo1"/>
          </w:pPr>
        </w:pPrChange>
      </w:pPr>
    </w:p>
    <w:p w14:paraId="29DAE8B9" w14:textId="77777777" w:rsidR="00D5633E" w:rsidRDefault="00B86AA1">
      <w:pPr>
        <w:keepNext/>
        <w:rPr>
          <w:ins w:id="653" w:author="Erin Richardson" w:date="2012-11-01T23:00:00Z"/>
        </w:rPr>
        <w:pPrChange w:id="654" w:author="Erin Richardson" w:date="2012-11-01T23:00:00Z">
          <w:pPr/>
        </w:pPrChange>
      </w:pPr>
      <w:ins w:id="655" w:author="Erin Richardson" w:date="2012-11-01T22:57:00Z">
        <w:r>
          <w:rPr>
            <w:noProof/>
            <w:lang w:val="es-ES"/>
          </w:rPr>
          <w:lastRenderedPageBreak/>
          <w:drawing>
            <wp:inline distT="0" distB="0" distL="0" distR="0" wp14:anchorId="147175B0" wp14:editId="61F24888">
              <wp:extent cx="5219700" cy="3565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does-it-work.jpg"/>
                      <pic:cNvPicPr/>
                    </pic:nvPicPr>
                    <pic:blipFill>
                      <a:blip r:embed="rId59">
                        <a:extLst>
                          <a:ext uri="{28A0092B-C50C-407E-A947-70E740481C1C}">
                            <a14:useLocalDpi xmlns:a14="http://schemas.microsoft.com/office/drawing/2010/main" val="0"/>
                          </a:ext>
                        </a:extLst>
                      </a:blip>
                      <a:stretch>
                        <a:fillRect/>
                      </a:stretch>
                    </pic:blipFill>
                    <pic:spPr>
                      <a:xfrm>
                        <a:off x="0" y="0"/>
                        <a:ext cx="5219700" cy="3565525"/>
                      </a:xfrm>
                      <a:prstGeom prst="rect">
                        <a:avLst/>
                      </a:prstGeom>
                    </pic:spPr>
                  </pic:pic>
                </a:graphicData>
              </a:graphic>
            </wp:inline>
          </w:drawing>
        </w:r>
      </w:ins>
    </w:p>
    <w:p w14:paraId="17AC39FA" w14:textId="4E8A7FA0" w:rsidR="00B86AA1" w:rsidRDefault="00D5633E">
      <w:pPr>
        <w:pStyle w:val="Epgrafe"/>
        <w:rPr>
          <w:ins w:id="656" w:author="Erin Richardson" w:date="2012-11-01T23:00:00Z"/>
        </w:rPr>
        <w:pPrChange w:id="657" w:author="Erin Richardson" w:date="2012-11-01T23:00:00Z">
          <w:pPr>
            <w:pStyle w:val="Ttulo1"/>
          </w:pPr>
        </w:pPrChange>
      </w:pPr>
      <w:bookmarkStart w:id="658" w:name="_Toc339575007"/>
      <w:ins w:id="659" w:author="Erin Richardson" w:date="2012-11-01T23:00:00Z">
        <w:r>
          <w:t xml:space="preserve">Figure </w:t>
        </w:r>
        <w:r>
          <w:fldChar w:fldCharType="begin"/>
        </w:r>
        <w:r>
          <w:instrText xml:space="preserve"> SEQ Figure \* ARABIC </w:instrText>
        </w:r>
      </w:ins>
      <w:r>
        <w:fldChar w:fldCharType="separate"/>
      </w:r>
      <w:ins w:id="660" w:author="Erin Richardson" w:date="2012-11-01T23:00:00Z">
        <w:r>
          <w:rPr>
            <w:noProof/>
          </w:rPr>
          <w:t>43</w:t>
        </w:r>
        <w:r>
          <w:fldChar w:fldCharType="end"/>
        </w:r>
        <w:r>
          <w:t xml:space="preserve">: </w:t>
        </w:r>
        <w:proofErr w:type="spellStart"/>
        <w:r>
          <w:t>lock.conf</w:t>
        </w:r>
        <w:proofErr w:type="spellEnd"/>
        <w:r>
          <w:t xml:space="preserve"> diagram</w:t>
        </w:r>
        <w:bookmarkEnd w:id="658"/>
      </w:ins>
    </w:p>
    <w:p w14:paraId="09DB0215" w14:textId="77777777" w:rsidR="00D5633E" w:rsidRDefault="00D5633E">
      <w:pPr>
        <w:rPr>
          <w:ins w:id="661" w:author="Erin Richardson" w:date="2012-11-01T23:00:00Z"/>
        </w:rPr>
        <w:pPrChange w:id="662" w:author="Erin Richardson" w:date="2012-11-01T23:00:00Z">
          <w:pPr>
            <w:pStyle w:val="Ttulo1"/>
          </w:pPr>
        </w:pPrChange>
      </w:pPr>
    </w:p>
    <w:p w14:paraId="31EB8A6A" w14:textId="43A300C2" w:rsidR="00D5633E" w:rsidRDefault="00D5633E">
      <w:pPr>
        <w:rPr>
          <w:ins w:id="663" w:author="Erin Richardson" w:date="2012-11-01T23:00:00Z"/>
        </w:rPr>
        <w:pPrChange w:id="664" w:author="Erin Richardson" w:date="2012-11-01T23:00:00Z">
          <w:pPr>
            <w:pStyle w:val="Ttulo1"/>
          </w:pPr>
        </w:pPrChange>
      </w:pPr>
      <w:ins w:id="665" w:author="Erin Richardson" w:date="2012-11-01T23:00:00Z">
        <w:r>
          <w:t>In fact, checking whether the files are candidates for a lock is performed at the client side so that files that are not potentially lockable are never checked and overall performance is not affected.</w:t>
        </w:r>
      </w:ins>
    </w:p>
    <w:p w14:paraId="3429D37C" w14:textId="77777777" w:rsidR="00D5633E" w:rsidRDefault="00D5633E">
      <w:pPr>
        <w:rPr>
          <w:ins w:id="666" w:author="Erin Richardson" w:date="2012-11-01T23:01:00Z"/>
        </w:rPr>
        <w:pPrChange w:id="667" w:author="Erin Richardson" w:date="2012-11-01T23:00:00Z">
          <w:pPr>
            <w:pStyle w:val="Ttulo1"/>
          </w:pPr>
        </w:pPrChange>
      </w:pPr>
    </w:p>
    <w:p w14:paraId="5F60DB9B" w14:textId="1D7EA7DB" w:rsidR="00D5633E" w:rsidRDefault="00D5633E">
      <w:pPr>
        <w:rPr>
          <w:ins w:id="668" w:author="Erin Richardson" w:date="2012-11-01T23:01:00Z"/>
          <w:b/>
        </w:rPr>
        <w:pPrChange w:id="669" w:author="Erin Richardson" w:date="2012-11-01T23:00:00Z">
          <w:pPr>
            <w:pStyle w:val="Ttulo1"/>
          </w:pPr>
        </w:pPrChange>
      </w:pPr>
      <w:ins w:id="670" w:author="Erin Richardson" w:date="2012-11-01T23:01:00Z">
        <w:r>
          <w:rPr>
            <w:b/>
          </w:rPr>
          <w:t xml:space="preserve">The </w:t>
        </w:r>
        <w:proofErr w:type="spellStart"/>
        <w:r>
          <w:rPr>
            <w:b/>
          </w:rPr>
          <w:t>lock.conf</w:t>
        </w:r>
        <w:proofErr w:type="spellEnd"/>
        <w:r>
          <w:rPr>
            <w:b/>
          </w:rPr>
          <w:t xml:space="preserve"> File</w:t>
        </w:r>
      </w:ins>
    </w:p>
    <w:p w14:paraId="383AC22B" w14:textId="4137BB1F" w:rsidR="002435ED" w:rsidRDefault="00D5633E">
      <w:pPr>
        <w:rPr>
          <w:ins w:id="671" w:author="Erin Richardson" w:date="2012-11-01T23:02:00Z"/>
        </w:rPr>
        <w:pPrChange w:id="672" w:author="Erin Richardson" w:date="2012-11-01T23:00:00Z">
          <w:pPr>
            <w:pStyle w:val="Ttulo1"/>
          </w:pPr>
        </w:pPrChange>
      </w:pPr>
      <w:ins w:id="673" w:author="Erin Richardson" w:date="2012-11-01T23:02:00Z">
        <w:r>
          <w:t xml:space="preserve">Configuring exclusive checkout is as simple as creating a </w:t>
        </w:r>
        <w:proofErr w:type="spellStart"/>
        <w:r>
          <w:t>lock.conf</w:t>
        </w:r>
        <w:proofErr w:type="spellEnd"/>
        <w:r>
          <w:t xml:space="preserve"> file on the server’s directory like the following:</w:t>
        </w:r>
      </w:ins>
    </w:p>
    <w:p w14:paraId="6FC7372E" w14:textId="489CC3D1" w:rsidR="00D5633E" w:rsidRPr="002435ED" w:rsidRDefault="00D5633E">
      <w:pPr>
        <w:pStyle w:val="code"/>
        <w:spacing w:before="0" w:after="0"/>
        <w:rPr>
          <w:ins w:id="674" w:author="Erin Richardson" w:date="2012-11-01T23:02:00Z"/>
        </w:rPr>
        <w:pPrChange w:id="675" w:author="Erin Richardson" w:date="2012-11-01T23:03:00Z">
          <w:pPr>
            <w:pStyle w:val="Ttulo1"/>
          </w:pPr>
        </w:pPrChange>
      </w:pPr>
      <w:proofErr w:type="spellStart"/>
      <w:ins w:id="676" w:author="Erin Richardson" w:date="2012-11-01T23:02:00Z">
        <w:r>
          <w:t>rep:default</w:t>
        </w:r>
        <w:proofErr w:type="spellEnd"/>
        <w:r>
          <w:t xml:space="preserve"> lockserver:localhost8084</w:t>
        </w:r>
      </w:ins>
    </w:p>
    <w:p w14:paraId="04E31138" w14:textId="54CF84F0" w:rsidR="00D5633E" w:rsidRDefault="00D5633E">
      <w:pPr>
        <w:pStyle w:val="code"/>
        <w:spacing w:before="0" w:after="0"/>
        <w:rPr>
          <w:ins w:id="677" w:author="Erin Richardson" w:date="2012-11-01T23:02:00Z"/>
        </w:rPr>
        <w:pPrChange w:id="678" w:author="Erin Richardson" w:date="2012-11-01T23:03:00Z">
          <w:pPr>
            <w:pStyle w:val="Ttulo1"/>
          </w:pPr>
        </w:pPrChange>
      </w:pPr>
      <w:ins w:id="679" w:author="Erin Richardson" w:date="2012-11-01T23:02:00Z">
        <w:r>
          <w:t>*.</w:t>
        </w:r>
        <w:proofErr w:type="spellStart"/>
        <w:r>
          <w:t>doc</w:t>
        </w:r>
        <w:proofErr w:type="spellEnd"/>
      </w:ins>
    </w:p>
    <w:p w14:paraId="3EA1809B" w14:textId="463658C5" w:rsidR="00D5633E" w:rsidRDefault="00D5633E">
      <w:pPr>
        <w:pStyle w:val="code"/>
        <w:spacing w:before="0" w:after="0"/>
        <w:rPr>
          <w:ins w:id="680" w:author="Erin Richardson" w:date="2012-11-01T23:03:00Z"/>
        </w:rPr>
        <w:pPrChange w:id="681" w:author="Erin Richardson" w:date="2012-11-01T23:03:00Z">
          <w:pPr>
            <w:pStyle w:val="Ttulo1"/>
          </w:pPr>
        </w:pPrChange>
      </w:pPr>
      <w:ins w:id="682" w:author="Erin Richardson" w:date="2012-11-01T23:03:00Z">
        <w:r>
          <w:t>*.</w:t>
        </w:r>
        <w:proofErr w:type="spellStart"/>
        <w:r>
          <w:t>xls</w:t>
        </w:r>
        <w:proofErr w:type="spellEnd"/>
      </w:ins>
    </w:p>
    <w:p w14:paraId="41110D41" w14:textId="2AF345D1" w:rsidR="00D5633E" w:rsidRDefault="00D5633E">
      <w:pPr>
        <w:pStyle w:val="code"/>
        <w:spacing w:before="0" w:after="0"/>
        <w:rPr>
          <w:ins w:id="683" w:author="Erin Richardson" w:date="2012-11-01T23:03:00Z"/>
        </w:rPr>
        <w:pPrChange w:id="684" w:author="Erin Richardson" w:date="2012-11-01T23:03:00Z">
          <w:pPr>
            <w:pStyle w:val="Ttulo1"/>
          </w:pPr>
        </w:pPrChange>
      </w:pPr>
      <w:ins w:id="685" w:author="Erin Richardson" w:date="2012-11-01T23:03:00Z">
        <w:r>
          <w:t>*.</w:t>
        </w:r>
        <w:proofErr w:type="spellStart"/>
        <w:r>
          <w:t>jpg</w:t>
        </w:r>
        <w:proofErr w:type="spellEnd"/>
      </w:ins>
    </w:p>
    <w:p w14:paraId="2DF85575" w14:textId="55480B5C" w:rsidR="00D5633E" w:rsidRDefault="00D5633E">
      <w:pPr>
        <w:pStyle w:val="code"/>
        <w:spacing w:before="0" w:after="0"/>
        <w:rPr>
          <w:ins w:id="686" w:author="Erin Richardson" w:date="2012-11-01T23:03:00Z"/>
        </w:rPr>
        <w:pPrChange w:id="687" w:author="Erin Richardson" w:date="2012-11-01T23:03:00Z">
          <w:pPr>
            <w:pStyle w:val="Ttulo1"/>
          </w:pPr>
        </w:pPrChange>
      </w:pPr>
      <w:proofErr w:type="spellStart"/>
      <w:ins w:id="688" w:author="Erin Richardson" w:date="2012-11-01T23:03:00Z">
        <w:r>
          <w:t>document.vcs</w:t>
        </w:r>
        <w:proofErr w:type="spellEnd"/>
      </w:ins>
    </w:p>
    <w:p w14:paraId="68336BD2" w14:textId="77777777" w:rsidR="002435ED" w:rsidRDefault="002435ED">
      <w:pPr>
        <w:rPr>
          <w:ins w:id="689" w:author="Erin Richardson" w:date="2012-11-01T23:10:00Z"/>
        </w:rPr>
        <w:pPrChange w:id="690" w:author="Erin Richardson" w:date="2012-11-01T23:02:00Z">
          <w:pPr>
            <w:pStyle w:val="Ttulo1"/>
          </w:pPr>
        </w:pPrChange>
      </w:pPr>
    </w:p>
    <w:p w14:paraId="47E8A303" w14:textId="5968EA52" w:rsidR="00D5633E" w:rsidRDefault="00D5633E">
      <w:pPr>
        <w:rPr>
          <w:ins w:id="691" w:author="Erin Richardson" w:date="2012-11-01T23:06:00Z"/>
        </w:rPr>
        <w:pPrChange w:id="692" w:author="Erin Richardson" w:date="2012-11-01T23:02:00Z">
          <w:pPr>
            <w:pStyle w:val="Ttulo1"/>
          </w:pPr>
        </w:pPrChange>
      </w:pPr>
      <w:proofErr w:type="spellStart"/>
      <w:ins w:id="693" w:author="Erin Richardson" w:date="2012-11-01T23:04:00Z">
        <w:r>
          <w:rPr>
            <w:lang w:val="es-ES"/>
          </w:rPr>
          <w:t>This</w:t>
        </w:r>
        <w:proofErr w:type="spellEnd"/>
        <w:r>
          <w:rPr>
            <w:lang w:val="es-ES"/>
          </w:rPr>
          <w:t xml:space="preserve"> </w:t>
        </w:r>
        <w:proofErr w:type="spellStart"/>
        <w:r>
          <w:rPr>
            <w:lang w:val="es-ES"/>
          </w:rPr>
          <w:t>means</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doc</w:t>
        </w:r>
        <w:proofErr w:type="spellEnd"/>
        <w:r>
          <w:rPr>
            <w:lang w:val="es-ES"/>
          </w:rPr>
          <w:t>, *.</w:t>
        </w:r>
        <w:proofErr w:type="spellStart"/>
        <w:r>
          <w:rPr>
            <w:lang w:val="es-ES"/>
          </w:rPr>
          <w:t>xls</w:t>
        </w:r>
        <w:proofErr w:type="spellEnd"/>
        <w:r>
          <w:rPr>
            <w:lang w:val="es-ES"/>
          </w:rPr>
          <w:t>, *.</w:t>
        </w:r>
        <w:proofErr w:type="spellStart"/>
        <w:r>
          <w:rPr>
            <w:lang w:val="es-ES"/>
          </w:rPr>
          <w:t>jpg</w:t>
        </w:r>
        <w:proofErr w:type="spellEnd"/>
        <w:r>
          <w:rPr>
            <w:lang w:val="es-ES"/>
          </w:rPr>
          <w:t xml:space="preserve"> and </w:t>
        </w:r>
        <w:proofErr w:type="spellStart"/>
        <w:r>
          <w:rPr>
            <w:lang w:val="es-ES"/>
          </w:rPr>
          <w:t>document.vcs</w:t>
        </w:r>
        <w:proofErr w:type="spellEnd"/>
        <w:r>
          <w:rPr>
            <w:lang w:val="es-ES"/>
          </w:rPr>
          <w:t xml:space="preserve"> files are </w:t>
        </w:r>
        <w:proofErr w:type="spellStart"/>
        <w:r>
          <w:rPr>
            <w:lang w:val="es-ES"/>
          </w:rPr>
          <w:t>going</w:t>
        </w:r>
        <w:proofErr w:type="spellEnd"/>
        <w:r>
          <w:rPr>
            <w:lang w:val="es-ES"/>
          </w:rPr>
          <w:t xml:space="preserve"> </w:t>
        </w:r>
        <w:proofErr w:type="spellStart"/>
        <w:r>
          <w:rPr>
            <w:lang w:val="es-ES"/>
          </w:rPr>
          <w:t>to</w:t>
        </w:r>
        <w:proofErr w:type="spellEnd"/>
        <w:r>
          <w:rPr>
            <w:lang w:val="es-ES"/>
          </w:rPr>
          <w:t xml:space="preserve"> be </w:t>
        </w:r>
        <w:proofErr w:type="spellStart"/>
        <w:r>
          <w:rPr>
            <w:lang w:val="es-ES"/>
          </w:rPr>
          <w:t>locked</w:t>
        </w:r>
        <w:proofErr w:type="spellEnd"/>
        <w:r>
          <w:rPr>
            <w:lang w:val="es-ES"/>
          </w:rPr>
          <w:t xml:space="preserve"> </w:t>
        </w:r>
        <w:proofErr w:type="spellStart"/>
        <w:r>
          <w:rPr>
            <w:lang w:val="es-ES"/>
          </w:rPr>
          <w:t>on</w:t>
        </w:r>
        <w:proofErr w:type="spellEnd"/>
        <w:r>
          <w:rPr>
            <w:lang w:val="es-ES"/>
          </w:rPr>
          <w:t xml:space="preserve"> </w:t>
        </w:r>
        <w:proofErr w:type="spellStart"/>
        <w:r>
          <w:rPr>
            <w:lang w:val="es-ES"/>
          </w:rPr>
          <w:t>checkout</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repository</w:t>
        </w:r>
        <w:proofErr w:type="spellEnd"/>
        <w:r>
          <w:rPr>
            <w:lang w:val="es-ES"/>
          </w:rPr>
          <w:t xml:space="preserve"> default.</w:t>
        </w:r>
      </w:ins>
    </w:p>
    <w:p w14:paraId="28F22E8C" w14:textId="77777777" w:rsidR="00D5633E" w:rsidRDefault="00D5633E">
      <w:pPr>
        <w:rPr>
          <w:ins w:id="694" w:author="Erin Richardson" w:date="2012-11-01T23:06:00Z"/>
        </w:rPr>
        <w:pPrChange w:id="695" w:author="Erin Richardson" w:date="2012-11-01T23:02:00Z">
          <w:pPr>
            <w:pStyle w:val="Ttulo1"/>
          </w:pPr>
        </w:pPrChange>
      </w:pPr>
    </w:p>
    <w:p w14:paraId="6DF073C5" w14:textId="3C962E46" w:rsidR="00D5633E" w:rsidRDefault="00D5633E">
      <w:pPr>
        <w:rPr>
          <w:ins w:id="696" w:author="Erin Richardson" w:date="2012-11-01T23:07:00Z"/>
          <w:b/>
        </w:rPr>
        <w:pPrChange w:id="697" w:author="Erin Richardson" w:date="2012-11-01T23:02:00Z">
          <w:pPr>
            <w:pStyle w:val="Ttulo1"/>
          </w:pPr>
        </w:pPrChange>
      </w:pPr>
      <w:proofErr w:type="spellStart"/>
      <w:ins w:id="698" w:author="Erin Richardson" w:date="2012-11-01T23:06:00Z">
        <w:r>
          <w:rPr>
            <w:b/>
            <w:lang w:val="es-ES"/>
          </w:rPr>
          <w:t>Requiring</w:t>
        </w:r>
        <w:proofErr w:type="spellEnd"/>
        <w:r>
          <w:rPr>
            <w:b/>
            <w:lang w:val="es-ES"/>
          </w:rPr>
          <w:t xml:space="preserve"> a Head </w:t>
        </w:r>
        <w:proofErr w:type="spellStart"/>
        <w:r>
          <w:rPr>
            <w:b/>
            <w:lang w:val="es-ES"/>
          </w:rPr>
          <w:t>Changeset</w:t>
        </w:r>
      </w:ins>
      <w:proofErr w:type="spellEnd"/>
    </w:p>
    <w:p w14:paraId="00939153" w14:textId="12126EDA" w:rsidR="002435ED" w:rsidRDefault="002435ED">
      <w:pPr>
        <w:rPr>
          <w:ins w:id="699" w:author="Erin Richardson" w:date="2012-11-01T23:08:00Z"/>
        </w:rPr>
        <w:pPrChange w:id="700" w:author="Erin Richardson" w:date="2012-11-01T23:02:00Z">
          <w:pPr>
            <w:pStyle w:val="Ttulo1"/>
          </w:pPr>
        </w:pPrChange>
      </w:pPr>
      <w:ins w:id="701" w:author="Erin Richardson" w:date="2012-11-01T23:07:00Z">
        <w:r>
          <w:rPr>
            <w:lang w:val="es-ES"/>
          </w:rPr>
          <w:t xml:space="preserve">In </w:t>
        </w:r>
        <w:proofErr w:type="spellStart"/>
        <w:r>
          <w:rPr>
            <w:lang w:val="es-ES"/>
          </w:rPr>
          <w:t>order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ensure</w:t>
        </w:r>
        <w:proofErr w:type="spellEnd"/>
        <w:r>
          <w:rPr>
            <w:lang w:val="es-ES"/>
          </w:rPr>
          <w:t xml:space="preserve"> </w:t>
        </w:r>
        <w:proofErr w:type="spellStart"/>
        <w:r>
          <w:rPr>
            <w:lang w:val="es-ES"/>
          </w:rPr>
          <w:t>that</w:t>
        </w:r>
        <w:proofErr w:type="spellEnd"/>
        <w:r>
          <w:rPr>
            <w:lang w:val="es-ES"/>
          </w:rPr>
          <w:t xml:space="preserve"> </w:t>
        </w:r>
        <w:proofErr w:type="spellStart"/>
        <w:r>
          <w:rPr>
            <w:lang w:val="es-ES"/>
          </w:rPr>
          <w:t>the</w:t>
        </w:r>
        <w:proofErr w:type="spellEnd"/>
        <w:r>
          <w:rPr>
            <w:lang w:val="es-ES"/>
          </w:rPr>
          <w:t xml:space="preserve"> exclusive </w:t>
        </w:r>
        <w:proofErr w:type="spellStart"/>
        <w:r>
          <w:rPr>
            <w:lang w:val="es-ES"/>
          </w:rPr>
          <w:t>checkout</w:t>
        </w:r>
        <w:proofErr w:type="spellEnd"/>
        <w:r>
          <w:rPr>
            <w:lang w:val="es-ES"/>
          </w:rPr>
          <w:t xml:space="preserve"> has </w:t>
        </w:r>
        <w:proofErr w:type="spellStart"/>
        <w:r>
          <w:rPr>
            <w:lang w:val="es-ES"/>
          </w:rPr>
          <w:t>the</w:t>
        </w:r>
        <w:proofErr w:type="spellEnd"/>
        <w:r>
          <w:rPr>
            <w:lang w:val="es-ES"/>
          </w:rPr>
          <w:t xml:space="preserve"> head </w:t>
        </w:r>
        <w:proofErr w:type="spellStart"/>
        <w:r>
          <w:rPr>
            <w:lang w:val="es-ES"/>
          </w:rPr>
          <w:t>changeset</w:t>
        </w:r>
        <w:proofErr w:type="spellEnd"/>
        <w:r>
          <w:rPr>
            <w:lang w:val="es-ES"/>
          </w:rPr>
          <w:t xml:space="preserve"> as </w:t>
        </w:r>
        <w:proofErr w:type="spellStart"/>
        <w:r>
          <w:rPr>
            <w:lang w:val="es-ES"/>
          </w:rPr>
          <w:t>its</w:t>
        </w:r>
        <w:proofErr w:type="spellEnd"/>
        <w:r>
          <w:rPr>
            <w:lang w:val="es-ES"/>
          </w:rPr>
          <w:t xml:space="preserve"> base </w:t>
        </w:r>
        <w:proofErr w:type="spellStart"/>
        <w:r>
          <w:rPr>
            <w:lang w:val="es-ES"/>
          </w:rPr>
          <w:t>changeset</w:t>
        </w:r>
        <w:proofErr w:type="spellEnd"/>
        <w:r>
          <w:rPr>
            <w:lang w:val="es-ES"/>
          </w:rPr>
          <w:t xml:space="preserve"> </w:t>
        </w:r>
        <w:proofErr w:type="spellStart"/>
        <w:r>
          <w:rPr>
            <w:lang w:val="es-ES"/>
          </w:rPr>
          <w:t>on</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working</w:t>
        </w:r>
        <w:proofErr w:type="spellEnd"/>
        <w:r>
          <w:rPr>
            <w:lang w:val="es-ES"/>
          </w:rPr>
          <w:t xml:space="preserve"> </w:t>
        </w:r>
        <w:proofErr w:type="spellStart"/>
        <w:r>
          <w:rPr>
            <w:lang w:val="es-ES"/>
          </w:rPr>
          <w:t>branch</w:t>
        </w:r>
        <w:proofErr w:type="spellEnd"/>
        <w:r>
          <w:rPr>
            <w:lang w:val="es-ES"/>
          </w:rPr>
          <w:t xml:space="preserve">, </w:t>
        </w:r>
        <w:proofErr w:type="spellStart"/>
        <w:r>
          <w:rPr>
            <w:lang w:val="es-ES"/>
          </w:rPr>
          <w:t>you</w:t>
        </w:r>
        <w:proofErr w:type="spellEnd"/>
        <w:r>
          <w:rPr>
            <w:lang w:val="es-ES"/>
          </w:rPr>
          <w:t xml:space="preserve"> </w:t>
        </w:r>
        <w:proofErr w:type="spellStart"/>
        <w:r>
          <w:rPr>
            <w:lang w:val="es-ES"/>
          </w:rPr>
          <w:t>need</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add</w:t>
        </w:r>
        <w:proofErr w:type="spellEnd"/>
        <w:r>
          <w:rPr>
            <w:lang w:val="es-ES"/>
          </w:rPr>
          <w:t xml:space="preserve"> a </w:t>
        </w:r>
        <w:proofErr w:type="spellStart"/>
        <w:r>
          <w:rPr>
            <w:lang w:val="es-ES"/>
          </w:rPr>
          <w:t>keyword</w:t>
        </w:r>
        <w:proofErr w:type="spellEnd"/>
        <w:r>
          <w:rPr>
            <w:lang w:val="es-ES"/>
          </w:rPr>
          <w:t xml:space="preserve"> </w:t>
        </w:r>
      </w:ins>
      <w:ins w:id="702" w:author="Erin Richardson" w:date="2012-11-01T23:08:00Z">
        <w:r>
          <w:rPr>
            <w:lang w:val="es-ES"/>
          </w:rPr>
          <w:t>(“</w:t>
        </w:r>
        <w:proofErr w:type="spellStart"/>
        <w:r>
          <w:rPr>
            <w:lang w:val="es-ES"/>
          </w:rPr>
          <w:t>requirehead</w:t>
        </w:r>
        <w:proofErr w:type="spellEnd"/>
        <w:r>
          <w:rPr>
            <w:lang w:val="es-ES"/>
          </w:rPr>
          <w:t xml:space="preserve">”) </w:t>
        </w:r>
      </w:ins>
      <w:proofErr w:type="spellStart"/>
      <w:ins w:id="703" w:author="Erin Richardson" w:date="2012-11-01T23:07:00Z">
        <w:r>
          <w:rPr>
            <w:lang w:val="es-ES"/>
          </w:rPr>
          <w:t>to</w:t>
        </w:r>
      </w:ins>
      <w:proofErr w:type="spellEnd"/>
      <w:ins w:id="704" w:author="Erin Richardson" w:date="2012-11-01T23:08:00Z">
        <w:r>
          <w:rPr>
            <w:lang w:val="es-ES"/>
          </w:rPr>
          <w:t xml:space="preserve"> </w:t>
        </w:r>
        <w:proofErr w:type="spellStart"/>
        <w:r>
          <w:rPr>
            <w:lang w:val="es-ES"/>
          </w:rPr>
          <w:t>each</w:t>
        </w:r>
        <w:proofErr w:type="spellEnd"/>
        <w:r>
          <w:rPr>
            <w:lang w:val="es-ES"/>
          </w:rPr>
          <w:t xml:space="preserve"> rule in</w:t>
        </w:r>
      </w:ins>
      <w:ins w:id="705" w:author="Erin Richardson" w:date="2012-11-01T23:07:00Z">
        <w:r>
          <w:rPr>
            <w:lang w:val="es-ES"/>
          </w:rPr>
          <w:t xml:space="preserve"> </w:t>
        </w:r>
        <w:proofErr w:type="spellStart"/>
        <w:r>
          <w:rPr>
            <w:lang w:val="es-ES"/>
          </w:rPr>
          <w:t>the</w:t>
        </w:r>
        <w:proofErr w:type="spellEnd"/>
        <w:r>
          <w:rPr>
            <w:lang w:val="es-ES"/>
          </w:rPr>
          <w:t xml:space="preserve"> </w:t>
        </w:r>
        <w:proofErr w:type="spellStart"/>
        <w:r>
          <w:rPr>
            <w:lang w:val="es-ES"/>
          </w:rPr>
          <w:t>lock.conf</w:t>
        </w:r>
        <w:proofErr w:type="spellEnd"/>
        <w:r>
          <w:rPr>
            <w:lang w:val="es-ES"/>
          </w:rPr>
          <w:t xml:space="preserve"> file.</w:t>
        </w:r>
      </w:ins>
    </w:p>
    <w:p w14:paraId="1556BC18" w14:textId="6A584C66" w:rsidR="002435ED" w:rsidRDefault="002435ED">
      <w:pPr>
        <w:pStyle w:val="code"/>
        <w:spacing w:before="0" w:after="0"/>
        <w:rPr>
          <w:ins w:id="706" w:author="Erin Richardson" w:date="2012-11-01T23:09:00Z"/>
        </w:rPr>
        <w:pPrChange w:id="707" w:author="Erin Richardson" w:date="2012-11-01T23:09:00Z">
          <w:pPr>
            <w:pStyle w:val="Ttulo1"/>
          </w:pPr>
        </w:pPrChange>
      </w:pPr>
      <w:proofErr w:type="spellStart"/>
      <w:ins w:id="708" w:author="Erin Richardson" w:date="2012-11-01T23:09:00Z">
        <w:r>
          <w:t>rep</w:t>
        </w:r>
        <w:proofErr w:type="spellEnd"/>
        <w:r>
          <w:t xml:space="preserve">: </w:t>
        </w:r>
        <w:proofErr w:type="spellStart"/>
        <w:r>
          <w:t>myrep</w:t>
        </w:r>
        <w:proofErr w:type="spellEnd"/>
        <w:r>
          <w:t xml:space="preserve"> lockserver:localhost8084 </w:t>
        </w:r>
        <w:proofErr w:type="spellStart"/>
        <w:r>
          <w:t>requirehead</w:t>
        </w:r>
        <w:proofErr w:type="spellEnd"/>
      </w:ins>
    </w:p>
    <w:p w14:paraId="3B7A9FFC" w14:textId="5877C21D" w:rsidR="002435ED" w:rsidRDefault="002435ED">
      <w:pPr>
        <w:pStyle w:val="code"/>
        <w:spacing w:before="0" w:after="0"/>
        <w:rPr>
          <w:ins w:id="709" w:author="Erin Richardson" w:date="2012-11-01T23:08:00Z"/>
        </w:rPr>
        <w:pPrChange w:id="710" w:author="Erin Richardson" w:date="2012-11-01T23:09:00Z">
          <w:pPr>
            <w:pStyle w:val="Ttulo1"/>
          </w:pPr>
        </w:pPrChange>
      </w:pPr>
      <w:ins w:id="711" w:author="Erin Richardson" w:date="2012-11-01T23:09:00Z">
        <w:r>
          <w:t>*.</w:t>
        </w:r>
        <w:proofErr w:type="spellStart"/>
        <w:r>
          <w:t>pdf</w:t>
        </w:r>
      </w:ins>
      <w:proofErr w:type="spellEnd"/>
    </w:p>
    <w:p w14:paraId="2036E278" w14:textId="77777777" w:rsidR="002435ED" w:rsidRDefault="002435ED">
      <w:pPr>
        <w:rPr>
          <w:ins w:id="712" w:author="Erin Richardson" w:date="2012-11-01T23:10:00Z"/>
        </w:rPr>
        <w:pPrChange w:id="713" w:author="Erin Richardson" w:date="2012-11-01T23:02:00Z">
          <w:pPr>
            <w:pStyle w:val="Ttulo1"/>
          </w:pPr>
        </w:pPrChange>
      </w:pPr>
    </w:p>
    <w:p w14:paraId="17BC5433" w14:textId="4B84DF2E" w:rsidR="002435ED" w:rsidRDefault="002435ED">
      <w:pPr>
        <w:rPr>
          <w:ins w:id="714" w:author="Erin Richardson" w:date="2012-11-01T23:09:00Z"/>
        </w:rPr>
        <w:pPrChange w:id="715" w:author="Erin Richardson" w:date="2012-11-01T23:02:00Z">
          <w:pPr>
            <w:pStyle w:val="Ttulo1"/>
          </w:pPr>
        </w:pPrChange>
      </w:pPr>
      <w:proofErr w:type="spellStart"/>
      <w:ins w:id="716" w:author="Erin Richardson" w:date="2012-11-01T23:10:00Z">
        <w:r>
          <w:rPr>
            <w:lang w:val="es-ES"/>
          </w:rPr>
          <w:lastRenderedPageBreak/>
          <w:t>During</w:t>
        </w:r>
        <w:proofErr w:type="spellEnd"/>
        <w:r>
          <w:rPr>
            <w:lang w:val="es-ES"/>
          </w:rPr>
          <w:t xml:space="preserve"> </w:t>
        </w:r>
        <w:proofErr w:type="spellStart"/>
        <w:r>
          <w:rPr>
            <w:lang w:val="es-ES"/>
          </w:rPr>
          <w:t>check-out</w:t>
        </w:r>
        <w:proofErr w:type="spellEnd"/>
        <w:r>
          <w:rPr>
            <w:lang w:val="es-ES"/>
          </w:rPr>
          <w:t xml:space="preserve"> </w:t>
        </w:r>
        <w:proofErr w:type="spellStart"/>
        <w:r>
          <w:rPr>
            <w:lang w:val="es-ES"/>
          </w:rPr>
          <w:t>on</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client</w:t>
        </w:r>
        <w:proofErr w:type="spellEnd"/>
        <w:r>
          <w:rPr>
            <w:lang w:val="es-ES"/>
          </w:rPr>
          <w:t xml:space="preserve"> </w:t>
        </w:r>
        <w:proofErr w:type="spellStart"/>
        <w:r>
          <w:rPr>
            <w:lang w:val="es-ES"/>
          </w:rPr>
          <w:t>side</w:t>
        </w:r>
        <w:proofErr w:type="spellEnd"/>
        <w:r>
          <w:rPr>
            <w:lang w:val="es-ES"/>
          </w:rPr>
          <w:t xml:space="preserve">, </w:t>
        </w:r>
      </w:ins>
      <w:proofErr w:type="spellStart"/>
      <w:ins w:id="717" w:author="Erin Richardson" w:date="2012-11-01T23:11:00Z">
        <w:r>
          <w:rPr>
            <w:lang w:val="es-ES"/>
          </w:rPr>
          <w:t>i</w:t>
        </w:r>
      </w:ins>
      <w:ins w:id="718" w:author="Erin Richardson" w:date="2012-11-01T23:10:00Z">
        <w:r>
          <w:rPr>
            <w:lang w:val="es-ES"/>
          </w:rPr>
          <w:t>f</w:t>
        </w:r>
        <w:proofErr w:type="spellEnd"/>
        <w:r>
          <w:rPr>
            <w:lang w:val="es-ES"/>
          </w:rPr>
          <w:t xml:space="preserve"> </w:t>
        </w:r>
        <w:proofErr w:type="spellStart"/>
        <w:r>
          <w:rPr>
            <w:lang w:val="es-ES"/>
          </w:rPr>
          <w:t>the</w:t>
        </w:r>
        <w:proofErr w:type="spellEnd"/>
        <w:r>
          <w:rPr>
            <w:lang w:val="es-ES"/>
          </w:rPr>
          <w:t xml:space="preserve"> rule </w:t>
        </w:r>
        <w:proofErr w:type="spellStart"/>
        <w:r>
          <w:rPr>
            <w:lang w:val="es-ES"/>
          </w:rPr>
          <w:t>says</w:t>
        </w:r>
        <w:proofErr w:type="spellEnd"/>
        <w:r>
          <w:rPr>
            <w:lang w:val="es-ES"/>
          </w:rPr>
          <w:t xml:space="preserve"> “</w:t>
        </w:r>
        <w:proofErr w:type="spellStart"/>
        <w:r>
          <w:rPr>
            <w:lang w:val="es-ES"/>
          </w:rPr>
          <w:t>requirehead</w:t>
        </w:r>
        <w:proofErr w:type="spellEnd"/>
        <w:r>
          <w:rPr>
            <w:lang w:val="es-ES"/>
          </w:rPr>
          <w:t>”</w:t>
        </w:r>
      </w:ins>
      <w:ins w:id="719" w:author="Erin Richardson" w:date="2012-11-01T23:11:00Z">
        <w:r>
          <w:rPr>
            <w:lang w:val="es-ES"/>
          </w:rPr>
          <w:t xml:space="preserve">, </w:t>
        </w:r>
        <w:proofErr w:type="spellStart"/>
        <w:r>
          <w:rPr>
            <w:lang w:val="es-ES"/>
          </w:rPr>
          <w:t>then</w:t>
        </w:r>
        <w:proofErr w:type="spellEnd"/>
        <w:r>
          <w:rPr>
            <w:lang w:val="es-ES"/>
          </w:rPr>
          <w:t xml:space="preserve"> </w:t>
        </w:r>
        <w:proofErr w:type="spellStart"/>
        <w:r>
          <w:rPr>
            <w:lang w:val="es-ES"/>
          </w:rPr>
          <w:t>you</w:t>
        </w:r>
        <w:proofErr w:type="spellEnd"/>
        <w:r>
          <w:rPr>
            <w:lang w:val="es-ES"/>
          </w:rPr>
          <w:t xml:space="preserve"> </w:t>
        </w:r>
        <w:proofErr w:type="spellStart"/>
        <w:r>
          <w:rPr>
            <w:lang w:val="es-ES"/>
          </w:rPr>
          <w:t>check</w:t>
        </w:r>
        <w:proofErr w:type="spellEnd"/>
        <w:r>
          <w:rPr>
            <w:lang w:val="es-ES"/>
          </w:rPr>
          <w:t xml:space="preserve"> </w:t>
        </w:r>
        <w:proofErr w:type="spellStart"/>
        <w:r>
          <w:rPr>
            <w:lang w:val="es-ES"/>
          </w:rPr>
          <w:t>whether</w:t>
        </w:r>
        <w:proofErr w:type="spellEnd"/>
        <w:r>
          <w:rPr>
            <w:lang w:val="es-ES"/>
          </w:rPr>
          <w:t xml:space="preserve"> </w:t>
        </w:r>
        <w:proofErr w:type="spellStart"/>
        <w:r>
          <w:rPr>
            <w:lang w:val="es-ES"/>
          </w:rPr>
          <w:t>the</w:t>
        </w:r>
        <w:proofErr w:type="spellEnd"/>
        <w:r>
          <w:rPr>
            <w:lang w:val="es-ES"/>
          </w:rPr>
          <w:t xml:space="preserve"> head of </w:t>
        </w:r>
        <w:proofErr w:type="spellStart"/>
        <w:r>
          <w:rPr>
            <w:lang w:val="es-ES"/>
          </w:rPr>
          <w:t>the</w:t>
        </w:r>
        <w:proofErr w:type="spellEnd"/>
        <w:r>
          <w:rPr>
            <w:lang w:val="es-ES"/>
          </w:rPr>
          <w:t xml:space="preserve"> </w:t>
        </w:r>
        <w:proofErr w:type="spellStart"/>
        <w:r>
          <w:rPr>
            <w:lang w:val="es-ES"/>
          </w:rPr>
          <w:t>branch</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working</w:t>
        </w:r>
        <w:proofErr w:type="spellEnd"/>
        <w:r>
          <w:rPr>
            <w:lang w:val="es-ES"/>
          </w:rPr>
          <w:t xml:space="preserve"> </w:t>
        </w:r>
        <w:proofErr w:type="spellStart"/>
        <w:r>
          <w:rPr>
            <w:lang w:val="es-ES"/>
          </w:rPr>
          <w:t>changeset</w:t>
        </w:r>
        <w:proofErr w:type="spellEnd"/>
        <w:r>
          <w:rPr>
            <w:lang w:val="es-ES"/>
          </w:rPr>
          <w:t xml:space="preserve">. </w:t>
        </w:r>
        <w:proofErr w:type="spellStart"/>
        <w:r>
          <w:rPr>
            <w:lang w:val="es-ES"/>
          </w:rPr>
          <w:t>If</w:t>
        </w:r>
        <w:proofErr w:type="spellEnd"/>
        <w:r>
          <w:rPr>
            <w:lang w:val="es-ES"/>
          </w:rPr>
          <w:t xml:space="preserve"> </w:t>
        </w:r>
        <w:proofErr w:type="spellStart"/>
        <w:r>
          <w:rPr>
            <w:lang w:val="es-ES"/>
          </w:rPr>
          <w:t>not</w:t>
        </w:r>
        <w:proofErr w:type="spellEnd"/>
        <w:r>
          <w:rPr>
            <w:lang w:val="es-ES"/>
          </w:rPr>
          <w:t xml:space="preserve">, </w:t>
        </w:r>
        <w:proofErr w:type="spellStart"/>
        <w:r>
          <w:rPr>
            <w:lang w:val="es-ES"/>
          </w:rPr>
          <w:t>it</w:t>
        </w:r>
        <w:proofErr w:type="spellEnd"/>
        <w:r>
          <w:rPr>
            <w:lang w:val="es-ES"/>
          </w:rPr>
          <w:t xml:space="preserve"> </w:t>
        </w:r>
        <w:proofErr w:type="spellStart"/>
        <w:r>
          <w:rPr>
            <w:lang w:val="es-ES"/>
          </w:rPr>
          <w:t>cancels</w:t>
        </w:r>
        <w:proofErr w:type="spellEnd"/>
        <w:r>
          <w:rPr>
            <w:lang w:val="es-ES"/>
          </w:rPr>
          <w:t xml:space="preserve"> </w:t>
        </w:r>
        <w:proofErr w:type="spellStart"/>
        <w:r>
          <w:rPr>
            <w:lang w:val="es-ES"/>
          </w:rPr>
          <w:t>the</w:t>
        </w:r>
        <w:proofErr w:type="spellEnd"/>
        <w:r>
          <w:rPr>
            <w:lang w:val="es-ES"/>
          </w:rPr>
          <w:t xml:space="preserve"> exclusive </w:t>
        </w:r>
        <w:proofErr w:type="spellStart"/>
        <w:r>
          <w:rPr>
            <w:lang w:val="es-ES"/>
          </w:rPr>
          <w:t>checkout</w:t>
        </w:r>
        <w:proofErr w:type="spellEnd"/>
        <w:r>
          <w:rPr>
            <w:lang w:val="es-ES"/>
          </w:rPr>
          <w:t xml:space="preserve"> and </w:t>
        </w:r>
        <w:proofErr w:type="spellStart"/>
        <w:r>
          <w:rPr>
            <w:lang w:val="es-ES"/>
          </w:rPr>
          <w:t>tells</w:t>
        </w:r>
        <w:proofErr w:type="spellEnd"/>
        <w:r>
          <w:rPr>
            <w:lang w:val="es-ES"/>
          </w:rPr>
          <w:t xml:space="preserve"> </w:t>
        </w:r>
        <w:proofErr w:type="spellStart"/>
        <w:r>
          <w:rPr>
            <w:lang w:val="es-ES"/>
          </w:rPr>
          <w:t>you</w:t>
        </w:r>
        <w:proofErr w:type="spellEnd"/>
        <w:r>
          <w:rPr>
            <w:lang w:val="es-ES"/>
          </w:rPr>
          <w:t xml:space="preserve"> </w:t>
        </w:r>
        <w:proofErr w:type="spellStart"/>
        <w:r>
          <w:rPr>
            <w:lang w:val="es-ES"/>
          </w:rPr>
          <w:t>that</w:t>
        </w:r>
        <w:proofErr w:type="spellEnd"/>
        <w:r>
          <w:rPr>
            <w:lang w:val="es-ES"/>
          </w:rPr>
          <w:t xml:space="preserve"> </w:t>
        </w:r>
        <w:proofErr w:type="spellStart"/>
        <w:r>
          <w:rPr>
            <w:lang w:val="es-ES"/>
          </w:rPr>
          <w:t>you</w:t>
        </w:r>
        <w:proofErr w:type="spellEnd"/>
        <w:r>
          <w:rPr>
            <w:lang w:val="es-ES"/>
          </w:rPr>
          <w:t xml:space="preserve"> </w:t>
        </w:r>
        <w:proofErr w:type="spellStart"/>
        <w:r>
          <w:rPr>
            <w:lang w:val="es-ES"/>
          </w:rPr>
          <w:t>need</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update</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branch</w:t>
        </w:r>
        <w:proofErr w:type="spellEnd"/>
        <w:r>
          <w:rPr>
            <w:lang w:val="es-ES"/>
          </w:rPr>
          <w:t xml:space="preserve">. </w:t>
        </w:r>
        <w:proofErr w:type="spellStart"/>
        <w:r>
          <w:rPr>
            <w:lang w:val="es-ES"/>
          </w:rPr>
          <w:t>This</w:t>
        </w:r>
        <w:proofErr w:type="spellEnd"/>
        <w:r>
          <w:rPr>
            <w:lang w:val="es-ES"/>
          </w:rPr>
          <w:t xml:space="preserve"> </w:t>
        </w:r>
        <w:proofErr w:type="spellStart"/>
        <w:r>
          <w:rPr>
            <w:lang w:val="es-ES"/>
          </w:rPr>
          <w:t>goes</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both</w:t>
        </w:r>
        <w:proofErr w:type="spellEnd"/>
        <w:r>
          <w:rPr>
            <w:lang w:val="es-ES"/>
          </w:rPr>
          <w:t xml:space="preserve"> </w:t>
        </w:r>
        <w:proofErr w:type="spellStart"/>
        <w:r>
          <w:rPr>
            <w:lang w:val="es-ES"/>
          </w:rPr>
          <w:t>the</w:t>
        </w:r>
        <w:proofErr w:type="spellEnd"/>
        <w:r>
          <w:rPr>
            <w:lang w:val="es-ES"/>
          </w:rPr>
          <w:t xml:space="preserve"> CLI and </w:t>
        </w:r>
        <w:proofErr w:type="spellStart"/>
        <w:r>
          <w:rPr>
            <w:lang w:val="es-ES"/>
          </w:rPr>
          <w:t>the</w:t>
        </w:r>
        <w:proofErr w:type="spellEnd"/>
        <w:r>
          <w:rPr>
            <w:lang w:val="es-ES"/>
          </w:rPr>
          <w:t xml:space="preserve"> GUI.</w:t>
        </w:r>
      </w:ins>
    </w:p>
    <w:p w14:paraId="055EC34E" w14:textId="77777777" w:rsidR="002435ED" w:rsidRPr="000B6F2D" w:rsidRDefault="002435ED">
      <w:pPr>
        <w:rPr>
          <w:ins w:id="720" w:author="Erin Richardson" w:date="2012-11-01T22:56:00Z"/>
        </w:rPr>
        <w:pPrChange w:id="721" w:author="Erin Richardson" w:date="2012-11-01T23:02:00Z">
          <w:pPr>
            <w:pStyle w:val="Ttulo1"/>
          </w:pPr>
        </w:pPrChange>
      </w:pPr>
    </w:p>
    <w:p w14:paraId="5180985E" w14:textId="77777777" w:rsidR="00273609" w:rsidRPr="00BE3AC8" w:rsidRDefault="006B26B0" w:rsidP="00273609">
      <w:pPr>
        <w:pStyle w:val="Ttulo1"/>
        <w:rPr>
          <w:lang w:val="en-US"/>
        </w:rPr>
      </w:pPr>
      <w:bookmarkStart w:id="722" w:name="_Toc339574955"/>
      <w:r w:rsidRPr="00BE3AC8">
        <w:rPr>
          <w:lang w:val="en-US"/>
        </w:rPr>
        <w:lastRenderedPageBreak/>
        <w:t>Database setup</w:t>
      </w:r>
      <w:bookmarkEnd w:id="722"/>
    </w:p>
    <w:p w14:paraId="4D622CDB" w14:textId="77777777" w:rsidR="006B26B0" w:rsidRPr="00BE3AC8" w:rsidRDefault="006B26B0" w:rsidP="00273609">
      <w:r w:rsidRPr="00BE3AC8">
        <w:t>Plastic SCM 4 support several databas</w:t>
      </w:r>
      <w:r w:rsidR="00B01AD1" w:rsidRPr="00BE3AC8">
        <w:t xml:space="preserve">e </w:t>
      </w:r>
      <w:proofErr w:type="spellStart"/>
      <w:r w:rsidR="00B01AD1" w:rsidRPr="00BE3AC8">
        <w:t>backends</w:t>
      </w:r>
      <w:proofErr w:type="spellEnd"/>
      <w:r w:rsidR="00B01AD1" w:rsidRPr="00BE3AC8">
        <w:t xml:space="preserve"> to store repository data. This is the list of supported </w:t>
      </w:r>
      <w:proofErr w:type="spellStart"/>
      <w:r w:rsidR="00B01AD1" w:rsidRPr="00BE3AC8">
        <w:t>backends</w:t>
      </w:r>
      <w:proofErr w:type="spellEnd"/>
      <w:r w:rsidR="00B01AD1" w:rsidRPr="00BE3AC8">
        <w:t xml:space="preserve">: </w:t>
      </w:r>
    </w:p>
    <w:p w14:paraId="4A5FBE2D" w14:textId="77777777" w:rsidR="00B01AD1" w:rsidRPr="00BE3AC8" w:rsidRDefault="00B01AD1" w:rsidP="00B01AD1">
      <w:pPr>
        <w:pStyle w:val="Prrafodelista"/>
        <w:numPr>
          <w:ilvl w:val="0"/>
          <w:numId w:val="32"/>
        </w:numPr>
      </w:pPr>
      <w:r w:rsidRPr="00BE3AC8">
        <w:t>MySQL</w:t>
      </w:r>
    </w:p>
    <w:p w14:paraId="560F9E69" w14:textId="77777777" w:rsidR="00B01AD1" w:rsidRPr="00BE3AC8" w:rsidRDefault="00B01AD1" w:rsidP="00B01AD1">
      <w:pPr>
        <w:pStyle w:val="Prrafodelista"/>
        <w:numPr>
          <w:ilvl w:val="0"/>
          <w:numId w:val="32"/>
        </w:numPr>
      </w:pPr>
      <w:r w:rsidRPr="00BE3AC8">
        <w:t xml:space="preserve">SQL Server &amp; SQL Server Express </w:t>
      </w:r>
    </w:p>
    <w:p w14:paraId="303D08B9" w14:textId="77777777" w:rsidR="00B01AD1" w:rsidRPr="00BE3AC8" w:rsidRDefault="00B01AD1" w:rsidP="00B01AD1">
      <w:pPr>
        <w:pStyle w:val="Prrafodelista"/>
        <w:numPr>
          <w:ilvl w:val="0"/>
          <w:numId w:val="32"/>
        </w:numPr>
      </w:pPr>
      <w:r w:rsidRPr="00BE3AC8">
        <w:t>SQL Server Compact Edition</w:t>
      </w:r>
    </w:p>
    <w:p w14:paraId="30846E3C" w14:textId="77777777" w:rsidR="00B01AD1" w:rsidRPr="00BE3AC8" w:rsidRDefault="00B01AD1" w:rsidP="00B01AD1">
      <w:pPr>
        <w:pStyle w:val="Prrafodelista"/>
        <w:numPr>
          <w:ilvl w:val="0"/>
          <w:numId w:val="32"/>
        </w:numPr>
      </w:pPr>
      <w:r w:rsidRPr="00BE3AC8">
        <w:t>Oracle</w:t>
      </w:r>
    </w:p>
    <w:p w14:paraId="6385C325" w14:textId="77777777" w:rsidR="00B01AD1" w:rsidRPr="00BE3AC8" w:rsidRDefault="00B01AD1" w:rsidP="00B01AD1">
      <w:pPr>
        <w:pStyle w:val="Prrafodelista"/>
        <w:numPr>
          <w:ilvl w:val="0"/>
          <w:numId w:val="32"/>
        </w:numPr>
      </w:pPr>
      <w:r w:rsidRPr="00BE3AC8">
        <w:t>Firebird Server</w:t>
      </w:r>
    </w:p>
    <w:p w14:paraId="1D9C49FF" w14:textId="77777777" w:rsidR="00B01AD1" w:rsidRPr="00BE3AC8" w:rsidRDefault="00B01AD1" w:rsidP="00B01AD1">
      <w:pPr>
        <w:pStyle w:val="Prrafodelista"/>
        <w:numPr>
          <w:ilvl w:val="0"/>
          <w:numId w:val="32"/>
        </w:numPr>
      </w:pPr>
      <w:r w:rsidRPr="00BE3AC8">
        <w:t>Firebird Embedded</w:t>
      </w:r>
    </w:p>
    <w:p w14:paraId="0FCF702A" w14:textId="77777777" w:rsidR="00B01AD1" w:rsidRPr="00BE3AC8" w:rsidRDefault="00B01AD1" w:rsidP="00B01AD1">
      <w:pPr>
        <w:pStyle w:val="Prrafodelista"/>
        <w:numPr>
          <w:ilvl w:val="0"/>
          <w:numId w:val="32"/>
        </w:numPr>
      </w:pPr>
      <w:r w:rsidRPr="00BE3AC8">
        <w:t>SQLite</w:t>
      </w:r>
    </w:p>
    <w:p w14:paraId="240EBB66" w14:textId="77777777" w:rsidR="00B01AD1" w:rsidRPr="00BE3AC8" w:rsidRDefault="00B01AD1" w:rsidP="00B01AD1">
      <w:pPr>
        <w:pStyle w:val="Prrafodelista"/>
        <w:numPr>
          <w:ilvl w:val="0"/>
          <w:numId w:val="32"/>
        </w:numPr>
      </w:pPr>
      <w:proofErr w:type="spellStart"/>
      <w:r w:rsidRPr="00BE3AC8">
        <w:t>PostgreSQL</w:t>
      </w:r>
      <w:proofErr w:type="spellEnd"/>
    </w:p>
    <w:p w14:paraId="6437FE1C" w14:textId="77777777" w:rsidR="00B01AD1" w:rsidRPr="00BE3AC8" w:rsidRDefault="00AF0405" w:rsidP="00273609">
      <w:r w:rsidRPr="00BE3AC8">
        <w:t xml:space="preserve">After the first installation, the Plastic SCM server will use an embedded database backend: SQL Server Compact Edition if the server is running on Windows, or SQLite is running on Linux. </w:t>
      </w:r>
    </w:p>
    <w:p w14:paraId="531C7201" w14:textId="77777777" w:rsidR="00FD7C6D" w:rsidRPr="00BE3AC8" w:rsidRDefault="008A4CCB" w:rsidP="00273609">
      <w:r w:rsidRPr="00BE3AC8">
        <w:t>The</w:t>
      </w:r>
      <w:r w:rsidR="00AF0405" w:rsidRPr="00BE3AC8">
        <w:t xml:space="preserve"> database backend can be changed </w:t>
      </w:r>
      <w:r w:rsidR="002C4D29" w:rsidRPr="00BE3AC8">
        <w:t xml:space="preserve">using the </w:t>
      </w:r>
      <w:r w:rsidRPr="00BE3AC8">
        <w:t>Administration T</w:t>
      </w:r>
      <w:r w:rsidR="008D29DA" w:rsidRPr="00BE3AC8">
        <w:t>ool, accessible from the startup menu in windows</w:t>
      </w:r>
      <w:r w:rsidR="00FD7C6D" w:rsidRPr="00BE3AC8">
        <w:t xml:space="preserve">, under the Plastic SCM 4 menu / Server. </w:t>
      </w:r>
    </w:p>
    <w:p w14:paraId="054E778B" w14:textId="77777777" w:rsidR="00AF0405" w:rsidRPr="00BE3AC8" w:rsidRDefault="00FD7C6D" w:rsidP="00273609">
      <w:r w:rsidRPr="00BE3AC8">
        <w:t xml:space="preserve">To change the database backend, click on </w:t>
      </w:r>
      <w:r w:rsidRPr="00BE3AC8">
        <w:rPr>
          <w:i/>
        </w:rPr>
        <w:t>Database</w:t>
      </w:r>
      <w:r w:rsidRPr="00BE3AC8">
        <w:t xml:space="preserve"> on the left panel and then click the “</w:t>
      </w:r>
      <w:r w:rsidRPr="00BE3AC8">
        <w:rPr>
          <w:i/>
        </w:rPr>
        <w:t>Migrate database backend</w:t>
      </w:r>
      <w:r w:rsidRPr="00BE3AC8">
        <w:t xml:space="preserve">” button on the right panel. This operation will change migrate your existing repository data from the current database backend to the new one of your choice. </w:t>
      </w:r>
    </w:p>
    <w:p w14:paraId="2E4CC78B" w14:textId="77777777" w:rsidR="00337705" w:rsidRPr="00BE3AC8" w:rsidRDefault="00337705" w:rsidP="00273609">
      <w:r w:rsidRPr="00BE3AC8">
        <w:rPr>
          <w:b/>
        </w:rPr>
        <w:t>Note</w:t>
      </w:r>
      <w:r w:rsidRPr="00BE3AC8">
        <w:t xml:space="preserve">: please note that migrating your data requires stopping the Plastic SCM server and it can take some time if your repositories have lots of data. While the migration is running, your users will not be able to access the Plastic SCM server. </w:t>
      </w:r>
    </w:p>
    <w:p w14:paraId="528FF43D" w14:textId="77777777" w:rsidR="00337705" w:rsidRPr="00BE3AC8" w:rsidRDefault="00337705" w:rsidP="00273609">
      <w:r w:rsidRPr="00BE3AC8">
        <w:t xml:space="preserve">If you have just installed Plastic SCM and have no data in your repositories yet, the migration is very fast. </w:t>
      </w:r>
    </w:p>
    <w:p w14:paraId="7799B2B5" w14:textId="77777777" w:rsidR="00337705" w:rsidRPr="00BE3AC8" w:rsidRDefault="00337705" w:rsidP="00273609"/>
    <w:p w14:paraId="5E69AED5" w14:textId="77777777" w:rsidR="00337705" w:rsidRPr="00BE3AC8" w:rsidRDefault="00E524FD" w:rsidP="00273609">
      <w:r w:rsidRPr="00BE3AC8">
        <w:lastRenderedPageBreak/>
        <w:fldChar w:fldCharType="begin"/>
      </w:r>
      <w:r w:rsidR="006A589D" w:rsidRPr="00BE3AC8">
        <w:instrText xml:space="preserve"> REF _Ref187914479 \h </w:instrText>
      </w:r>
      <w:r w:rsidRPr="00BE3AC8">
        <w:fldChar w:fldCharType="separate"/>
      </w:r>
      <w:r w:rsidR="00BE3AC8" w:rsidRPr="00BE3AC8">
        <w:t xml:space="preserve">Figure </w:t>
      </w:r>
      <w:r w:rsidR="00BE3AC8" w:rsidRPr="00BE3AC8">
        <w:rPr>
          <w:noProof/>
        </w:rPr>
        <w:t>34</w:t>
      </w:r>
      <w:r w:rsidRPr="00BE3AC8">
        <w:fldChar w:fldCharType="end"/>
      </w:r>
      <w:r w:rsidR="006A589D" w:rsidRPr="00BE3AC8">
        <w:t xml:space="preserve"> </w:t>
      </w:r>
      <w:r w:rsidR="00337705" w:rsidRPr="00BE3AC8">
        <w:t>shows the migration wizard initial screen, with a Plastic SCM server currently configured to use the default SQL Server CE backend (on the top) and prompting the user to choose the new database backend.</w:t>
      </w:r>
    </w:p>
    <w:p w14:paraId="1764FC92" w14:textId="77777777" w:rsidR="006A589D" w:rsidRPr="00BE3AC8" w:rsidRDefault="006A589D" w:rsidP="006A589D">
      <w:pPr>
        <w:keepNext/>
        <w:jc w:val="center"/>
      </w:pPr>
      <w:r w:rsidRPr="00BE3AC8">
        <w:rPr>
          <w:noProof/>
          <w:color w:val="FF0000"/>
          <w:lang w:val="es-ES"/>
        </w:rPr>
        <w:drawing>
          <wp:inline distT="0" distB="0" distL="0" distR="0" wp14:anchorId="1C277AEF" wp14:editId="31A3E596">
            <wp:extent cx="4129543" cy="35722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29898" cy="3572518"/>
                    </a:xfrm>
                    <a:prstGeom prst="rect">
                      <a:avLst/>
                    </a:prstGeom>
                    <a:noFill/>
                    <a:ln>
                      <a:noFill/>
                    </a:ln>
                  </pic:spPr>
                </pic:pic>
              </a:graphicData>
            </a:graphic>
          </wp:inline>
        </w:drawing>
      </w:r>
    </w:p>
    <w:p w14:paraId="183A22B1" w14:textId="4A28F79C" w:rsidR="006A589D" w:rsidRPr="00BE3AC8" w:rsidRDefault="006A589D" w:rsidP="002435ED">
      <w:pPr>
        <w:pStyle w:val="Epgrafe"/>
        <w:rPr>
          <w:color w:val="FF0000"/>
        </w:rPr>
      </w:pPr>
      <w:bookmarkStart w:id="723" w:name="_Ref187914479"/>
      <w:bookmarkStart w:id="724" w:name="_Toc33957500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725" w:author="Erin Richardson" w:date="2012-11-01T23:00:00Z">
        <w:r w:rsidR="00D5633E">
          <w:rPr>
            <w:noProof/>
          </w:rPr>
          <w:t>44</w:t>
        </w:r>
      </w:ins>
      <w:del w:id="726" w:author="Erin Richardson" w:date="2012-11-01T23:00:00Z">
        <w:r w:rsidR="00847BAB" w:rsidDel="00D5633E">
          <w:rPr>
            <w:noProof/>
          </w:rPr>
          <w:delText>43</w:delText>
        </w:r>
      </w:del>
      <w:r w:rsidR="00E524FD" w:rsidRPr="00BE3AC8">
        <w:rPr>
          <w:noProof/>
        </w:rPr>
        <w:fldChar w:fldCharType="end"/>
      </w:r>
      <w:bookmarkEnd w:id="723"/>
      <w:r w:rsidRPr="00BE3AC8">
        <w:t>: Database migration wizard</w:t>
      </w:r>
      <w:bookmarkEnd w:id="724"/>
    </w:p>
    <w:p w14:paraId="095195E1" w14:textId="77777777" w:rsidR="00337705" w:rsidRPr="00BE3AC8" w:rsidRDefault="006A589D" w:rsidP="00273609">
      <w:r w:rsidRPr="00BE3AC8">
        <w:t xml:space="preserve">Selecting a database backend and clicking next will move the wizard to the second step, where the options for the database are filled. </w:t>
      </w:r>
    </w:p>
    <w:p w14:paraId="19EF8759" w14:textId="77777777" w:rsidR="009C1ED6" w:rsidRPr="00BE3AC8" w:rsidRDefault="009C1ED6" w:rsidP="009C1ED6">
      <w:pPr>
        <w:keepNext/>
        <w:jc w:val="center"/>
      </w:pPr>
      <w:r w:rsidRPr="00BE3AC8">
        <w:rPr>
          <w:noProof/>
          <w:lang w:val="es-ES"/>
        </w:rPr>
        <w:drawing>
          <wp:inline distT="0" distB="0" distL="0" distR="0" wp14:anchorId="77AB7F42" wp14:editId="093E0A08">
            <wp:extent cx="3986712" cy="3432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7383" cy="3433080"/>
                    </a:xfrm>
                    <a:prstGeom prst="rect">
                      <a:avLst/>
                    </a:prstGeom>
                    <a:noFill/>
                    <a:ln>
                      <a:noFill/>
                    </a:ln>
                  </pic:spPr>
                </pic:pic>
              </a:graphicData>
            </a:graphic>
          </wp:inline>
        </w:drawing>
      </w:r>
    </w:p>
    <w:p w14:paraId="15281410" w14:textId="20AFF9DC" w:rsidR="00337705" w:rsidRPr="00BE3AC8" w:rsidRDefault="009C1ED6" w:rsidP="002435ED">
      <w:pPr>
        <w:pStyle w:val="Epgrafe"/>
      </w:pPr>
      <w:bookmarkStart w:id="727" w:name="_Toc33957500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728" w:author="Erin Richardson" w:date="2012-11-01T23:00:00Z">
        <w:r w:rsidR="00D5633E">
          <w:rPr>
            <w:noProof/>
          </w:rPr>
          <w:t>45</w:t>
        </w:r>
      </w:ins>
      <w:del w:id="729" w:author="Erin Richardson" w:date="2012-11-01T23:00:00Z">
        <w:r w:rsidR="00847BAB" w:rsidDel="00D5633E">
          <w:rPr>
            <w:noProof/>
          </w:rPr>
          <w:delText>44</w:delText>
        </w:r>
      </w:del>
      <w:r w:rsidR="00E524FD" w:rsidRPr="00BE3AC8">
        <w:rPr>
          <w:noProof/>
        </w:rPr>
        <w:fldChar w:fldCharType="end"/>
      </w:r>
      <w:r w:rsidRPr="00BE3AC8">
        <w:t>: database migration: target database options</w:t>
      </w:r>
      <w:bookmarkEnd w:id="727"/>
    </w:p>
    <w:p w14:paraId="3D965C2A" w14:textId="77777777" w:rsidR="00337705" w:rsidRPr="00BE3AC8" w:rsidRDefault="009C1ED6" w:rsidP="00273609">
      <w:r w:rsidRPr="00BE3AC8">
        <w:t xml:space="preserve">This is a list of the options common for all </w:t>
      </w:r>
      <w:proofErr w:type="spellStart"/>
      <w:r w:rsidRPr="00BE3AC8">
        <w:t>backends</w:t>
      </w:r>
      <w:proofErr w:type="spellEnd"/>
      <w:r w:rsidRPr="00BE3AC8">
        <w:t xml:space="preserve">: </w:t>
      </w:r>
    </w:p>
    <w:p w14:paraId="4C5A937E" w14:textId="77777777" w:rsidR="009C1ED6" w:rsidRPr="00BE3AC8" w:rsidRDefault="009C1ED6" w:rsidP="009C1ED6">
      <w:r w:rsidRPr="00BE3AC8">
        <w:rPr>
          <w:b/>
        </w:rPr>
        <w:lastRenderedPageBreak/>
        <w:t>Connection string</w:t>
      </w:r>
      <w:r w:rsidRPr="00BE3AC8">
        <w:t xml:space="preserve">: the most important option and the only mandatory one: specifies the server, credentials and other flags associated to the connection. The wizard provides a default connection string for all the </w:t>
      </w:r>
      <w:proofErr w:type="spellStart"/>
      <w:r w:rsidRPr="00BE3AC8">
        <w:t>backends</w:t>
      </w:r>
      <w:proofErr w:type="spellEnd"/>
      <w:r w:rsidRPr="00BE3AC8">
        <w:t xml:space="preserve"> it supports, with the needed flags. In general, you only need to fill in the database server name, the user and the password to connect to the database backend. </w:t>
      </w:r>
    </w:p>
    <w:p w14:paraId="49D9399D" w14:textId="77777777" w:rsidR="009C1ED6" w:rsidRPr="00BE3AC8" w:rsidRDefault="009C1ED6" w:rsidP="009C1ED6">
      <w:r w:rsidRPr="00BE3AC8">
        <w:t xml:space="preserve">Note that Plastic SCM will need to create several databases on the database backend, so the credentials supplied need to be granted database creation </w:t>
      </w:r>
      <w:r w:rsidR="00BE3AC8" w:rsidRPr="00BE3AC8">
        <w:t>permissions</w:t>
      </w:r>
      <w:r w:rsidRPr="00BE3AC8">
        <w:t xml:space="preserve">. </w:t>
      </w:r>
    </w:p>
    <w:p w14:paraId="2D842B01" w14:textId="77777777" w:rsidR="009C1ED6" w:rsidRPr="00BE3AC8" w:rsidRDefault="009C1ED6" w:rsidP="009C1ED6">
      <w:r w:rsidRPr="00BE3AC8">
        <w:t xml:space="preserve">The following table covers the supported </w:t>
      </w:r>
      <w:proofErr w:type="spellStart"/>
      <w:r w:rsidRPr="00BE3AC8">
        <w:t>backends</w:t>
      </w:r>
      <w:proofErr w:type="spellEnd"/>
      <w:r w:rsidRPr="00BE3AC8">
        <w:t xml:space="preserve"> with their default connection strings and the argu</w:t>
      </w:r>
      <w:r w:rsidR="00B16F2F" w:rsidRPr="00BE3AC8">
        <w:t>ments that you need to replace in the connection string with your own values:</w:t>
      </w:r>
    </w:p>
    <w:tbl>
      <w:tblPr>
        <w:tblStyle w:val="plasticstyle"/>
        <w:tblW w:w="8335" w:type="dxa"/>
        <w:tblLook w:val="04A0" w:firstRow="1" w:lastRow="0" w:firstColumn="1" w:lastColumn="0" w:noHBand="0" w:noVBand="1"/>
      </w:tblPr>
      <w:tblGrid>
        <w:gridCol w:w="2240"/>
        <w:gridCol w:w="6095"/>
      </w:tblGrid>
      <w:tr w:rsidR="00B16F2F" w:rsidRPr="00BE3AC8" w14:paraId="14890229" w14:textId="77777777" w:rsidTr="00B16F2F">
        <w:tc>
          <w:tcPr>
            <w:tcW w:w="2240" w:type="dxa"/>
          </w:tcPr>
          <w:p w14:paraId="42729F94" w14:textId="77777777" w:rsidR="00B16F2F" w:rsidRPr="00BE3AC8" w:rsidRDefault="00B16F2F" w:rsidP="009C1ED6">
            <w:pPr>
              <w:rPr>
                <w:b/>
              </w:rPr>
            </w:pPr>
            <w:r w:rsidRPr="00BE3AC8">
              <w:rPr>
                <w:b/>
              </w:rPr>
              <w:t>Backend</w:t>
            </w:r>
          </w:p>
        </w:tc>
        <w:tc>
          <w:tcPr>
            <w:tcW w:w="6095" w:type="dxa"/>
          </w:tcPr>
          <w:p w14:paraId="4260BEEA" w14:textId="77777777" w:rsidR="00B16F2F" w:rsidRPr="00BE3AC8" w:rsidRDefault="00B16F2F" w:rsidP="009C1ED6">
            <w:pPr>
              <w:rPr>
                <w:b/>
              </w:rPr>
            </w:pPr>
            <w:r w:rsidRPr="00BE3AC8">
              <w:rPr>
                <w:b/>
              </w:rPr>
              <w:t>Arguments</w:t>
            </w:r>
          </w:p>
        </w:tc>
      </w:tr>
      <w:tr w:rsidR="00B16F2F" w:rsidRPr="00BE3AC8" w14:paraId="61BAD6AD" w14:textId="77777777" w:rsidTr="00B16F2F">
        <w:tc>
          <w:tcPr>
            <w:tcW w:w="2240" w:type="dxa"/>
          </w:tcPr>
          <w:p w14:paraId="672488A1" w14:textId="77777777" w:rsidR="00B16F2F" w:rsidRPr="00BE3AC8" w:rsidRDefault="00B16F2F" w:rsidP="009C1ED6">
            <w:pPr>
              <w:rPr>
                <w:sz w:val="18"/>
              </w:rPr>
            </w:pPr>
            <w:r w:rsidRPr="00BE3AC8">
              <w:rPr>
                <w:sz w:val="18"/>
              </w:rPr>
              <w:t>Firebird</w:t>
            </w:r>
          </w:p>
        </w:tc>
        <w:tc>
          <w:tcPr>
            <w:tcW w:w="6095" w:type="dxa"/>
          </w:tcPr>
          <w:p w14:paraId="7F9A68FE" w14:textId="77777777" w:rsidR="00B16F2F" w:rsidRPr="00BE3AC8" w:rsidRDefault="00B16F2F" w:rsidP="009C1ED6">
            <w:pPr>
              <w:rPr>
                <w:sz w:val="18"/>
                <w:szCs w:val="16"/>
              </w:rPr>
            </w:pPr>
            <w:r w:rsidRPr="00BE3AC8">
              <w:rPr>
                <w:sz w:val="18"/>
                <w:szCs w:val="16"/>
              </w:rPr>
              <w:t xml:space="preserve">By default, Firebird uses the embedded backend, which doesn’t require any specific arguments. The default user and password are used to connect to the embedded server. </w:t>
            </w:r>
          </w:p>
        </w:tc>
      </w:tr>
      <w:tr w:rsidR="00B16F2F" w:rsidRPr="00BE3AC8" w14:paraId="7B9FAB01" w14:textId="77777777" w:rsidTr="00B16F2F">
        <w:tc>
          <w:tcPr>
            <w:tcW w:w="2240" w:type="dxa"/>
          </w:tcPr>
          <w:p w14:paraId="57CA952B" w14:textId="77777777" w:rsidR="00B16F2F" w:rsidRPr="00BE3AC8" w:rsidRDefault="00B16F2F" w:rsidP="009C1ED6">
            <w:pPr>
              <w:rPr>
                <w:sz w:val="18"/>
              </w:rPr>
            </w:pPr>
            <w:r w:rsidRPr="00BE3AC8">
              <w:rPr>
                <w:sz w:val="18"/>
              </w:rPr>
              <w:t>SQLite</w:t>
            </w:r>
          </w:p>
        </w:tc>
        <w:tc>
          <w:tcPr>
            <w:tcW w:w="6095" w:type="dxa"/>
          </w:tcPr>
          <w:p w14:paraId="11C98929" w14:textId="77777777" w:rsidR="00B16F2F" w:rsidRPr="00BE3AC8" w:rsidRDefault="00B16F2F" w:rsidP="00B16F2F">
            <w:pPr>
              <w:rPr>
                <w:sz w:val="18"/>
                <w:szCs w:val="16"/>
              </w:rPr>
            </w:pPr>
            <w:r w:rsidRPr="00BE3AC8">
              <w:rPr>
                <w:sz w:val="18"/>
                <w:szCs w:val="16"/>
              </w:rPr>
              <w:t xml:space="preserve">By default, SQLite uses the embedded backend, which doesn’t require any specific arguments. </w:t>
            </w:r>
          </w:p>
        </w:tc>
      </w:tr>
      <w:tr w:rsidR="00B16F2F" w:rsidRPr="00BE3AC8" w14:paraId="15F7FB01" w14:textId="77777777" w:rsidTr="00B16F2F">
        <w:tc>
          <w:tcPr>
            <w:tcW w:w="2240" w:type="dxa"/>
          </w:tcPr>
          <w:p w14:paraId="37703FA6" w14:textId="77777777" w:rsidR="00B16F2F" w:rsidRPr="00BE3AC8" w:rsidRDefault="00B16F2F" w:rsidP="009C1ED6">
            <w:pPr>
              <w:rPr>
                <w:sz w:val="18"/>
              </w:rPr>
            </w:pPr>
            <w:proofErr w:type="spellStart"/>
            <w:r w:rsidRPr="00BE3AC8">
              <w:rPr>
                <w:sz w:val="18"/>
              </w:rPr>
              <w:t>PostgreSQL</w:t>
            </w:r>
            <w:proofErr w:type="spellEnd"/>
          </w:p>
        </w:tc>
        <w:tc>
          <w:tcPr>
            <w:tcW w:w="6095" w:type="dxa"/>
          </w:tcPr>
          <w:p w14:paraId="68468790" w14:textId="77777777" w:rsidR="002C2638" w:rsidRPr="00BE3AC8" w:rsidRDefault="002C2638" w:rsidP="002C2638">
            <w:pPr>
              <w:rPr>
                <w:sz w:val="18"/>
                <w:szCs w:val="16"/>
              </w:rPr>
            </w:pPr>
            <w:r w:rsidRPr="00BE3AC8">
              <w:rPr>
                <w:sz w:val="18"/>
                <w:szCs w:val="16"/>
              </w:rPr>
              <w:t>_SERVER_: the database server machine.</w:t>
            </w:r>
          </w:p>
          <w:p w14:paraId="74CB8B5B" w14:textId="77777777" w:rsidR="002C2638" w:rsidRPr="00BE3AC8" w:rsidRDefault="002C2638" w:rsidP="002C2638">
            <w:pPr>
              <w:rPr>
                <w:sz w:val="18"/>
                <w:szCs w:val="16"/>
              </w:rPr>
            </w:pPr>
            <w:r w:rsidRPr="00BE3AC8">
              <w:rPr>
                <w:sz w:val="18"/>
                <w:szCs w:val="16"/>
              </w:rPr>
              <w:t>_USER_: user account to connect to the backend</w:t>
            </w:r>
          </w:p>
          <w:p w14:paraId="3FAE1F6A" w14:textId="77777777" w:rsidR="00B16F2F" w:rsidRPr="00BE3AC8" w:rsidRDefault="002C2638" w:rsidP="002C2638">
            <w:pPr>
              <w:rPr>
                <w:sz w:val="18"/>
                <w:szCs w:val="16"/>
              </w:rPr>
            </w:pPr>
            <w:r w:rsidRPr="00BE3AC8">
              <w:rPr>
                <w:sz w:val="18"/>
                <w:szCs w:val="16"/>
              </w:rPr>
              <w:t>_PASSWORD_: password for the account.</w:t>
            </w:r>
          </w:p>
        </w:tc>
      </w:tr>
      <w:tr w:rsidR="00B16F2F" w:rsidRPr="00BE3AC8" w14:paraId="13D14D92" w14:textId="77777777" w:rsidTr="00B16F2F">
        <w:tc>
          <w:tcPr>
            <w:tcW w:w="2240" w:type="dxa"/>
          </w:tcPr>
          <w:p w14:paraId="65651281" w14:textId="77777777" w:rsidR="00B16F2F" w:rsidRPr="00BE3AC8" w:rsidRDefault="00B16F2F" w:rsidP="009C1ED6">
            <w:pPr>
              <w:rPr>
                <w:sz w:val="18"/>
              </w:rPr>
            </w:pPr>
            <w:r w:rsidRPr="00BE3AC8">
              <w:rPr>
                <w:sz w:val="18"/>
              </w:rPr>
              <w:t>MS SQL Server</w:t>
            </w:r>
          </w:p>
        </w:tc>
        <w:tc>
          <w:tcPr>
            <w:tcW w:w="6095" w:type="dxa"/>
          </w:tcPr>
          <w:p w14:paraId="7183C117" w14:textId="77777777" w:rsidR="00B16F2F" w:rsidRPr="00BE3AC8" w:rsidRDefault="00B16F2F" w:rsidP="009C1ED6">
            <w:pPr>
              <w:rPr>
                <w:sz w:val="18"/>
                <w:szCs w:val="16"/>
              </w:rPr>
            </w:pPr>
            <w:r w:rsidRPr="00BE3AC8">
              <w:rPr>
                <w:sz w:val="18"/>
                <w:szCs w:val="16"/>
              </w:rPr>
              <w:t xml:space="preserve">_SERVER_: </w:t>
            </w:r>
            <w:r w:rsidR="002C2638" w:rsidRPr="00BE3AC8">
              <w:rPr>
                <w:sz w:val="18"/>
                <w:szCs w:val="16"/>
              </w:rPr>
              <w:t>that database server machine and instance.</w:t>
            </w:r>
          </w:p>
          <w:p w14:paraId="66939493" w14:textId="77777777" w:rsidR="00B16F2F" w:rsidRPr="00BE3AC8" w:rsidRDefault="00B16F2F" w:rsidP="009C1ED6">
            <w:pPr>
              <w:rPr>
                <w:sz w:val="18"/>
                <w:szCs w:val="16"/>
              </w:rPr>
            </w:pPr>
            <w:r w:rsidRPr="00BE3AC8">
              <w:rPr>
                <w:sz w:val="18"/>
                <w:szCs w:val="16"/>
              </w:rPr>
              <w:t>_USER_:</w:t>
            </w:r>
            <w:r w:rsidR="002C2638" w:rsidRPr="00BE3AC8">
              <w:rPr>
                <w:sz w:val="18"/>
                <w:szCs w:val="16"/>
              </w:rPr>
              <w:t xml:space="preserve"> user account to connect to the backend, if using SQL Server authentication.</w:t>
            </w:r>
          </w:p>
          <w:p w14:paraId="46B7CA1B" w14:textId="77777777" w:rsidR="00B16F2F" w:rsidRPr="00BE3AC8" w:rsidRDefault="00B16F2F" w:rsidP="009C1ED6">
            <w:pPr>
              <w:rPr>
                <w:sz w:val="18"/>
                <w:szCs w:val="16"/>
              </w:rPr>
            </w:pPr>
            <w:r w:rsidRPr="00BE3AC8">
              <w:rPr>
                <w:sz w:val="18"/>
                <w:szCs w:val="16"/>
              </w:rPr>
              <w:t>_PASSWORD_:</w:t>
            </w:r>
            <w:r w:rsidR="002C2638" w:rsidRPr="00BE3AC8">
              <w:rPr>
                <w:sz w:val="18"/>
                <w:szCs w:val="16"/>
              </w:rPr>
              <w:t xml:space="preserve"> password for the account</w:t>
            </w:r>
          </w:p>
        </w:tc>
      </w:tr>
      <w:tr w:rsidR="00B16F2F" w:rsidRPr="00BE3AC8" w14:paraId="171BD74C" w14:textId="77777777" w:rsidTr="00B16F2F">
        <w:tc>
          <w:tcPr>
            <w:tcW w:w="2240" w:type="dxa"/>
          </w:tcPr>
          <w:p w14:paraId="5F9992C2" w14:textId="77777777" w:rsidR="00B16F2F" w:rsidRPr="00BE3AC8" w:rsidRDefault="00B16F2F" w:rsidP="009C1ED6">
            <w:pPr>
              <w:rPr>
                <w:sz w:val="18"/>
              </w:rPr>
            </w:pPr>
            <w:r w:rsidRPr="00BE3AC8">
              <w:rPr>
                <w:sz w:val="18"/>
              </w:rPr>
              <w:t>MySQL</w:t>
            </w:r>
          </w:p>
        </w:tc>
        <w:tc>
          <w:tcPr>
            <w:tcW w:w="6095" w:type="dxa"/>
          </w:tcPr>
          <w:p w14:paraId="21A00993" w14:textId="77777777" w:rsidR="00B16F2F" w:rsidRPr="00BE3AC8" w:rsidRDefault="00B16F2F" w:rsidP="00B16F2F">
            <w:pPr>
              <w:rPr>
                <w:sz w:val="18"/>
                <w:szCs w:val="16"/>
              </w:rPr>
            </w:pPr>
            <w:r w:rsidRPr="00BE3AC8">
              <w:rPr>
                <w:sz w:val="18"/>
                <w:szCs w:val="16"/>
              </w:rPr>
              <w:t xml:space="preserve">_SERVER_: </w:t>
            </w:r>
            <w:r w:rsidR="002C2638" w:rsidRPr="00BE3AC8">
              <w:rPr>
                <w:sz w:val="18"/>
                <w:szCs w:val="16"/>
              </w:rPr>
              <w:t>the database server machine.</w:t>
            </w:r>
          </w:p>
          <w:p w14:paraId="139C11DD" w14:textId="77777777" w:rsidR="00B16F2F" w:rsidRPr="00BE3AC8" w:rsidRDefault="00B16F2F" w:rsidP="00B16F2F">
            <w:pPr>
              <w:rPr>
                <w:sz w:val="18"/>
                <w:szCs w:val="16"/>
              </w:rPr>
            </w:pPr>
            <w:r w:rsidRPr="00BE3AC8">
              <w:rPr>
                <w:sz w:val="18"/>
                <w:szCs w:val="16"/>
              </w:rPr>
              <w:t>_USER_:</w:t>
            </w:r>
            <w:r w:rsidR="002C2638" w:rsidRPr="00BE3AC8">
              <w:rPr>
                <w:sz w:val="18"/>
                <w:szCs w:val="16"/>
              </w:rPr>
              <w:t xml:space="preserve"> user account to connect to the backend</w:t>
            </w:r>
          </w:p>
          <w:p w14:paraId="65660D5F" w14:textId="77777777" w:rsidR="00B16F2F" w:rsidRPr="00BE3AC8" w:rsidRDefault="00B16F2F" w:rsidP="00B16F2F">
            <w:pPr>
              <w:rPr>
                <w:sz w:val="18"/>
                <w:szCs w:val="16"/>
              </w:rPr>
            </w:pPr>
            <w:r w:rsidRPr="00BE3AC8">
              <w:rPr>
                <w:sz w:val="18"/>
                <w:szCs w:val="16"/>
              </w:rPr>
              <w:t>_PASSWORD_:</w:t>
            </w:r>
            <w:r w:rsidR="002C2638" w:rsidRPr="00BE3AC8">
              <w:rPr>
                <w:sz w:val="18"/>
                <w:szCs w:val="16"/>
              </w:rPr>
              <w:t xml:space="preserve"> password for the account. </w:t>
            </w:r>
          </w:p>
        </w:tc>
      </w:tr>
      <w:tr w:rsidR="00B16F2F" w:rsidRPr="00BE3AC8" w14:paraId="71E4B768" w14:textId="77777777" w:rsidTr="00B16F2F">
        <w:tc>
          <w:tcPr>
            <w:tcW w:w="2240" w:type="dxa"/>
          </w:tcPr>
          <w:p w14:paraId="221F33A9" w14:textId="77777777" w:rsidR="00B16F2F" w:rsidRPr="00BE3AC8" w:rsidRDefault="00B16F2F" w:rsidP="009C1ED6">
            <w:pPr>
              <w:rPr>
                <w:sz w:val="18"/>
              </w:rPr>
            </w:pPr>
            <w:r w:rsidRPr="00BE3AC8">
              <w:rPr>
                <w:sz w:val="18"/>
              </w:rPr>
              <w:t>Oracle</w:t>
            </w:r>
          </w:p>
        </w:tc>
        <w:tc>
          <w:tcPr>
            <w:tcW w:w="6095" w:type="dxa"/>
          </w:tcPr>
          <w:p w14:paraId="220DA4F3" w14:textId="77777777" w:rsidR="00B16F2F" w:rsidRPr="00BE3AC8" w:rsidRDefault="00B16F2F" w:rsidP="009C1ED6">
            <w:pPr>
              <w:rPr>
                <w:sz w:val="18"/>
                <w:szCs w:val="16"/>
              </w:rPr>
            </w:pPr>
            <w:r w:rsidRPr="00BE3AC8">
              <w:rPr>
                <w:sz w:val="18"/>
                <w:szCs w:val="16"/>
              </w:rPr>
              <w:t xml:space="preserve">_SERVER_: </w:t>
            </w:r>
            <w:r w:rsidR="002C2638" w:rsidRPr="00BE3AC8">
              <w:rPr>
                <w:sz w:val="18"/>
                <w:szCs w:val="16"/>
              </w:rPr>
              <w:t>the database server machine</w:t>
            </w:r>
          </w:p>
          <w:p w14:paraId="007DCDDB" w14:textId="77777777" w:rsidR="00B16F2F" w:rsidRPr="00BE3AC8" w:rsidRDefault="00B16F2F" w:rsidP="009C1ED6">
            <w:pPr>
              <w:rPr>
                <w:sz w:val="18"/>
                <w:szCs w:val="16"/>
              </w:rPr>
            </w:pPr>
            <w:r w:rsidRPr="00BE3AC8">
              <w:rPr>
                <w:sz w:val="18"/>
                <w:szCs w:val="16"/>
              </w:rPr>
              <w:t>_ORACLED_SID_:</w:t>
            </w:r>
            <w:r w:rsidR="002C2638" w:rsidRPr="00BE3AC8">
              <w:rPr>
                <w:sz w:val="18"/>
                <w:szCs w:val="16"/>
              </w:rPr>
              <w:t xml:space="preserve"> the </w:t>
            </w:r>
            <w:proofErr w:type="spellStart"/>
            <w:r w:rsidR="002C2638" w:rsidRPr="00BE3AC8">
              <w:rPr>
                <w:sz w:val="18"/>
                <w:szCs w:val="16"/>
              </w:rPr>
              <w:t>oracle_sid</w:t>
            </w:r>
            <w:proofErr w:type="spellEnd"/>
            <w:r w:rsidR="002C2638" w:rsidRPr="00BE3AC8">
              <w:rPr>
                <w:sz w:val="18"/>
                <w:szCs w:val="16"/>
              </w:rPr>
              <w:t xml:space="preserve"> of the database to connect to. </w:t>
            </w:r>
          </w:p>
          <w:p w14:paraId="754EFA49" w14:textId="77777777" w:rsidR="00B16F2F" w:rsidRPr="00BE3AC8" w:rsidRDefault="00B16F2F" w:rsidP="009C1ED6">
            <w:pPr>
              <w:rPr>
                <w:sz w:val="18"/>
                <w:szCs w:val="16"/>
              </w:rPr>
            </w:pPr>
            <w:r w:rsidRPr="00BE3AC8">
              <w:rPr>
                <w:sz w:val="18"/>
                <w:szCs w:val="16"/>
              </w:rPr>
              <w:t xml:space="preserve">Oracle has more specific options in this dialog that are described below. </w:t>
            </w:r>
          </w:p>
        </w:tc>
      </w:tr>
      <w:tr w:rsidR="00B16F2F" w:rsidRPr="00BE3AC8" w14:paraId="569BD5B4" w14:textId="77777777" w:rsidTr="00B16F2F">
        <w:tc>
          <w:tcPr>
            <w:tcW w:w="2240" w:type="dxa"/>
          </w:tcPr>
          <w:p w14:paraId="6E5D03F2" w14:textId="77777777" w:rsidR="00B16F2F" w:rsidRPr="00BE3AC8" w:rsidRDefault="00B16F2F" w:rsidP="009C1ED6">
            <w:pPr>
              <w:rPr>
                <w:sz w:val="18"/>
              </w:rPr>
            </w:pPr>
            <w:r w:rsidRPr="00BE3AC8">
              <w:rPr>
                <w:sz w:val="18"/>
              </w:rPr>
              <w:t>MS SQL Server CE</w:t>
            </w:r>
          </w:p>
        </w:tc>
        <w:tc>
          <w:tcPr>
            <w:tcW w:w="6095" w:type="dxa"/>
          </w:tcPr>
          <w:p w14:paraId="016D3BCD" w14:textId="77777777" w:rsidR="00B16F2F" w:rsidRPr="00BE3AC8" w:rsidRDefault="00B23205" w:rsidP="00B23205">
            <w:pPr>
              <w:rPr>
                <w:sz w:val="18"/>
                <w:szCs w:val="16"/>
              </w:rPr>
            </w:pPr>
            <w:r w:rsidRPr="00BE3AC8">
              <w:rPr>
                <w:sz w:val="18"/>
                <w:szCs w:val="16"/>
              </w:rPr>
              <w:t>By default, SQL Server CE uses the embedded backend, which doesn’t require any specific arguments.</w:t>
            </w:r>
          </w:p>
        </w:tc>
      </w:tr>
    </w:tbl>
    <w:p w14:paraId="33623701" w14:textId="77777777" w:rsidR="009C1ED6" w:rsidRPr="00BE3AC8" w:rsidRDefault="009C1ED6" w:rsidP="009C1ED6"/>
    <w:p w14:paraId="59E4F3C8" w14:textId="77777777" w:rsidR="009C1ED6" w:rsidRPr="00BE3AC8" w:rsidRDefault="00B50A9D" w:rsidP="009C1ED6">
      <w:r w:rsidRPr="00BE3AC8">
        <w:rPr>
          <w:b/>
        </w:rPr>
        <w:t>Database path on the server</w:t>
      </w:r>
      <w:r w:rsidRPr="00BE3AC8">
        <w:t>:</w:t>
      </w:r>
      <w:r w:rsidR="003E606E" w:rsidRPr="00BE3AC8">
        <w:t xml:space="preserve"> optionally, you can set the directory where the Plastic SCM will ask the database backend to store the database physical files. </w:t>
      </w:r>
    </w:p>
    <w:p w14:paraId="3F69385E" w14:textId="77777777" w:rsidR="003E606E" w:rsidRPr="00BE3AC8" w:rsidRDefault="003E606E" w:rsidP="009C1ED6">
      <w:r w:rsidRPr="00BE3AC8">
        <w:t xml:space="preserve">It is common to have a database server with a faster or bigger secondary disk (different than the one used for the system). Normally you can specify where to create databases when you create them in a backend, but since Plastic SCM creates the databases itself, it’s easier to specify the location here, in case you don’t want to use the default. </w:t>
      </w:r>
    </w:p>
    <w:p w14:paraId="42A43987" w14:textId="77777777" w:rsidR="003E606E" w:rsidRPr="00BE3AC8" w:rsidRDefault="003E606E" w:rsidP="009C1ED6">
      <w:r w:rsidRPr="00BE3AC8">
        <w:rPr>
          <w:b/>
        </w:rPr>
        <w:lastRenderedPageBreak/>
        <w:t>Database suffix</w:t>
      </w:r>
      <w:r w:rsidRPr="00BE3AC8">
        <w:t xml:space="preserve">: the database suffix is a string appended to the name of every database created by Plastic SCM on the backend. This is useful if you plan to have several Plastic SCM servers using the same database backend, so they don’t interfere with each other. </w:t>
      </w:r>
    </w:p>
    <w:p w14:paraId="313FBF8B" w14:textId="77777777" w:rsidR="003E606E" w:rsidRPr="00BE3AC8" w:rsidRDefault="003E606E" w:rsidP="009C1ED6">
      <w:r w:rsidRPr="00BE3AC8">
        <w:t xml:space="preserve">Before proceeding to the next step, test that everything is fine by click the “Test connection” button. If the test is completed successfully, the “Next” button is enabled and you can start with the migration. </w:t>
      </w:r>
    </w:p>
    <w:p w14:paraId="75A4069E" w14:textId="77777777" w:rsidR="00CC4189" w:rsidRPr="00BE3AC8" w:rsidRDefault="00CC4189" w:rsidP="009C1ED6">
      <w:r w:rsidRPr="00BE3AC8">
        <w:t xml:space="preserve">Before starting, the wizard displays a reminder about stopping the server before doing the actual migration. </w:t>
      </w:r>
    </w:p>
    <w:p w14:paraId="309ED469" w14:textId="77777777" w:rsidR="00CC4189" w:rsidRPr="00BE3AC8" w:rsidRDefault="00CC4189" w:rsidP="00CC4189">
      <w:pPr>
        <w:keepNext/>
        <w:jc w:val="center"/>
      </w:pPr>
      <w:r w:rsidRPr="00BE3AC8">
        <w:rPr>
          <w:noProof/>
          <w:lang w:val="es-ES"/>
        </w:rPr>
        <w:drawing>
          <wp:inline distT="0" distB="0" distL="0" distR="0" wp14:anchorId="2C137C8B" wp14:editId="029DBDB6">
            <wp:extent cx="3494543" cy="12186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5317" cy="1218954"/>
                    </a:xfrm>
                    <a:prstGeom prst="rect">
                      <a:avLst/>
                    </a:prstGeom>
                    <a:noFill/>
                    <a:ln>
                      <a:noFill/>
                    </a:ln>
                  </pic:spPr>
                </pic:pic>
              </a:graphicData>
            </a:graphic>
          </wp:inline>
        </w:drawing>
      </w:r>
    </w:p>
    <w:p w14:paraId="5847811B" w14:textId="1A112CC3" w:rsidR="00CC4189" w:rsidRPr="00BE3AC8" w:rsidRDefault="00CC4189" w:rsidP="002435ED">
      <w:pPr>
        <w:pStyle w:val="Epgrafe"/>
      </w:pPr>
      <w:bookmarkStart w:id="730" w:name="_Toc33957501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731" w:author="Erin Richardson" w:date="2012-11-01T23:00:00Z">
        <w:r w:rsidR="00D5633E">
          <w:rPr>
            <w:noProof/>
          </w:rPr>
          <w:t>46</w:t>
        </w:r>
      </w:ins>
      <w:del w:id="732" w:author="Erin Richardson" w:date="2012-11-01T23:00:00Z">
        <w:r w:rsidR="00847BAB" w:rsidDel="00D5633E">
          <w:rPr>
            <w:noProof/>
          </w:rPr>
          <w:delText>45</w:delText>
        </w:r>
      </w:del>
      <w:r w:rsidR="00E524FD" w:rsidRPr="00BE3AC8">
        <w:rPr>
          <w:noProof/>
        </w:rPr>
        <w:fldChar w:fldCharType="end"/>
      </w:r>
      <w:r w:rsidRPr="00BE3AC8">
        <w:t>: remember to stop the Plastic SCM server before migrating the database.</w:t>
      </w:r>
      <w:bookmarkEnd w:id="730"/>
    </w:p>
    <w:p w14:paraId="4A30D528" w14:textId="77777777" w:rsidR="003D2D39" w:rsidRPr="00BE3AC8" w:rsidRDefault="00A72431" w:rsidP="009C1ED6">
      <w:r w:rsidRPr="00BE3AC8">
        <w:t xml:space="preserve">After clicking Ok, the wizard will move to the migration status page, indicating the overall progress of the operation and the progress of each individual repository. If everything </w:t>
      </w:r>
      <w:r w:rsidR="003D2D39" w:rsidRPr="00BE3AC8">
        <w:t xml:space="preserve">is completed correctly, you will see the </w:t>
      </w:r>
      <w:r w:rsidR="00A0660E" w:rsidRPr="00BE3AC8">
        <w:t>“</w:t>
      </w:r>
      <w:r w:rsidR="003D2D39" w:rsidRPr="00BE3AC8">
        <w:rPr>
          <w:i/>
        </w:rPr>
        <w:t>migration succeeded</w:t>
      </w:r>
      <w:r w:rsidR="00A0660E" w:rsidRPr="00BE3AC8">
        <w:t>”</w:t>
      </w:r>
      <w:r w:rsidR="003D2D39" w:rsidRPr="00BE3AC8">
        <w:t xml:space="preserve"> message at the end:</w:t>
      </w:r>
    </w:p>
    <w:p w14:paraId="4E6E2C08" w14:textId="77777777" w:rsidR="003D2D39" w:rsidRPr="00BE3AC8" w:rsidRDefault="003D2D39" w:rsidP="003D2D39">
      <w:pPr>
        <w:keepNext/>
        <w:jc w:val="center"/>
      </w:pPr>
      <w:r w:rsidRPr="00BE3AC8">
        <w:rPr>
          <w:noProof/>
          <w:lang w:val="es-ES"/>
        </w:rPr>
        <w:drawing>
          <wp:inline distT="0" distB="0" distL="0" distR="0" wp14:anchorId="7883A117" wp14:editId="6CC7F57A">
            <wp:extent cx="3875543" cy="3362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5599" cy="3362672"/>
                    </a:xfrm>
                    <a:prstGeom prst="rect">
                      <a:avLst/>
                    </a:prstGeom>
                    <a:noFill/>
                    <a:ln>
                      <a:noFill/>
                    </a:ln>
                  </pic:spPr>
                </pic:pic>
              </a:graphicData>
            </a:graphic>
          </wp:inline>
        </w:drawing>
      </w:r>
    </w:p>
    <w:p w14:paraId="739C1A33" w14:textId="1FEF0564" w:rsidR="003D2D39" w:rsidRPr="00BE3AC8" w:rsidRDefault="003D2D39" w:rsidP="002435ED">
      <w:pPr>
        <w:pStyle w:val="Epgrafe"/>
      </w:pPr>
      <w:bookmarkStart w:id="733" w:name="_Toc33957501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734" w:author="Erin Richardson" w:date="2012-11-01T23:00:00Z">
        <w:r w:rsidR="00D5633E">
          <w:rPr>
            <w:noProof/>
          </w:rPr>
          <w:t>47</w:t>
        </w:r>
      </w:ins>
      <w:del w:id="735" w:author="Erin Richardson" w:date="2012-11-01T23:00:00Z">
        <w:r w:rsidR="00847BAB" w:rsidDel="00D5633E">
          <w:rPr>
            <w:noProof/>
          </w:rPr>
          <w:delText>46</w:delText>
        </w:r>
      </w:del>
      <w:r w:rsidR="00E524FD" w:rsidRPr="00BE3AC8">
        <w:rPr>
          <w:noProof/>
        </w:rPr>
        <w:fldChar w:fldCharType="end"/>
      </w:r>
      <w:r w:rsidRPr="00BE3AC8">
        <w:t>: migration finished</w:t>
      </w:r>
      <w:bookmarkEnd w:id="733"/>
    </w:p>
    <w:p w14:paraId="46A61AED" w14:textId="77777777" w:rsidR="003E606E" w:rsidRPr="00BE3AC8" w:rsidRDefault="003D2D39" w:rsidP="009C1ED6">
      <w:r w:rsidRPr="00BE3AC8">
        <w:t xml:space="preserve">When the database migration is completed, the wizard creates a new </w:t>
      </w:r>
      <w:proofErr w:type="spellStart"/>
      <w:r w:rsidRPr="00BE3AC8">
        <w:t>db.conf</w:t>
      </w:r>
      <w:proofErr w:type="spellEnd"/>
      <w:r w:rsidRPr="00BE3AC8">
        <w:t xml:space="preserve"> file with the database backend options specified in step 2 and renames the old one to </w:t>
      </w:r>
      <w:proofErr w:type="spellStart"/>
      <w:r w:rsidRPr="00BE3AC8">
        <w:t>db.conf.old</w:t>
      </w:r>
      <w:proofErr w:type="spellEnd"/>
      <w:r w:rsidRPr="00BE3AC8">
        <w:t xml:space="preserve">. The next time the Plastic SCM service is </w:t>
      </w:r>
      <w:proofErr w:type="gramStart"/>
      <w:r w:rsidRPr="00BE3AC8">
        <w:t>started,</w:t>
      </w:r>
      <w:proofErr w:type="gramEnd"/>
      <w:r w:rsidRPr="00BE3AC8">
        <w:t xml:space="preserve"> it will connect to the migrated databases. </w:t>
      </w:r>
    </w:p>
    <w:p w14:paraId="6D63CE70" w14:textId="77777777" w:rsidR="009C1ED6" w:rsidRPr="00BE3AC8" w:rsidRDefault="009C1ED6" w:rsidP="00273609"/>
    <w:p w14:paraId="28F37E73" w14:textId="77777777" w:rsidR="009C1ED6" w:rsidRPr="00BE3AC8" w:rsidRDefault="002C2638" w:rsidP="002C2638">
      <w:pPr>
        <w:pStyle w:val="Ttulo3"/>
        <w:rPr>
          <w:lang w:val="en-US"/>
        </w:rPr>
      </w:pPr>
      <w:bookmarkStart w:id="736" w:name="_Toc339574956"/>
      <w:r w:rsidRPr="00BE3AC8">
        <w:rPr>
          <w:lang w:val="en-US"/>
        </w:rPr>
        <w:t>Oracle specific options</w:t>
      </w:r>
      <w:bookmarkEnd w:id="736"/>
    </w:p>
    <w:p w14:paraId="2046BAA6" w14:textId="77777777" w:rsidR="002C2638" w:rsidRPr="00BE3AC8" w:rsidRDefault="002C2638" w:rsidP="00273609">
      <w:r w:rsidRPr="00BE3AC8">
        <w:lastRenderedPageBreak/>
        <w:t xml:space="preserve">The Oracle </w:t>
      </w:r>
      <w:r w:rsidR="00A0660E" w:rsidRPr="00BE3AC8">
        <w:t>database provider in Plastic SCM works in a different way compared to the others, due to its</w:t>
      </w:r>
      <w:r w:rsidRPr="00BE3AC8">
        <w:t xml:space="preserve"> special way of </w:t>
      </w:r>
      <w:r w:rsidR="00A0660E" w:rsidRPr="00BE3AC8">
        <w:t>managing</w:t>
      </w:r>
      <w:r w:rsidRPr="00BE3AC8">
        <w:t xml:space="preserve"> databases. In the Oracle backend, Plastic SCM doesn’t create a database for each repository. Instead, each repository is a </w:t>
      </w:r>
      <w:proofErr w:type="spellStart"/>
      <w:r w:rsidRPr="00BE3AC8">
        <w:rPr>
          <w:i/>
        </w:rPr>
        <w:t>tablespace</w:t>
      </w:r>
      <w:proofErr w:type="spellEnd"/>
      <w:r w:rsidRPr="00BE3AC8">
        <w:t xml:space="preserve"> inside the database specified by </w:t>
      </w:r>
      <w:proofErr w:type="spellStart"/>
      <w:r w:rsidRPr="00BE3AC8">
        <w:t>oracle_sid</w:t>
      </w:r>
      <w:proofErr w:type="spellEnd"/>
      <w:r w:rsidRPr="00BE3AC8">
        <w:t xml:space="preserve"> in the connection string. </w:t>
      </w:r>
      <w:r w:rsidR="00A0660E" w:rsidRPr="00BE3AC8">
        <w:t>There are, indeed, two connection strings: the normal “</w:t>
      </w:r>
      <w:r w:rsidR="00A0660E" w:rsidRPr="00BE3AC8">
        <w:rPr>
          <w:i/>
        </w:rPr>
        <w:t>connection string</w:t>
      </w:r>
      <w:r w:rsidR="00A0660E" w:rsidRPr="00BE3AC8">
        <w:t>”, used for connecting to each repository, and the “</w:t>
      </w:r>
      <w:r w:rsidR="00A0660E" w:rsidRPr="00BE3AC8">
        <w:rPr>
          <w:i/>
        </w:rPr>
        <w:t>admin connection string”</w:t>
      </w:r>
      <w:r w:rsidR="00A0660E" w:rsidRPr="00BE3AC8">
        <w:t xml:space="preserve">, used to create the </w:t>
      </w:r>
      <w:proofErr w:type="spellStart"/>
      <w:r w:rsidR="00A0660E" w:rsidRPr="00BE3AC8">
        <w:t>tablespaces</w:t>
      </w:r>
      <w:proofErr w:type="spellEnd"/>
      <w:r w:rsidR="00A0660E" w:rsidRPr="00BE3AC8">
        <w:t xml:space="preserve">. </w:t>
      </w:r>
      <w:r w:rsidRPr="00BE3AC8">
        <w:t xml:space="preserve">In this admin connection string, you have to fill in the following values: </w:t>
      </w:r>
    </w:p>
    <w:p w14:paraId="547346F9" w14:textId="77777777" w:rsidR="002C2638" w:rsidRPr="00BE3AC8" w:rsidRDefault="00CC4189" w:rsidP="00CC4189">
      <w:pPr>
        <w:pStyle w:val="Prrafodelista"/>
        <w:numPr>
          <w:ilvl w:val="0"/>
          <w:numId w:val="34"/>
        </w:numPr>
      </w:pPr>
      <w:r w:rsidRPr="00BE3AC8">
        <w:t xml:space="preserve">_USER_: user account to connect to the backend, with </w:t>
      </w:r>
      <w:proofErr w:type="spellStart"/>
      <w:r w:rsidRPr="00BE3AC8">
        <w:t>tablespace</w:t>
      </w:r>
      <w:proofErr w:type="spellEnd"/>
      <w:r w:rsidRPr="00BE3AC8">
        <w:t xml:space="preserve"> creation privilege. </w:t>
      </w:r>
    </w:p>
    <w:p w14:paraId="6576A209" w14:textId="77777777" w:rsidR="00CC4189" w:rsidRPr="00BE3AC8" w:rsidRDefault="00CC4189" w:rsidP="00CC4189">
      <w:pPr>
        <w:pStyle w:val="Prrafodelista"/>
        <w:numPr>
          <w:ilvl w:val="0"/>
          <w:numId w:val="34"/>
        </w:numPr>
      </w:pPr>
      <w:r w:rsidRPr="00BE3AC8">
        <w:t>_PASSWORD_: password for the account.</w:t>
      </w:r>
    </w:p>
    <w:p w14:paraId="13331C79" w14:textId="77777777" w:rsidR="00CC4189" w:rsidRPr="00BE3AC8" w:rsidRDefault="00CC4189" w:rsidP="00CC4189">
      <w:pPr>
        <w:pStyle w:val="Prrafodelista"/>
        <w:numPr>
          <w:ilvl w:val="0"/>
          <w:numId w:val="34"/>
        </w:numPr>
      </w:pPr>
      <w:r w:rsidRPr="00BE3AC8">
        <w:t xml:space="preserve">_SERVER_: the server machine with the Oracle backend. </w:t>
      </w:r>
    </w:p>
    <w:p w14:paraId="2AD80255" w14:textId="77777777" w:rsidR="00CC4189" w:rsidRPr="00BE3AC8" w:rsidRDefault="00CC4189" w:rsidP="00CC4189">
      <w:pPr>
        <w:pStyle w:val="Prrafodelista"/>
        <w:numPr>
          <w:ilvl w:val="0"/>
          <w:numId w:val="34"/>
        </w:numPr>
      </w:pPr>
      <w:r w:rsidRPr="00BE3AC8">
        <w:t>_ORACLE_SID_: the SID of the oracle database to connect to.</w:t>
      </w:r>
    </w:p>
    <w:p w14:paraId="3BDE4F72" w14:textId="77777777" w:rsidR="00CC4189" w:rsidRPr="00BE3AC8" w:rsidRDefault="00CC4189" w:rsidP="00CC4189">
      <w:pPr>
        <w:pStyle w:val="Prrafodelista"/>
        <w:numPr>
          <w:ilvl w:val="0"/>
          <w:numId w:val="34"/>
        </w:numPr>
      </w:pPr>
      <w:r w:rsidRPr="00BE3AC8">
        <w:t xml:space="preserve">_MODE_: </w:t>
      </w:r>
      <w:r w:rsidR="00B3218A" w:rsidRPr="00BE3AC8">
        <w:t>normally “</w:t>
      </w:r>
      <w:proofErr w:type="spellStart"/>
      <w:r w:rsidR="00B3218A" w:rsidRPr="00BE3AC8">
        <w:t>sysdba</w:t>
      </w:r>
      <w:proofErr w:type="spellEnd"/>
      <w:r w:rsidR="00B3218A" w:rsidRPr="00BE3AC8">
        <w:t>”.</w:t>
      </w:r>
    </w:p>
    <w:p w14:paraId="5A9A96B6" w14:textId="77777777" w:rsidR="00CC4189" w:rsidRPr="00BE3AC8" w:rsidRDefault="00CC4189" w:rsidP="00CC4189">
      <w:r w:rsidRPr="00BE3AC8">
        <w:t xml:space="preserve">There is a textbox with the default </w:t>
      </w:r>
      <w:proofErr w:type="spellStart"/>
      <w:r w:rsidRPr="00BE3AC8">
        <w:t>tablespace</w:t>
      </w:r>
      <w:proofErr w:type="spellEnd"/>
      <w:r w:rsidRPr="00BE3AC8">
        <w:t xml:space="preserve"> creation commands. A working default is provided, but you may want to check with Oracle administrator on the right values for the different arguments since they define the grow rate and maximum sizes of the </w:t>
      </w:r>
      <w:proofErr w:type="spellStart"/>
      <w:r w:rsidRPr="00BE3AC8">
        <w:t>tablespaces</w:t>
      </w:r>
      <w:proofErr w:type="spellEnd"/>
      <w:r w:rsidRPr="00BE3AC8">
        <w:t xml:space="preserve">. </w:t>
      </w:r>
    </w:p>
    <w:p w14:paraId="7794BD33" w14:textId="77777777" w:rsidR="00337705" w:rsidRPr="00BE3AC8" w:rsidRDefault="00337705" w:rsidP="00273609"/>
    <w:p w14:paraId="202B3BC0" w14:textId="77777777" w:rsidR="00337705" w:rsidRPr="00BE3AC8" w:rsidRDefault="00337705" w:rsidP="00273609"/>
    <w:p w14:paraId="359FEFB8" w14:textId="77777777" w:rsidR="00FD7C6D" w:rsidRPr="00BE3AC8" w:rsidRDefault="00FD7C6D" w:rsidP="00273609"/>
    <w:p w14:paraId="53BC3DCF" w14:textId="77777777" w:rsidR="00FD7C6D" w:rsidRPr="00BE3AC8" w:rsidRDefault="00FD7C6D" w:rsidP="00273609"/>
    <w:p w14:paraId="779C117A" w14:textId="77777777" w:rsidR="006B26B0" w:rsidRPr="00BE3AC8" w:rsidRDefault="006B26B0" w:rsidP="00273609"/>
    <w:p w14:paraId="39576903" w14:textId="77777777" w:rsidR="00273609" w:rsidRPr="00BE3AC8" w:rsidRDefault="00273609" w:rsidP="00273609">
      <w:pPr>
        <w:pStyle w:val="Ttulo1"/>
        <w:rPr>
          <w:lang w:val="en-US"/>
        </w:rPr>
      </w:pPr>
      <w:bookmarkStart w:id="737" w:name="_Toc339574957"/>
      <w:r w:rsidRPr="00BE3AC8">
        <w:rPr>
          <w:lang w:val="en-US"/>
        </w:rPr>
        <w:lastRenderedPageBreak/>
        <w:t>Backup and restore</w:t>
      </w:r>
      <w:bookmarkEnd w:id="737"/>
    </w:p>
    <w:p w14:paraId="69645CF2" w14:textId="77777777" w:rsidR="006F3DC8" w:rsidRPr="00BE3AC8" w:rsidRDefault="00273609" w:rsidP="00273609">
      <w:r w:rsidRPr="00BE3AC8">
        <w:t>The backup and restore procedure</w:t>
      </w:r>
      <w:r w:rsidR="00D7583E" w:rsidRPr="00BE3AC8">
        <w:t>s are</w:t>
      </w:r>
      <w:r w:rsidRPr="00BE3AC8">
        <w:t xml:space="preserve"> closely related to the database backend used in Plastic SCM.</w:t>
      </w:r>
      <w:r w:rsidR="00B4137B" w:rsidRPr="00BE3AC8">
        <w:t xml:space="preserve"> Out of the box, the Plastic SCM server</w:t>
      </w:r>
      <w:r w:rsidRPr="00BE3AC8">
        <w:t xml:space="preserve"> uses an em</w:t>
      </w:r>
      <w:r w:rsidR="006C5A49" w:rsidRPr="00BE3AC8">
        <w:t xml:space="preserve">bedded </w:t>
      </w:r>
      <w:r w:rsidR="00B4137B" w:rsidRPr="00BE3AC8">
        <w:t>SQL Server CE or embedded</w:t>
      </w:r>
      <w:r w:rsidR="006F3DC8" w:rsidRPr="00BE3AC8">
        <w:t xml:space="preserve"> SQLite</w:t>
      </w:r>
      <w:r w:rsidR="00B4137B" w:rsidRPr="00BE3AC8">
        <w:t xml:space="preserve"> when running under Windows and Linux/</w:t>
      </w:r>
      <w:proofErr w:type="spellStart"/>
      <w:r w:rsidR="00B4137B" w:rsidRPr="00BE3AC8">
        <w:t>MacOSX</w:t>
      </w:r>
      <w:proofErr w:type="spellEnd"/>
      <w:r w:rsidR="00B4137B" w:rsidRPr="00BE3AC8">
        <w:t xml:space="preserve"> respectively.</w:t>
      </w:r>
    </w:p>
    <w:p w14:paraId="4A4EAD58" w14:textId="77777777" w:rsidR="00273609" w:rsidRPr="00BE3AC8" w:rsidRDefault="006F3DC8" w:rsidP="00B4137B">
      <w:pPr>
        <w:pStyle w:val="Informacion"/>
        <w:rPr>
          <w:lang w:val="en-US"/>
        </w:rPr>
      </w:pPr>
      <w:r w:rsidRPr="00BE3AC8">
        <w:rPr>
          <w:lang w:val="en-US"/>
        </w:rPr>
        <w:t xml:space="preserve">The instructions in this chapter are meant only for </w:t>
      </w:r>
      <w:r w:rsidR="00B4137B" w:rsidRPr="00BE3AC8">
        <w:rPr>
          <w:lang w:val="en-US"/>
        </w:rPr>
        <w:t>the embedded</w:t>
      </w:r>
      <w:r w:rsidRPr="00BE3AC8">
        <w:rPr>
          <w:lang w:val="en-US"/>
        </w:rPr>
        <w:t xml:space="preserve"> </w:t>
      </w:r>
      <w:proofErr w:type="spellStart"/>
      <w:r w:rsidRPr="00BE3AC8">
        <w:rPr>
          <w:lang w:val="en-US"/>
        </w:rPr>
        <w:t>backends</w:t>
      </w:r>
      <w:proofErr w:type="spellEnd"/>
      <w:r w:rsidR="00273609" w:rsidRPr="00BE3AC8">
        <w:rPr>
          <w:lang w:val="en-US"/>
        </w:rPr>
        <w:t xml:space="preserve">. If you configured a different database backend, </w:t>
      </w:r>
      <w:r w:rsidRPr="00BE3AC8">
        <w:rPr>
          <w:lang w:val="en-US"/>
        </w:rPr>
        <w:t xml:space="preserve">please check with your database administrator what </w:t>
      </w:r>
      <w:r w:rsidR="006F7131" w:rsidRPr="00BE3AC8">
        <w:rPr>
          <w:lang w:val="en-US"/>
        </w:rPr>
        <w:t>are the best backup procedures for it.</w:t>
      </w:r>
    </w:p>
    <w:p w14:paraId="475CE55B" w14:textId="77777777" w:rsidR="00273609" w:rsidRPr="00BE3AC8" w:rsidRDefault="00B4137B" w:rsidP="00273609">
      <w:pPr>
        <w:pStyle w:val="Ttulo2"/>
        <w:rPr>
          <w:color w:val="auto"/>
          <w:lang w:val="en-US"/>
        </w:rPr>
      </w:pPr>
      <w:bookmarkStart w:id="738" w:name="_Toc339574958"/>
      <w:r w:rsidRPr="00BE3AC8">
        <w:rPr>
          <w:color w:val="auto"/>
          <w:lang w:val="en-US"/>
        </w:rPr>
        <w:t>How to b</w:t>
      </w:r>
      <w:r w:rsidR="00273609" w:rsidRPr="00BE3AC8">
        <w:rPr>
          <w:color w:val="auto"/>
          <w:lang w:val="en-US"/>
        </w:rPr>
        <w:t>ackup</w:t>
      </w:r>
      <w:r w:rsidRPr="00BE3AC8">
        <w:rPr>
          <w:color w:val="auto"/>
          <w:lang w:val="en-US"/>
        </w:rPr>
        <w:t xml:space="preserve"> the embedded databases</w:t>
      </w:r>
      <w:bookmarkEnd w:id="738"/>
    </w:p>
    <w:p w14:paraId="51D7AC79" w14:textId="77777777" w:rsidR="00B4137B" w:rsidRPr="00BE3AC8" w:rsidRDefault="00B4137B" w:rsidP="00273609">
      <w:r w:rsidRPr="00BE3AC8">
        <w:t xml:space="preserve">Backing up the embedded databases (SQL Server CE or SQLite) is just about copying the database files from disk. Each database will be a single file, so the operation is pretty simple. However, backing such a database file requires that the Plastic SCM server be stopped. </w:t>
      </w:r>
    </w:p>
    <w:p w14:paraId="5A0084AF" w14:textId="77777777" w:rsidR="00B4137B" w:rsidRPr="00BE3AC8" w:rsidRDefault="00B4137B" w:rsidP="00273609">
      <w:r w:rsidRPr="00BE3AC8">
        <w:rPr>
          <w:b/>
        </w:rPr>
        <w:t>Note</w:t>
      </w:r>
      <w:r w:rsidRPr="00BE3AC8">
        <w:t xml:space="preserve">: This is one of the drawbacks of the embedded </w:t>
      </w:r>
      <w:proofErr w:type="spellStart"/>
      <w:r w:rsidRPr="00BE3AC8">
        <w:t>backends</w:t>
      </w:r>
      <w:proofErr w:type="spellEnd"/>
      <w:r w:rsidRPr="00BE3AC8">
        <w:t xml:space="preserve"> that is normally better handled by the other supported </w:t>
      </w:r>
      <w:proofErr w:type="spellStart"/>
      <w:r w:rsidRPr="00BE3AC8">
        <w:t>backends</w:t>
      </w:r>
      <w:proofErr w:type="spellEnd"/>
      <w:r w:rsidRPr="00BE3AC8">
        <w:t xml:space="preserve"> such as MySQL, MS SQL Server, Oracle or </w:t>
      </w:r>
      <w:proofErr w:type="spellStart"/>
      <w:r w:rsidRPr="00BE3AC8">
        <w:t>PostgreSQL</w:t>
      </w:r>
      <w:proofErr w:type="spellEnd"/>
      <w:r w:rsidRPr="00BE3AC8">
        <w:t xml:space="preserve">. This is one of the reasons why we recommend using the embedded </w:t>
      </w:r>
      <w:proofErr w:type="spellStart"/>
      <w:r w:rsidRPr="00BE3AC8">
        <w:t>backends</w:t>
      </w:r>
      <w:proofErr w:type="spellEnd"/>
      <w:r w:rsidRPr="00BE3AC8">
        <w:t xml:space="preserve"> for evaluation purposes only. </w:t>
      </w:r>
    </w:p>
    <w:p w14:paraId="60EF0889" w14:textId="77777777" w:rsidR="00B4137B" w:rsidRPr="00BE3AC8" w:rsidRDefault="00B4137B" w:rsidP="00273609">
      <w:r w:rsidRPr="00BE3AC8">
        <w:t xml:space="preserve">Starting and stopping the Plastic SCM server on the command line has been described in the previous sections, so the following procedure can be easily automated with scripts. </w:t>
      </w:r>
    </w:p>
    <w:p w14:paraId="4D275D3D" w14:textId="77777777" w:rsidR="00B4137B" w:rsidRPr="00BE3AC8" w:rsidRDefault="00B4137B" w:rsidP="00273609">
      <w:r w:rsidRPr="00BE3AC8">
        <w:t xml:space="preserve">Steps to backup: </w:t>
      </w:r>
    </w:p>
    <w:p w14:paraId="7A30D575" w14:textId="77777777" w:rsidR="00273609" w:rsidRPr="00BE3AC8" w:rsidRDefault="00273609" w:rsidP="00273609">
      <w:pPr>
        <w:numPr>
          <w:ilvl w:val="0"/>
          <w:numId w:val="8"/>
        </w:numPr>
        <w:jc w:val="left"/>
      </w:pPr>
      <w:r w:rsidRPr="00BE3AC8">
        <w:t>Stop Plastic server</w:t>
      </w:r>
      <w:r w:rsidR="00B4137B" w:rsidRPr="00BE3AC8">
        <w:t xml:space="preserve">  (</w:t>
      </w:r>
      <w:proofErr w:type="spellStart"/>
      <w:r w:rsidR="00B4137B" w:rsidRPr="00BE3AC8">
        <w:t>plasticd</w:t>
      </w:r>
      <w:proofErr w:type="spellEnd"/>
      <w:r w:rsidR="00B4137B" w:rsidRPr="00BE3AC8">
        <w:t xml:space="preserve"> --</w:t>
      </w:r>
      <w:proofErr w:type="spellStart"/>
      <w:r w:rsidR="00B4137B" w:rsidRPr="00BE3AC8">
        <w:t>stopservice</w:t>
      </w:r>
      <w:proofErr w:type="spellEnd"/>
      <w:r w:rsidR="00B4137B" w:rsidRPr="00BE3AC8">
        <w:t>)</w:t>
      </w:r>
    </w:p>
    <w:p w14:paraId="3E79E3B6" w14:textId="77777777" w:rsidR="00B4137B" w:rsidRPr="00BE3AC8" w:rsidRDefault="00B4137B" w:rsidP="00273609">
      <w:pPr>
        <w:numPr>
          <w:ilvl w:val="0"/>
          <w:numId w:val="8"/>
        </w:numPr>
        <w:jc w:val="left"/>
      </w:pPr>
      <w:r w:rsidRPr="00BE3AC8">
        <w:t>Backup the database files from the server installation directory:</w:t>
      </w:r>
    </w:p>
    <w:p w14:paraId="6521A0D8" w14:textId="77777777" w:rsidR="00855E0C" w:rsidRPr="00BE3AC8" w:rsidRDefault="00855E0C" w:rsidP="00B4137B">
      <w:pPr>
        <w:numPr>
          <w:ilvl w:val="1"/>
          <w:numId w:val="8"/>
        </w:numPr>
        <w:jc w:val="left"/>
      </w:pPr>
      <w:r w:rsidRPr="00BE3AC8">
        <w:lastRenderedPageBreak/>
        <w:t>The database files are repositories.plastic</w:t>
      </w:r>
      <w:proofErr w:type="gramStart"/>
      <w:r w:rsidRPr="00BE3AC8">
        <w:t>.*</w:t>
      </w:r>
      <w:proofErr w:type="gramEnd"/>
      <w:r w:rsidRPr="00BE3AC8">
        <w:t xml:space="preserve"> and rep_**.plastic.*.</w:t>
      </w:r>
    </w:p>
    <w:p w14:paraId="5624759B" w14:textId="77777777" w:rsidR="00B4137B" w:rsidRPr="00BE3AC8" w:rsidRDefault="00B4137B" w:rsidP="00B4137B">
      <w:pPr>
        <w:numPr>
          <w:ilvl w:val="1"/>
          <w:numId w:val="8"/>
        </w:numPr>
        <w:jc w:val="left"/>
      </w:pPr>
      <w:r w:rsidRPr="00BE3AC8">
        <w:t xml:space="preserve">If running on Windows and using SQL Server CE (the default): backup </w:t>
      </w:r>
      <w:r w:rsidR="00855E0C" w:rsidRPr="00BE3AC8">
        <w:t>all the files with “</w:t>
      </w:r>
      <w:proofErr w:type="gramStart"/>
      <w:r w:rsidR="00855E0C" w:rsidRPr="00BE3AC8">
        <w:t>.</w:t>
      </w:r>
      <w:proofErr w:type="spellStart"/>
      <w:r w:rsidR="00855E0C" w:rsidRPr="00BE3AC8">
        <w:t>sdf</w:t>
      </w:r>
      <w:proofErr w:type="spellEnd"/>
      <w:proofErr w:type="gramEnd"/>
      <w:r w:rsidR="00855E0C" w:rsidRPr="00BE3AC8">
        <w:t xml:space="preserve">” extension. </w:t>
      </w:r>
    </w:p>
    <w:p w14:paraId="4FC08DCE" w14:textId="77777777" w:rsidR="00855E0C" w:rsidRPr="00BE3AC8" w:rsidRDefault="00855E0C" w:rsidP="00B4137B">
      <w:pPr>
        <w:numPr>
          <w:ilvl w:val="1"/>
          <w:numId w:val="8"/>
        </w:numPr>
        <w:jc w:val="left"/>
      </w:pPr>
      <w:r w:rsidRPr="00BE3AC8">
        <w:t>If running on Linux or Mac OS X and using SQLite, backup all the files with the “</w:t>
      </w:r>
      <w:proofErr w:type="gramStart"/>
      <w:r w:rsidRPr="00BE3AC8">
        <w:t>.</w:t>
      </w:r>
      <w:proofErr w:type="spellStart"/>
      <w:r w:rsidRPr="00BE3AC8">
        <w:t>sqlite</w:t>
      </w:r>
      <w:proofErr w:type="spellEnd"/>
      <w:proofErr w:type="gramEnd"/>
      <w:r w:rsidRPr="00BE3AC8">
        <w:t xml:space="preserve">” extension. </w:t>
      </w:r>
    </w:p>
    <w:p w14:paraId="290CF127" w14:textId="77777777" w:rsidR="00273609" w:rsidRPr="00BE3AC8" w:rsidRDefault="00855E0C" w:rsidP="00273609">
      <w:pPr>
        <w:numPr>
          <w:ilvl w:val="0"/>
          <w:numId w:val="8"/>
        </w:numPr>
        <w:jc w:val="left"/>
      </w:pPr>
      <w:r w:rsidRPr="00BE3AC8">
        <w:t>Start Plastic server again (</w:t>
      </w:r>
      <w:proofErr w:type="spellStart"/>
      <w:r w:rsidRPr="00BE3AC8">
        <w:t>plasticd</w:t>
      </w:r>
      <w:proofErr w:type="spellEnd"/>
      <w:r w:rsidRPr="00BE3AC8">
        <w:t xml:space="preserve"> --</w:t>
      </w:r>
      <w:proofErr w:type="spellStart"/>
      <w:r w:rsidRPr="00BE3AC8">
        <w:t>startservice</w:t>
      </w:r>
      <w:proofErr w:type="spellEnd"/>
      <w:r w:rsidRPr="00BE3AC8">
        <w:t>)</w:t>
      </w:r>
    </w:p>
    <w:p w14:paraId="708C2C6C" w14:textId="77777777" w:rsidR="00273609" w:rsidRPr="00BE3AC8" w:rsidRDefault="001C660A" w:rsidP="00273609">
      <w:r w:rsidRPr="00BE3AC8">
        <w:br w:type="page"/>
      </w:r>
    </w:p>
    <w:p w14:paraId="4C912179" w14:textId="77777777" w:rsidR="00273609" w:rsidRPr="00BE3AC8" w:rsidRDefault="00273609" w:rsidP="00273609">
      <w:pPr>
        <w:pStyle w:val="Ttulo2"/>
        <w:rPr>
          <w:color w:val="auto"/>
          <w:lang w:val="en-US"/>
        </w:rPr>
      </w:pPr>
      <w:bookmarkStart w:id="739" w:name="_Toc339574959"/>
      <w:r w:rsidRPr="00BE3AC8">
        <w:rPr>
          <w:color w:val="auto"/>
          <w:lang w:val="en-US"/>
        </w:rPr>
        <w:lastRenderedPageBreak/>
        <w:t>Restore</w:t>
      </w:r>
      <w:r w:rsidR="00B759B0" w:rsidRPr="00BE3AC8">
        <w:rPr>
          <w:color w:val="auto"/>
          <w:lang w:val="en-US"/>
        </w:rPr>
        <w:t xml:space="preserve"> embedded databases</w:t>
      </w:r>
      <w:bookmarkEnd w:id="739"/>
    </w:p>
    <w:p w14:paraId="76BDEAB5" w14:textId="77777777" w:rsidR="00273609" w:rsidRPr="00BE3AC8" w:rsidRDefault="00B759B0" w:rsidP="00273609">
      <w:r w:rsidRPr="00BE3AC8">
        <w:t>The r</w:t>
      </w:r>
      <w:r w:rsidR="00273609" w:rsidRPr="00BE3AC8">
        <w:t>estore proce</w:t>
      </w:r>
      <w:r w:rsidRPr="00BE3AC8">
        <w:t>dure is very similar to backup in reverse order:</w:t>
      </w:r>
    </w:p>
    <w:p w14:paraId="6EE21418" w14:textId="77777777" w:rsidR="00273609" w:rsidRPr="00BE3AC8" w:rsidRDefault="00273609" w:rsidP="00273609">
      <w:pPr>
        <w:numPr>
          <w:ilvl w:val="0"/>
          <w:numId w:val="9"/>
        </w:numPr>
        <w:jc w:val="left"/>
      </w:pPr>
      <w:r w:rsidRPr="00BE3AC8">
        <w:t>Stop Plastic server</w:t>
      </w:r>
    </w:p>
    <w:p w14:paraId="7229BDC0" w14:textId="77777777" w:rsidR="00273609" w:rsidRPr="00BE3AC8" w:rsidRDefault="00B759B0" w:rsidP="00273609">
      <w:pPr>
        <w:numPr>
          <w:ilvl w:val="0"/>
          <w:numId w:val="9"/>
        </w:numPr>
        <w:jc w:val="left"/>
      </w:pPr>
      <w:r w:rsidRPr="00BE3AC8">
        <w:t xml:space="preserve">Copy all the files </w:t>
      </w:r>
      <w:r w:rsidR="00273609" w:rsidRPr="00BE3AC8">
        <w:t>the backup</w:t>
      </w:r>
      <w:r w:rsidRPr="00BE3AC8">
        <w:t xml:space="preserve"> to the server installation directory. If you want to restore only one repository, restore only the rep_xx.plastic</w:t>
      </w:r>
      <w:proofErr w:type="gramStart"/>
      <w:r w:rsidRPr="00BE3AC8">
        <w:t>.*</w:t>
      </w:r>
      <w:proofErr w:type="gramEnd"/>
      <w:r w:rsidRPr="00BE3AC8">
        <w:t xml:space="preserve"> file for that repository. The “</w:t>
      </w:r>
      <w:proofErr w:type="spellStart"/>
      <w:r w:rsidRPr="00BE3AC8">
        <w:t>repositories.plastic</w:t>
      </w:r>
      <w:proofErr w:type="spellEnd"/>
      <w:proofErr w:type="gramStart"/>
      <w:r w:rsidRPr="00BE3AC8">
        <w:t>.*</w:t>
      </w:r>
      <w:proofErr w:type="gramEnd"/>
      <w:r w:rsidRPr="00BE3AC8">
        <w:t xml:space="preserve">” file contains the list of repositories that are registered on the system, while the rep_xx.plastic.* files contain the data for each repository. </w:t>
      </w:r>
    </w:p>
    <w:p w14:paraId="46615148" w14:textId="77777777" w:rsidR="008E313B" w:rsidRPr="00BE3AC8" w:rsidRDefault="00273609" w:rsidP="00D7583E">
      <w:pPr>
        <w:numPr>
          <w:ilvl w:val="0"/>
          <w:numId w:val="9"/>
        </w:numPr>
        <w:jc w:val="left"/>
      </w:pPr>
      <w:r w:rsidRPr="00BE3AC8">
        <w:t xml:space="preserve">Start Plastic server again. </w:t>
      </w:r>
    </w:p>
    <w:p w14:paraId="1E780B9A" w14:textId="77777777" w:rsidR="008E313B" w:rsidRPr="00BE3AC8" w:rsidRDefault="008E313B">
      <w:pPr>
        <w:spacing w:after="0"/>
        <w:jc w:val="left"/>
      </w:pPr>
      <w:r w:rsidRPr="00BE3AC8">
        <w:br w:type="page"/>
      </w:r>
    </w:p>
    <w:p w14:paraId="7E61E19E" w14:textId="77777777" w:rsidR="008E313B" w:rsidRPr="00BE3AC8" w:rsidRDefault="008E313B" w:rsidP="008E313B">
      <w:pPr>
        <w:pStyle w:val="Ttulo1"/>
        <w:rPr>
          <w:lang w:val="en-US"/>
        </w:rPr>
      </w:pPr>
      <w:bookmarkStart w:id="740" w:name="_Toc339574960"/>
      <w:r w:rsidRPr="00BE3AC8">
        <w:rPr>
          <w:lang w:val="en-US"/>
        </w:rPr>
        <w:lastRenderedPageBreak/>
        <w:t>Archiving revisions</w:t>
      </w:r>
      <w:bookmarkEnd w:id="740"/>
    </w:p>
    <w:p w14:paraId="0C195FF7" w14:textId="77777777" w:rsidR="00160EBF" w:rsidRPr="00BE3AC8" w:rsidRDefault="008E313B" w:rsidP="008E313B">
      <w:pPr>
        <w:pStyle w:val="Ttulo2"/>
        <w:rPr>
          <w:lang w:val="en-US"/>
        </w:rPr>
      </w:pPr>
      <w:bookmarkStart w:id="741" w:name="_Toc339574961"/>
      <w:r w:rsidRPr="00BE3AC8">
        <w:rPr>
          <w:lang w:val="en-US"/>
        </w:rPr>
        <w:t>Why archiving revisions</w:t>
      </w:r>
      <w:bookmarkEnd w:id="741"/>
    </w:p>
    <w:p w14:paraId="44833A0E" w14:textId="77777777" w:rsidR="00663353" w:rsidRPr="00BE3AC8" w:rsidRDefault="00B93718" w:rsidP="00663353">
      <w:r w:rsidRPr="00BE3AC8">
        <w:t>In a production</w:t>
      </w:r>
      <w:r w:rsidR="008E313B" w:rsidRPr="00BE3AC8">
        <w:t xml:space="preserve"> environment where there are third party compiled tools or programs, binaries, big documents and other kind of big files that rarely change</w:t>
      </w:r>
      <w:r w:rsidR="00DD62B0" w:rsidRPr="00BE3AC8">
        <w:t xml:space="preserve"> and / or are</w:t>
      </w:r>
      <w:r w:rsidRPr="00BE3AC8">
        <w:t xml:space="preserve"> rarely</w:t>
      </w:r>
      <w:r w:rsidR="00DD62B0" w:rsidRPr="00BE3AC8">
        <w:t xml:space="preserve"> accessed</w:t>
      </w:r>
      <w:r w:rsidR="008E313B" w:rsidRPr="00BE3AC8">
        <w:t xml:space="preserve">, </w:t>
      </w:r>
      <w:r w:rsidR="00663353" w:rsidRPr="00BE3AC8">
        <w:t xml:space="preserve">it can consume disk space and time when storing those revisions in the database and afterwards retrieving them from the database. </w:t>
      </w:r>
    </w:p>
    <w:p w14:paraId="7957152E" w14:textId="77777777" w:rsidR="00663353" w:rsidRPr="00BE3AC8" w:rsidRDefault="00663353" w:rsidP="00663353">
      <w:r w:rsidRPr="00BE3AC8">
        <w:t xml:space="preserve">To help minimize the impact </w:t>
      </w:r>
      <w:r w:rsidR="00BE3AC8" w:rsidRPr="00BE3AC8">
        <w:t>mentioned</w:t>
      </w:r>
      <w:r w:rsidRPr="00BE3AC8">
        <w:t xml:space="preserve"> above, you can use the archive command, which allows the administrator to set up a separate disk device, such as a tape, a USB pen drive, an external disk, a CD-ROM, DVD, or a specific disk space area, and store those big revisions there, so that they do not take space in the database. Thus, </w:t>
      </w:r>
      <w:r w:rsidR="00BE3AC8" w:rsidRPr="00BE3AC8">
        <w:t>every time</w:t>
      </w:r>
      <w:r w:rsidRPr="00BE3AC8">
        <w:t xml:space="preserve"> that a user needs to access those revisions, Plastic SCM will search for them in the external storage area, and retrieve that information to the user.</w:t>
      </w:r>
    </w:p>
    <w:p w14:paraId="1CD48DB5" w14:textId="77777777" w:rsidR="008E313B" w:rsidRPr="00BE3AC8" w:rsidRDefault="008E313B" w:rsidP="008E313B">
      <w:pPr>
        <w:pStyle w:val="Ttulo2"/>
        <w:rPr>
          <w:lang w:val="en-US"/>
        </w:rPr>
      </w:pPr>
      <w:bookmarkStart w:id="742" w:name="_Toc339574962"/>
      <w:r w:rsidRPr="00BE3AC8">
        <w:rPr>
          <w:lang w:val="en-US"/>
        </w:rPr>
        <w:t>How to archive my revisions</w:t>
      </w:r>
      <w:bookmarkEnd w:id="742"/>
    </w:p>
    <w:p w14:paraId="214D264F" w14:textId="77777777" w:rsidR="008E313B" w:rsidRPr="00BE3AC8" w:rsidRDefault="00DD62B0" w:rsidP="008E313B">
      <w:r w:rsidRPr="00BE3AC8">
        <w:t>To archive revisions, use the archive command:</w:t>
      </w:r>
    </w:p>
    <w:p w14:paraId="27C3581A" w14:textId="77777777" w:rsidR="00DD62B0" w:rsidRPr="00BE3AC8" w:rsidRDefault="00DD62B0" w:rsidP="00DD62B0">
      <w:pPr>
        <w:pStyle w:val="code"/>
        <w:rPr>
          <w:lang w:val="en-US"/>
        </w:rPr>
      </w:pPr>
      <w:r w:rsidRPr="00BE3AC8">
        <w:rPr>
          <w:lang w:val="en-US"/>
        </w:rPr>
        <w:t xml:space="preserve">cm </w:t>
      </w:r>
      <w:proofErr w:type="gramStart"/>
      <w:r w:rsidRPr="00BE3AC8">
        <w:rPr>
          <w:lang w:val="en-US"/>
        </w:rPr>
        <w:t>archive  C</w:t>
      </w:r>
      <w:proofErr w:type="gramEnd"/>
      <w:r w:rsidRPr="00BE3AC8">
        <w:rPr>
          <w:lang w:val="en-US"/>
        </w:rPr>
        <w:t>:\mybigfile.tar#br:/main#0 -c=”big file of libraries” -f=”</w:t>
      </w:r>
      <w:r w:rsidR="00B93718" w:rsidRPr="00BE3AC8">
        <w:rPr>
          <w:lang w:val="en-US"/>
        </w:rPr>
        <w:t>/home/plastic/</w:t>
      </w:r>
      <w:r w:rsidRPr="00BE3AC8">
        <w:rPr>
          <w:lang w:val="en-US"/>
        </w:rPr>
        <w:t>bigfileTARrev0”</w:t>
      </w:r>
    </w:p>
    <w:p w14:paraId="0C17A827" w14:textId="77777777" w:rsidR="00663353" w:rsidRPr="00BE3AC8" w:rsidRDefault="00DD62B0" w:rsidP="00663353">
      <w:pPr>
        <w:pStyle w:val="Textocomentario"/>
      </w:pPr>
      <w:r w:rsidRPr="00BE3AC8">
        <w:t>This command will archive the revision 0 of the branch main of the item mybigfile.</w:t>
      </w:r>
      <w:r w:rsidR="00B93718" w:rsidRPr="00BE3AC8">
        <w:t>tar, creating several chunks of the revision; each one contains a part of the revision content</w:t>
      </w:r>
      <w:r w:rsidRPr="00BE3AC8">
        <w:t>. The comment of the archive is “big file of libraries” and the archive files will start with the prefix “</w:t>
      </w:r>
      <w:r w:rsidR="00B93718" w:rsidRPr="00BE3AC8">
        <w:t>/home/plastic/</w:t>
      </w:r>
      <w:r w:rsidRPr="00BE3AC8">
        <w:t>bigfileTARrev0”.</w:t>
      </w:r>
      <w:r w:rsidR="00B93718" w:rsidRPr="00BE3AC8">
        <w:t xml:space="preserve"> This means that the archive will be created in that path. </w:t>
      </w:r>
      <w:r w:rsidR="00663353" w:rsidRPr="00BE3AC8">
        <w:t xml:space="preserve">The –f parameter is a prefix for the </w:t>
      </w:r>
      <w:r w:rsidR="00663353" w:rsidRPr="00BE3AC8">
        <w:lastRenderedPageBreak/>
        <w:t xml:space="preserve">archive files that can be used as a destination path for the archives. If the –f switch is omitted the archive files will be created in the directory of execution of the command. </w:t>
      </w:r>
    </w:p>
    <w:p w14:paraId="029A9752" w14:textId="77777777" w:rsidR="00DD62B0" w:rsidRPr="00BE3AC8" w:rsidRDefault="00DD62B0" w:rsidP="008E313B">
      <w:r w:rsidRPr="00BE3AC8">
        <w:t>It is possible to archive several revisions specifying them one after the other in the same command. To get further information about this command, type on a command line:</w:t>
      </w:r>
    </w:p>
    <w:p w14:paraId="7FABCC46" w14:textId="77777777" w:rsidR="00DD62B0" w:rsidRPr="00BE3AC8" w:rsidRDefault="00DD62B0" w:rsidP="00F920BD">
      <w:pPr>
        <w:pStyle w:val="code"/>
        <w:pBdr>
          <w:right w:val="single" w:sz="4" w:space="1" w:color="auto"/>
        </w:pBdr>
        <w:rPr>
          <w:lang w:val="en-US"/>
        </w:rPr>
      </w:pPr>
      <w:r w:rsidRPr="00BE3AC8">
        <w:rPr>
          <w:lang w:val="en-US"/>
        </w:rPr>
        <w:t xml:space="preserve">cm help archive </w:t>
      </w:r>
    </w:p>
    <w:p w14:paraId="7CC88F11" w14:textId="77777777" w:rsidR="00DD62B0" w:rsidRPr="00BE3AC8" w:rsidRDefault="00DD62B0" w:rsidP="00DD62B0">
      <w:r w:rsidRPr="00BE3AC8">
        <w:t>Once the archive files have been created the administrator can move them to the external data location. The next time that a user tries to access that data, Plastic SCM will try to get it from the external storage area.</w:t>
      </w:r>
    </w:p>
    <w:p w14:paraId="352576D6" w14:textId="77777777" w:rsidR="00F93E02" w:rsidRPr="00BE3AC8" w:rsidRDefault="00F93E02" w:rsidP="00F93E02">
      <w:pPr>
        <w:pStyle w:val="Informacion"/>
        <w:rPr>
          <w:lang w:val="en-US"/>
        </w:rPr>
      </w:pPr>
      <w:r w:rsidRPr="00BE3AC8">
        <w:rPr>
          <w:b/>
          <w:lang w:val="en-US"/>
        </w:rPr>
        <w:t>Note</w:t>
      </w:r>
      <w:r w:rsidRPr="00BE3AC8">
        <w:rPr>
          <w:lang w:val="en-US"/>
        </w:rPr>
        <w:t>: To create archived revisions it is mandatory that the user that executes the archive command is the repository owner. Otherwise the revision will not be archived correctly and Plastic SCM will continue using the database to access the data.</w:t>
      </w:r>
    </w:p>
    <w:p w14:paraId="794CCCBA" w14:textId="77777777" w:rsidR="000F38D2" w:rsidRPr="00BE3AC8" w:rsidRDefault="000F38D2" w:rsidP="000F38D2"/>
    <w:p w14:paraId="1256E55F" w14:textId="77777777" w:rsidR="000F38D2" w:rsidRPr="00BE3AC8" w:rsidRDefault="000F38D2" w:rsidP="000F38D2">
      <w:pPr>
        <w:pStyle w:val="Informacion"/>
        <w:rPr>
          <w:lang w:val="en-US"/>
        </w:rPr>
      </w:pPr>
      <w:r w:rsidRPr="00BE3AC8">
        <w:rPr>
          <w:b/>
          <w:lang w:val="en-US"/>
        </w:rPr>
        <w:t>Warning</w:t>
      </w:r>
      <w:r w:rsidRPr="00BE3AC8">
        <w:rPr>
          <w:lang w:val="en-US"/>
        </w:rPr>
        <w:t xml:space="preserve">: An archived revision cannot be archived again. Once a revision has been archived it is taken out the database. Be </w:t>
      </w:r>
      <w:r w:rsidR="00C61248" w:rsidRPr="00BE3AC8">
        <w:rPr>
          <w:lang w:val="en-US"/>
        </w:rPr>
        <w:t>especially</w:t>
      </w:r>
      <w:r w:rsidRPr="00BE3AC8">
        <w:rPr>
          <w:lang w:val="en-US"/>
        </w:rPr>
        <w:t xml:space="preserve"> careful with the archived revisions or you will </w:t>
      </w:r>
      <w:r w:rsidR="00FA450F" w:rsidRPr="00BE3AC8">
        <w:rPr>
          <w:lang w:val="en-US"/>
        </w:rPr>
        <w:t>lose them</w:t>
      </w:r>
      <w:r w:rsidRPr="00BE3AC8">
        <w:rPr>
          <w:lang w:val="en-US"/>
        </w:rPr>
        <w:t xml:space="preserve"> definitely.</w:t>
      </w:r>
    </w:p>
    <w:p w14:paraId="2AAA3346" w14:textId="77777777" w:rsidR="008E313B" w:rsidRPr="00BE3AC8" w:rsidRDefault="008E313B" w:rsidP="008E313B">
      <w:pPr>
        <w:pStyle w:val="Ttulo2"/>
        <w:rPr>
          <w:lang w:val="en-US"/>
        </w:rPr>
      </w:pPr>
      <w:bookmarkStart w:id="743" w:name="_Toc339574963"/>
      <w:r w:rsidRPr="00BE3AC8">
        <w:rPr>
          <w:lang w:val="en-US"/>
        </w:rPr>
        <w:t>How are the archived revisions accessed</w:t>
      </w:r>
      <w:bookmarkEnd w:id="743"/>
    </w:p>
    <w:p w14:paraId="5E7DBC06" w14:textId="77777777" w:rsidR="00663353" w:rsidRPr="00BE3AC8" w:rsidRDefault="00663353" w:rsidP="00663353">
      <w:r w:rsidRPr="00BE3AC8">
        <w:t xml:space="preserve">To access the data stored on an external location, a configuration file </w:t>
      </w:r>
      <w:proofErr w:type="spellStart"/>
      <w:r w:rsidRPr="00BE3AC8">
        <w:rPr>
          <w:b/>
        </w:rPr>
        <w:t>externaldata.conf</w:t>
      </w:r>
      <w:proofErr w:type="spellEnd"/>
      <w:r w:rsidRPr="00BE3AC8">
        <w:rPr>
          <w:b/>
        </w:rPr>
        <w:t xml:space="preserve"> </w:t>
      </w:r>
      <w:r w:rsidRPr="00BE3AC8">
        <w:t xml:space="preserve">file must be manually created. This file contains a path per line; those paths are the locations of the stored revisions. The following is a sample of an </w:t>
      </w:r>
      <w:proofErr w:type="spellStart"/>
      <w:r w:rsidRPr="00BE3AC8">
        <w:t>externaldata.conf</w:t>
      </w:r>
      <w:proofErr w:type="spellEnd"/>
      <w:r w:rsidRPr="00BE3AC8">
        <w:t xml:space="preserve"> file:</w:t>
      </w:r>
    </w:p>
    <w:p w14:paraId="18A329D8" w14:textId="77777777" w:rsidR="00F93E02" w:rsidRPr="00BE3AC8" w:rsidRDefault="00F93E02" w:rsidP="00F93E02">
      <w:pPr>
        <w:pStyle w:val="code"/>
        <w:rPr>
          <w:lang w:val="en-US"/>
        </w:rPr>
      </w:pPr>
      <w:r w:rsidRPr="00BE3AC8">
        <w:rPr>
          <w:lang w:val="en-US"/>
        </w:rPr>
        <w:t>E:\archivesOfRepository1</w:t>
      </w:r>
      <w:r w:rsidRPr="00BE3AC8">
        <w:rPr>
          <w:lang w:val="en-US"/>
        </w:rPr>
        <w:br/>
        <w:t>D:\mybigfiles\revisionsOfBigFileTAR</w:t>
      </w:r>
      <w:r w:rsidRPr="00BE3AC8">
        <w:rPr>
          <w:lang w:val="en-US"/>
        </w:rPr>
        <w:br/>
        <w:t>F:\revisionsOfThe2_9Release</w:t>
      </w:r>
    </w:p>
    <w:p w14:paraId="4688FA04" w14:textId="77777777" w:rsidR="00F93E02" w:rsidRPr="00BE3AC8" w:rsidRDefault="00F93E02" w:rsidP="00F93E02">
      <w:r w:rsidRPr="00BE3AC8">
        <w:t>This file can be placed in two locations:</w:t>
      </w:r>
    </w:p>
    <w:p w14:paraId="0FEC4E49" w14:textId="77777777" w:rsidR="00F920BD" w:rsidRPr="00BE3AC8" w:rsidRDefault="00F93E02" w:rsidP="00F920BD">
      <w:pPr>
        <w:pStyle w:val="Prrafodelista"/>
        <w:numPr>
          <w:ilvl w:val="0"/>
          <w:numId w:val="9"/>
        </w:numPr>
      </w:pPr>
      <w:r w:rsidRPr="00BE3AC8">
        <w:rPr>
          <w:u w:val="single"/>
        </w:rPr>
        <w:t>On the server side</w:t>
      </w:r>
      <w:r w:rsidRPr="00BE3AC8">
        <w:t xml:space="preserve">: placing the </w:t>
      </w:r>
      <w:proofErr w:type="spellStart"/>
      <w:r w:rsidRPr="00BE3AC8">
        <w:rPr>
          <w:b/>
        </w:rPr>
        <w:t>externaldata.conf</w:t>
      </w:r>
      <w:proofErr w:type="spellEnd"/>
      <w:r w:rsidRPr="00BE3AC8">
        <w:t xml:space="preserve"> file on the Plastic SCM server location will allow</w:t>
      </w:r>
      <w:r w:rsidR="00F920BD" w:rsidRPr="00BE3AC8">
        <w:t xml:space="preserve"> </w:t>
      </w:r>
      <w:r w:rsidRPr="00BE3AC8">
        <w:t xml:space="preserve">every </w:t>
      </w:r>
      <w:r w:rsidR="00B521C2" w:rsidRPr="00BE3AC8">
        <w:t>user of that server to access</w:t>
      </w:r>
      <w:r w:rsidRPr="00BE3AC8">
        <w:t xml:space="preserve"> </w:t>
      </w:r>
      <w:r w:rsidR="00B521C2" w:rsidRPr="00BE3AC8">
        <w:t>those revisions</w:t>
      </w:r>
      <w:r w:rsidRPr="00BE3AC8">
        <w:t xml:space="preserve"> automatically, as long as the external storage area is available. This is the</w:t>
      </w:r>
      <w:r w:rsidR="00B521C2" w:rsidRPr="00BE3AC8">
        <w:t xml:space="preserve"> most useful</w:t>
      </w:r>
      <w:r w:rsidRPr="00BE3AC8">
        <w:t xml:space="preserve"> option for system administrators.</w:t>
      </w:r>
    </w:p>
    <w:p w14:paraId="77841065" w14:textId="77777777" w:rsidR="00F93E02" w:rsidRPr="00BE3AC8" w:rsidRDefault="00F93E02" w:rsidP="00F93E02">
      <w:pPr>
        <w:pStyle w:val="Prrafodelista"/>
        <w:numPr>
          <w:ilvl w:val="0"/>
          <w:numId w:val="9"/>
        </w:numPr>
      </w:pPr>
      <w:r w:rsidRPr="00BE3AC8">
        <w:rPr>
          <w:u w:val="single"/>
        </w:rPr>
        <w:t>On the client side</w:t>
      </w:r>
      <w:r w:rsidRPr="00BE3AC8">
        <w:t xml:space="preserve">: placing the </w:t>
      </w:r>
      <w:proofErr w:type="spellStart"/>
      <w:r w:rsidRPr="00BE3AC8">
        <w:rPr>
          <w:b/>
        </w:rPr>
        <w:t>externaldata.conf</w:t>
      </w:r>
      <w:proofErr w:type="spellEnd"/>
      <w:r w:rsidRPr="00BE3AC8">
        <w:t xml:space="preserve"> file on the Plastic SCM client folder or on the user local directory (</w:t>
      </w:r>
      <w:r w:rsidR="00B521C2" w:rsidRPr="00BE3AC8">
        <w:t>within</w:t>
      </w:r>
      <w:r w:rsidRPr="00BE3AC8">
        <w:t xml:space="preserve"> Documents and Settings in Windows XP, Users in Vista</w:t>
      </w:r>
      <w:r w:rsidR="00663353" w:rsidRPr="00BE3AC8">
        <w:t>/Seven</w:t>
      </w:r>
      <w:r w:rsidRPr="00BE3AC8">
        <w:t xml:space="preserve">, or home in UNIX </w:t>
      </w:r>
      <w:r w:rsidR="00663353" w:rsidRPr="00BE3AC8">
        <w:t>based</w:t>
      </w:r>
      <w:r w:rsidRPr="00BE3AC8">
        <w:t xml:space="preserve"> systems).</w:t>
      </w:r>
    </w:p>
    <w:p w14:paraId="2075F6A4" w14:textId="77777777" w:rsidR="00663353" w:rsidRPr="00BE3AC8" w:rsidRDefault="00F93E02" w:rsidP="00663353">
      <w:r w:rsidRPr="00BE3AC8">
        <w:t xml:space="preserve">If a user tries to access to </w:t>
      </w:r>
      <w:r w:rsidR="00B521C2" w:rsidRPr="00BE3AC8">
        <w:t>any</w:t>
      </w:r>
      <w:r w:rsidRPr="00BE3AC8">
        <w:t xml:space="preserve"> stored revision</w:t>
      </w:r>
      <w:r w:rsidR="00B521C2" w:rsidRPr="00BE3AC8">
        <w:t xml:space="preserve"> from the GUI</w:t>
      </w:r>
      <w:r w:rsidRPr="00BE3AC8">
        <w:t xml:space="preserve"> </w:t>
      </w:r>
      <w:r w:rsidR="00B521C2" w:rsidRPr="00BE3AC8">
        <w:t xml:space="preserve">by executing an update, for example, and there is no </w:t>
      </w:r>
      <w:proofErr w:type="spellStart"/>
      <w:r w:rsidR="00B521C2" w:rsidRPr="00BE3AC8">
        <w:rPr>
          <w:b/>
        </w:rPr>
        <w:t>externaldata.conf</w:t>
      </w:r>
      <w:proofErr w:type="spellEnd"/>
      <w:r w:rsidR="00B521C2" w:rsidRPr="00BE3AC8">
        <w:t xml:space="preserve">, a dialog will appear, </w:t>
      </w:r>
      <w:r w:rsidR="00663353" w:rsidRPr="00BE3AC8">
        <w:t xml:space="preserve">asking for the location of the data as illustrated in </w:t>
      </w:r>
      <w:r w:rsidR="00272BFA" w:rsidRPr="00BE3AC8">
        <w:t>the following picture</w:t>
      </w:r>
      <w:r w:rsidR="00663353" w:rsidRPr="00BE3AC8">
        <w:t>:</w:t>
      </w:r>
    </w:p>
    <w:p w14:paraId="6883C678" w14:textId="77777777" w:rsidR="00B93718" w:rsidRPr="00BE3AC8" w:rsidRDefault="00B93718" w:rsidP="00B93718">
      <w:pPr>
        <w:jc w:val="center"/>
      </w:pPr>
      <w:r w:rsidRPr="00BE3AC8">
        <w:rPr>
          <w:noProof/>
          <w:lang w:val="es-ES"/>
        </w:rPr>
        <w:lastRenderedPageBreak/>
        <w:drawing>
          <wp:inline distT="0" distB="0" distL="0" distR="0" wp14:anchorId="4E213F7B" wp14:editId="6C8D3CC1">
            <wp:extent cx="3666227" cy="1924992"/>
            <wp:effectExtent l="19050" t="0" r="0" b="0"/>
            <wp:docPr id="5" name="4 Imagen" descr="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4.PNG"/>
                    <pic:cNvPicPr/>
                  </pic:nvPicPr>
                  <pic:blipFill>
                    <a:blip r:embed="rId64"/>
                    <a:stretch>
                      <a:fillRect/>
                    </a:stretch>
                  </pic:blipFill>
                  <pic:spPr>
                    <a:xfrm>
                      <a:off x="0" y="0"/>
                      <a:ext cx="3667995" cy="1925920"/>
                    </a:xfrm>
                    <a:prstGeom prst="rect">
                      <a:avLst/>
                    </a:prstGeom>
                  </pic:spPr>
                </pic:pic>
              </a:graphicData>
            </a:graphic>
          </wp:inline>
        </w:drawing>
      </w:r>
    </w:p>
    <w:p w14:paraId="2261E215" w14:textId="2FAE8AEC" w:rsidR="00B93718" w:rsidRPr="00BE3AC8" w:rsidRDefault="00B93718" w:rsidP="002435ED">
      <w:pPr>
        <w:pStyle w:val="Epgrafe"/>
      </w:pPr>
      <w:bookmarkStart w:id="744" w:name="_Toc339575012"/>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745" w:author="Erin Richardson" w:date="2012-11-01T23:00:00Z">
        <w:r w:rsidR="00D5633E">
          <w:rPr>
            <w:noProof/>
          </w:rPr>
          <w:t>48</w:t>
        </w:r>
      </w:ins>
      <w:del w:id="746" w:author="Erin Richardson" w:date="2012-11-01T23:00:00Z">
        <w:r w:rsidR="00847BAB" w:rsidDel="00D5633E">
          <w:rPr>
            <w:noProof/>
          </w:rPr>
          <w:delText>47</w:delText>
        </w:r>
      </w:del>
      <w:r w:rsidR="00E524FD" w:rsidRPr="00BE3AC8">
        <w:rPr>
          <w:noProof/>
        </w:rPr>
        <w:fldChar w:fldCharType="end"/>
      </w:r>
      <w:r w:rsidRPr="00BE3AC8">
        <w:t>.</w:t>
      </w:r>
      <w:proofErr w:type="gramEnd"/>
      <w:r w:rsidRPr="00BE3AC8">
        <w:t xml:space="preserve"> Introduce the external data location path</w:t>
      </w:r>
      <w:bookmarkEnd w:id="744"/>
    </w:p>
    <w:p w14:paraId="202AF61B" w14:textId="77777777" w:rsidR="00B521C2" w:rsidRPr="00BE3AC8" w:rsidRDefault="00B521C2" w:rsidP="00F93E02">
      <w:r w:rsidRPr="00BE3AC8">
        <w:t xml:space="preserve">Once the first chunk of the revision is introduced, Plastic SCM will be able to find the other chunks of the revision, it will create an </w:t>
      </w:r>
      <w:proofErr w:type="spellStart"/>
      <w:r w:rsidRPr="00BE3AC8">
        <w:rPr>
          <w:b/>
        </w:rPr>
        <w:t>externaldata.conf</w:t>
      </w:r>
      <w:proofErr w:type="spellEnd"/>
      <w:r w:rsidRPr="00BE3AC8">
        <w:t xml:space="preserve"> file in the local user directory and from that moment on it will try to access to the</w:t>
      </w:r>
      <w:r w:rsidR="00F920BD" w:rsidRPr="00BE3AC8">
        <w:t xml:space="preserve"> archived</w:t>
      </w:r>
      <w:r w:rsidRPr="00BE3AC8">
        <w:t xml:space="preserve"> revisions from that location. If Plastic SCM cannot access the data at a certain point of time, it will show the same dialog again, and if a new location is introduced, this location will be added to the existing </w:t>
      </w:r>
      <w:proofErr w:type="spellStart"/>
      <w:r w:rsidRPr="00BE3AC8">
        <w:rPr>
          <w:b/>
        </w:rPr>
        <w:t>externaldata.conf</w:t>
      </w:r>
      <w:proofErr w:type="spellEnd"/>
      <w:r w:rsidRPr="00BE3AC8">
        <w:t xml:space="preserve"> file.</w:t>
      </w:r>
    </w:p>
    <w:p w14:paraId="2B301F4F" w14:textId="77777777" w:rsidR="00B521C2" w:rsidRPr="00BE3AC8" w:rsidRDefault="00B521C2" w:rsidP="00F93E02">
      <w:r w:rsidRPr="00BE3AC8">
        <w:t xml:space="preserve">From the CLI (command line interface) an </w:t>
      </w:r>
      <w:proofErr w:type="spellStart"/>
      <w:r w:rsidRPr="00BE3AC8">
        <w:rPr>
          <w:b/>
        </w:rPr>
        <w:t>externaldata.conf</w:t>
      </w:r>
      <w:proofErr w:type="spellEnd"/>
      <w:r w:rsidRPr="00BE3AC8">
        <w:t xml:space="preserve"> must be</w:t>
      </w:r>
      <w:r w:rsidR="00F920BD" w:rsidRPr="00BE3AC8">
        <w:t xml:space="preserve"> always</w:t>
      </w:r>
      <w:r w:rsidRPr="00BE3AC8">
        <w:t xml:space="preserve"> available. Otherwise, the command will ask the user for an </w:t>
      </w:r>
      <w:proofErr w:type="spellStart"/>
      <w:r w:rsidRPr="00BE3AC8">
        <w:t>externaldata.conf</w:t>
      </w:r>
      <w:proofErr w:type="spellEnd"/>
      <w:r w:rsidRPr="00BE3AC8">
        <w:t xml:space="preserve"> to look for the revisions.</w:t>
      </w:r>
    </w:p>
    <w:p w14:paraId="702DE7B2" w14:textId="77777777" w:rsidR="008E313B" w:rsidRPr="00BE3AC8" w:rsidRDefault="008E313B" w:rsidP="008E313B">
      <w:pPr>
        <w:pStyle w:val="Ttulo2"/>
        <w:rPr>
          <w:lang w:val="en-US"/>
        </w:rPr>
      </w:pPr>
      <w:bookmarkStart w:id="747" w:name="_Toc339574964"/>
      <w:r w:rsidRPr="00BE3AC8">
        <w:rPr>
          <w:lang w:val="en-US"/>
        </w:rPr>
        <w:t>How to restore archived revisions</w:t>
      </w:r>
      <w:bookmarkEnd w:id="747"/>
    </w:p>
    <w:p w14:paraId="2C1E9B3D" w14:textId="77777777" w:rsidR="008E313B" w:rsidRPr="00BE3AC8" w:rsidRDefault="00B521C2" w:rsidP="008E313B">
      <w:r w:rsidRPr="00BE3AC8">
        <w:t>It is possible to save archived revisions back into the database, so that the archives can be safely deleted</w:t>
      </w:r>
      <w:r w:rsidR="00F920BD" w:rsidRPr="00BE3AC8">
        <w:t>. F</w:t>
      </w:r>
      <w:r w:rsidRPr="00BE3AC8">
        <w:t>rom that moment on the database</w:t>
      </w:r>
      <w:r w:rsidR="00663353" w:rsidRPr="00BE3AC8">
        <w:t xml:space="preserve"> will be used to get the data. E</w:t>
      </w:r>
      <w:r w:rsidRPr="00BE3AC8">
        <w:t>xample:</w:t>
      </w:r>
    </w:p>
    <w:p w14:paraId="2D364B81" w14:textId="77777777" w:rsidR="00B521C2" w:rsidRPr="00BE3AC8" w:rsidRDefault="00B521C2" w:rsidP="00B521C2">
      <w:pPr>
        <w:pStyle w:val="code"/>
        <w:rPr>
          <w:lang w:val="en-US"/>
        </w:rPr>
      </w:pPr>
      <w:r w:rsidRPr="00BE3AC8">
        <w:rPr>
          <w:lang w:val="en-US"/>
        </w:rPr>
        <w:t xml:space="preserve">cm </w:t>
      </w:r>
      <w:proofErr w:type="gramStart"/>
      <w:r w:rsidRPr="00BE3AC8">
        <w:rPr>
          <w:lang w:val="en-US"/>
        </w:rPr>
        <w:t>archive  C</w:t>
      </w:r>
      <w:proofErr w:type="gramEnd"/>
      <w:r w:rsidRPr="00BE3AC8">
        <w:rPr>
          <w:lang w:val="en-US"/>
        </w:rPr>
        <w:t>:\mybigfile.tar#br:/main#0 –-restore</w:t>
      </w:r>
    </w:p>
    <w:p w14:paraId="16FB4D43" w14:textId="77777777" w:rsidR="00E61597" w:rsidRPr="00BE3AC8" w:rsidRDefault="00F920BD" w:rsidP="00B521C2">
      <w:r w:rsidRPr="00BE3AC8">
        <w:t xml:space="preserve">This command will </w:t>
      </w:r>
      <w:r w:rsidR="00E61597" w:rsidRPr="00BE3AC8">
        <w:t>restore the revision 0 of the main branch of the file mybigfile.tar into the database, and the archive</w:t>
      </w:r>
      <w:r w:rsidRPr="00BE3AC8">
        <w:t>s of that revision</w:t>
      </w:r>
      <w:r w:rsidR="00E61597" w:rsidRPr="00BE3AC8">
        <w:t xml:space="preserve"> w</w:t>
      </w:r>
      <w:r w:rsidRPr="00BE3AC8">
        <w:t>ill</w:t>
      </w:r>
      <w:r w:rsidR="00E61597" w:rsidRPr="00BE3AC8">
        <w:t xml:space="preserve"> not be used</w:t>
      </w:r>
      <w:r w:rsidRPr="00BE3AC8">
        <w:t xml:space="preserve"> longer</w:t>
      </w:r>
      <w:r w:rsidR="00E61597" w:rsidRPr="00BE3AC8">
        <w:t>.</w:t>
      </w:r>
    </w:p>
    <w:p w14:paraId="41CFBC10" w14:textId="77777777" w:rsidR="00B521C2" w:rsidRPr="00BE3AC8" w:rsidRDefault="00B521C2" w:rsidP="00B521C2">
      <w:r w:rsidRPr="00BE3AC8">
        <w:t xml:space="preserve">The external storage location must be available at the moment of the revision restoration, and an </w:t>
      </w:r>
      <w:proofErr w:type="spellStart"/>
      <w:r w:rsidRPr="00BE3AC8">
        <w:rPr>
          <w:b/>
        </w:rPr>
        <w:t>externaldata.conf</w:t>
      </w:r>
      <w:proofErr w:type="spellEnd"/>
      <w:r w:rsidRPr="00BE3AC8">
        <w:t xml:space="preserve"> must be available.</w:t>
      </w:r>
    </w:p>
    <w:p w14:paraId="596E788B" w14:textId="77777777" w:rsidR="00B521C2" w:rsidRPr="00BE3AC8" w:rsidRDefault="00E61597" w:rsidP="008E313B">
      <w:r w:rsidRPr="00BE3AC8">
        <w:t>To get more information of this command, type on a command line:</w:t>
      </w:r>
    </w:p>
    <w:p w14:paraId="7E135850" w14:textId="77777777" w:rsidR="00E61597" w:rsidRPr="00BE3AC8" w:rsidRDefault="00E61597" w:rsidP="00E61597">
      <w:pPr>
        <w:pStyle w:val="code"/>
        <w:rPr>
          <w:lang w:val="en-US"/>
        </w:rPr>
      </w:pPr>
      <w:r w:rsidRPr="00BE3AC8">
        <w:rPr>
          <w:lang w:val="en-US"/>
        </w:rPr>
        <w:t>cm help archive</w:t>
      </w:r>
    </w:p>
    <w:sectPr w:rsidR="00E61597" w:rsidRPr="00BE3AC8" w:rsidSect="00120216">
      <w:footerReference w:type="default" r:id="rId65"/>
      <w:pgSz w:w="11906" w:h="16838" w:code="9"/>
      <w:pgMar w:top="1417" w:right="1701" w:bottom="1417" w:left="1701" w:header="180" w:footer="709" w:gutter="284"/>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D0E04" w14:textId="77777777" w:rsidR="00154B91" w:rsidRDefault="00154B91" w:rsidP="00160EBF">
      <w:pPr>
        <w:spacing w:after="0"/>
      </w:pPr>
      <w:r>
        <w:separator/>
      </w:r>
    </w:p>
  </w:endnote>
  <w:endnote w:type="continuationSeparator" w:id="0">
    <w:p w14:paraId="5F7B01A1" w14:textId="77777777" w:rsidR="00154B91" w:rsidRDefault="00154B91" w:rsidP="00160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6FF2F04" w14:textId="77777777" w:rsidR="00B86AA1" w:rsidRDefault="00B86AA1" w:rsidP="00873A43">
    <w:pPr>
      <w:pStyle w:val="Piedepgina"/>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0869AAB" w14:textId="77777777" w:rsidR="00B86AA1" w:rsidRDefault="00B86AA1" w:rsidP="00850AE1">
    <w:pPr>
      <w:pStyle w:val="Piedepgina"/>
    </w:pPr>
    <w:r>
      <w:tab/>
    </w:r>
    <w:r>
      <w:fldChar w:fldCharType="begin"/>
    </w:r>
    <w:r>
      <w:instrText xml:space="preserve"> PAGE </w:instrText>
    </w:r>
    <w:r>
      <w:fldChar w:fldCharType="separate"/>
    </w:r>
    <w:r w:rsidR="00911C1E">
      <w:rPr>
        <w:noProof/>
      </w:rPr>
      <w:t>1</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3DDDDC" w14:textId="77777777" w:rsidR="00154B91" w:rsidRDefault="00154B91" w:rsidP="00160EBF">
      <w:pPr>
        <w:spacing w:after="0"/>
      </w:pPr>
      <w:r>
        <w:separator/>
      </w:r>
    </w:p>
  </w:footnote>
  <w:footnote w:type="continuationSeparator" w:id="0">
    <w:p w14:paraId="0D295831" w14:textId="77777777" w:rsidR="00154B91" w:rsidRDefault="00154B91" w:rsidP="00160EB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F241A1E" w14:textId="406930B5" w:rsidR="00B86AA1" w:rsidRDefault="00B86AA1" w:rsidP="00850AE1">
    <w:pPr>
      <w:pStyle w:val="Encabezado"/>
    </w:pPr>
    <w:r>
      <w:rPr>
        <w:noProof/>
        <w:lang w:val="es-ES"/>
      </w:rPr>
      <w:drawing>
        <wp:anchor distT="0" distB="0" distL="114300" distR="114300" simplePos="0" relativeHeight="251657216" behindDoc="1" locked="0" layoutInCell="0" allowOverlap="1" wp14:anchorId="04D3A010" wp14:editId="0B9DD10A">
          <wp:simplePos x="0" y="0"/>
          <wp:positionH relativeFrom="margin">
            <wp:align>center</wp:align>
          </wp:positionH>
          <wp:positionV relativeFrom="margin">
            <wp:align>center</wp:align>
          </wp:positionV>
          <wp:extent cx="5667375" cy="485775"/>
          <wp:effectExtent l="0" t="0" r="9525" b="9525"/>
          <wp:wrapNone/>
          <wp:docPr id="3" name="Picture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7375" cy="485775"/>
                  </a:xfrm>
                  <a:prstGeom prst="rect">
                    <a:avLst/>
                  </a:prstGeom>
                  <a:noFill/>
                </pic:spPr>
              </pic:pic>
            </a:graphicData>
          </a:graphic>
          <wp14:sizeRelH relativeFrom="page">
            <wp14:pctWidth>0</wp14:pctWidth>
          </wp14:sizeRelH>
          <wp14:sizeRelV relativeFrom="page">
            <wp14:pctHeight>0</wp14:pctHeight>
          </wp14:sizeRelV>
        </wp:anchor>
      </w:drawing>
    </w:r>
    <w:r w:rsidR="00911C1E">
      <w:rPr>
        <w:noProof/>
      </w:rPr>
      <w:pict w14:anchorId="45B03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1724.25pt;height:148.5pt;z-index:-251658240;mso-position-horizontal:center;mso-position-horizontal-relative:margin;mso-position-vertical:center;mso-position-vertical-relative:margin" o:allowincell="f">
          <v:imagedata r:id="rId2" o:title="header"/>
          <w10:wrap anchorx="margin" anchory="margin"/>
        </v:shape>
      </w:pict>
    </w:r>
  </w:p>
  <w:p w14:paraId="470AC5DE" w14:textId="77777777" w:rsidR="00B86AA1" w:rsidRDefault="00B86AA1" w:rsidP="00850AE1"/>
  <w:p w14:paraId="0355AEBE" w14:textId="77777777" w:rsidR="00B86AA1" w:rsidRDefault="00B86AA1" w:rsidP="00850AE1"/>
  <w:p w14:paraId="091D6161" w14:textId="77777777" w:rsidR="00B86AA1" w:rsidRDefault="00B86AA1" w:rsidP="00850AE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F78DD96"/>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3"/>
    <w:multiLevelType w:val="singleLevel"/>
    <w:tmpl w:val="8780B92E"/>
    <w:lvl w:ilvl="0">
      <w:start w:val="1"/>
      <w:numFmt w:val="bullet"/>
      <w:pStyle w:val="Listaconvietas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aconvietas"/>
      <w:lvlText w:val=""/>
      <w:lvlJc w:val="left"/>
      <w:pPr>
        <w:tabs>
          <w:tab w:val="num" w:pos="360"/>
        </w:tabs>
        <w:ind w:left="360" w:hanging="360"/>
      </w:pPr>
      <w:rPr>
        <w:rFonts w:ascii="Symbol" w:hAnsi="Symbol" w:hint="default"/>
      </w:rPr>
    </w:lvl>
  </w:abstractNum>
  <w:abstractNum w:abstractNumId="3">
    <w:nsid w:val="00685321"/>
    <w:multiLevelType w:val="hybridMultilevel"/>
    <w:tmpl w:val="E06A016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1525EB3"/>
    <w:multiLevelType w:val="hybridMultilevel"/>
    <w:tmpl w:val="693CAEDA"/>
    <w:lvl w:ilvl="0" w:tplc="C22211F8">
      <w:start w:val="1"/>
      <w:numFmt w:val="bullet"/>
      <w:pStyle w:val="puntosdelalista"/>
      <w:lvlText w:val=""/>
      <w:lvlJc w:val="left"/>
      <w:pPr>
        <w:tabs>
          <w:tab w:val="num" w:pos="256"/>
        </w:tabs>
        <w:ind w:left="245" w:hanging="170"/>
      </w:pPr>
      <w:rPr>
        <w:rFonts w:ascii="Symbol" w:hAnsi="Symbol" w:hint="default"/>
      </w:rPr>
    </w:lvl>
    <w:lvl w:ilvl="1" w:tplc="0C0A0003" w:tentative="1">
      <w:start w:val="1"/>
      <w:numFmt w:val="bullet"/>
      <w:lvlText w:val="o"/>
      <w:lvlJc w:val="left"/>
      <w:pPr>
        <w:tabs>
          <w:tab w:val="num" w:pos="1515"/>
        </w:tabs>
        <w:ind w:left="1515" w:hanging="360"/>
      </w:pPr>
      <w:rPr>
        <w:rFonts w:ascii="Courier New" w:hAnsi="Courier New" w:cs="Courier New" w:hint="default"/>
      </w:rPr>
    </w:lvl>
    <w:lvl w:ilvl="2" w:tplc="0C0A0005" w:tentative="1">
      <w:start w:val="1"/>
      <w:numFmt w:val="bullet"/>
      <w:lvlText w:val=""/>
      <w:lvlJc w:val="left"/>
      <w:pPr>
        <w:tabs>
          <w:tab w:val="num" w:pos="2235"/>
        </w:tabs>
        <w:ind w:left="2235" w:hanging="360"/>
      </w:pPr>
      <w:rPr>
        <w:rFonts w:ascii="Wingdings" w:hAnsi="Wingdings" w:hint="default"/>
      </w:rPr>
    </w:lvl>
    <w:lvl w:ilvl="3" w:tplc="0C0A0001" w:tentative="1">
      <w:start w:val="1"/>
      <w:numFmt w:val="bullet"/>
      <w:lvlText w:val=""/>
      <w:lvlJc w:val="left"/>
      <w:pPr>
        <w:tabs>
          <w:tab w:val="num" w:pos="2955"/>
        </w:tabs>
        <w:ind w:left="2955" w:hanging="360"/>
      </w:pPr>
      <w:rPr>
        <w:rFonts w:ascii="Symbol" w:hAnsi="Symbol" w:hint="default"/>
      </w:rPr>
    </w:lvl>
    <w:lvl w:ilvl="4" w:tplc="0C0A0003" w:tentative="1">
      <w:start w:val="1"/>
      <w:numFmt w:val="bullet"/>
      <w:lvlText w:val="o"/>
      <w:lvlJc w:val="left"/>
      <w:pPr>
        <w:tabs>
          <w:tab w:val="num" w:pos="3675"/>
        </w:tabs>
        <w:ind w:left="3675" w:hanging="360"/>
      </w:pPr>
      <w:rPr>
        <w:rFonts w:ascii="Courier New" w:hAnsi="Courier New" w:cs="Courier New" w:hint="default"/>
      </w:rPr>
    </w:lvl>
    <w:lvl w:ilvl="5" w:tplc="0C0A0005" w:tentative="1">
      <w:start w:val="1"/>
      <w:numFmt w:val="bullet"/>
      <w:lvlText w:val=""/>
      <w:lvlJc w:val="left"/>
      <w:pPr>
        <w:tabs>
          <w:tab w:val="num" w:pos="4395"/>
        </w:tabs>
        <w:ind w:left="4395" w:hanging="360"/>
      </w:pPr>
      <w:rPr>
        <w:rFonts w:ascii="Wingdings" w:hAnsi="Wingdings" w:hint="default"/>
      </w:rPr>
    </w:lvl>
    <w:lvl w:ilvl="6" w:tplc="0C0A0001" w:tentative="1">
      <w:start w:val="1"/>
      <w:numFmt w:val="bullet"/>
      <w:lvlText w:val=""/>
      <w:lvlJc w:val="left"/>
      <w:pPr>
        <w:tabs>
          <w:tab w:val="num" w:pos="5115"/>
        </w:tabs>
        <w:ind w:left="5115" w:hanging="360"/>
      </w:pPr>
      <w:rPr>
        <w:rFonts w:ascii="Symbol" w:hAnsi="Symbol" w:hint="default"/>
      </w:rPr>
    </w:lvl>
    <w:lvl w:ilvl="7" w:tplc="0C0A0003" w:tentative="1">
      <w:start w:val="1"/>
      <w:numFmt w:val="bullet"/>
      <w:lvlText w:val="o"/>
      <w:lvlJc w:val="left"/>
      <w:pPr>
        <w:tabs>
          <w:tab w:val="num" w:pos="5835"/>
        </w:tabs>
        <w:ind w:left="5835" w:hanging="360"/>
      </w:pPr>
      <w:rPr>
        <w:rFonts w:ascii="Courier New" w:hAnsi="Courier New" w:cs="Courier New" w:hint="default"/>
      </w:rPr>
    </w:lvl>
    <w:lvl w:ilvl="8" w:tplc="0C0A0005" w:tentative="1">
      <w:start w:val="1"/>
      <w:numFmt w:val="bullet"/>
      <w:lvlText w:val=""/>
      <w:lvlJc w:val="left"/>
      <w:pPr>
        <w:tabs>
          <w:tab w:val="num" w:pos="6555"/>
        </w:tabs>
        <w:ind w:left="6555" w:hanging="360"/>
      </w:pPr>
      <w:rPr>
        <w:rFonts w:ascii="Wingdings" w:hAnsi="Wingdings" w:hint="default"/>
      </w:rPr>
    </w:lvl>
  </w:abstractNum>
  <w:abstractNum w:abstractNumId="5">
    <w:nsid w:val="034F1FAC"/>
    <w:multiLevelType w:val="hybridMultilevel"/>
    <w:tmpl w:val="9222A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662040C"/>
    <w:multiLevelType w:val="multilevel"/>
    <w:tmpl w:val="D016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2C355F"/>
    <w:multiLevelType w:val="hybridMultilevel"/>
    <w:tmpl w:val="64A2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F490B12"/>
    <w:multiLevelType w:val="hybridMultilevel"/>
    <w:tmpl w:val="B2CE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5A3566"/>
    <w:multiLevelType w:val="hybridMultilevel"/>
    <w:tmpl w:val="8C007CF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1C2D2102"/>
    <w:multiLevelType w:val="hybridMultilevel"/>
    <w:tmpl w:val="056EAD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23D55CA8"/>
    <w:multiLevelType w:val="hybridMultilevel"/>
    <w:tmpl w:val="EBBE5E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297D608C"/>
    <w:multiLevelType w:val="hybridMultilevel"/>
    <w:tmpl w:val="64686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DDF0756"/>
    <w:multiLevelType w:val="hybridMultilevel"/>
    <w:tmpl w:val="2F2C043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75C04EE"/>
    <w:multiLevelType w:val="hybridMultilevel"/>
    <w:tmpl w:val="96466B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3926262F"/>
    <w:multiLevelType w:val="hybridMultilevel"/>
    <w:tmpl w:val="1382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FD62DB"/>
    <w:multiLevelType w:val="hybridMultilevel"/>
    <w:tmpl w:val="7C3449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8667F9"/>
    <w:multiLevelType w:val="hybridMultilevel"/>
    <w:tmpl w:val="356A8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384647C"/>
    <w:multiLevelType w:val="hybridMultilevel"/>
    <w:tmpl w:val="4802F5D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4995836"/>
    <w:multiLevelType w:val="hybridMultilevel"/>
    <w:tmpl w:val="AB58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DF6C2E"/>
    <w:multiLevelType w:val="hybridMultilevel"/>
    <w:tmpl w:val="CDC0F3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487A3489"/>
    <w:multiLevelType w:val="hybridMultilevel"/>
    <w:tmpl w:val="72E64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094D39"/>
    <w:multiLevelType w:val="hybridMultilevel"/>
    <w:tmpl w:val="8B56F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62D01E28"/>
    <w:multiLevelType w:val="hybridMultilevel"/>
    <w:tmpl w:val="565CA204"/>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5">
    <w:nsid w:val="63C26805"/>
    <w:multiLevelType w:val="hybridMultilevel"/>
    <w:tmpl w:val="A66C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3433D"/>
    <w:multiLevelType w:val="hybridMultilevel"/>
    <w:tmpl w:val="8C4CCF4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71AA5762"/>
    <w:multiLevelType w:val="hybridMultilevel"/>
    <w:tmpl w:val="256021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2725045"/>
    <w:multiLevelType w:val="hybridMultilevel"/>
    <w:tmpl w:val="6232AF52"/>
    <w:lvl w:ilvl="0" w:tplc="0C0A0001">
      <w:start w:val="1"/>
      <w:numFmt w:val="bullet"/>
      <w:lvlText w:val=""/>
      <w:lvlJc w:val="left"/>
      <w:pPr>
        <w:ind w:left="6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4EA152C"/>
    <w:multiLevelType w:val="hybridMultilevel"/>
    <w:tmpl w:val="E06C203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752728C7"/>
    <w:multiLevelType w:val="hybridMultilevel"/>
    <w:tmpl w:val="1E94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A82204"/>
    <w:multiLevelType w:val="hybridMultilevel"/>
    <w:tmpl w:val="74A8E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E06706A"/>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32"/>
  </w:num>
  <w:num w:numId="2">
    <w:abstractNumId w:val="2"/>
  </w:num>
  <w:num w:numId="3">
    <w:abstractNumId w:val="1"/>
  </w:num>
  <w:num w:numId="4">
    <w:abstractNumId w:val="0"/>
  </w:num>
  <w:num w:numId="5">
    <w:abstractNumId w:val="12"/>
  </w:num>
  <w:num w:numId="6">
    <w:abstractNumId w:val="31"/>
  </w:num>
  <w:num w:numId="7">
    <w:abstractNumId w:val="7"/>
  </w:num>
  <w:num w:numId="8">
    <w:abstractNumId w:val="27"/>
  </w:num>
  <w:num w:numId="9">
    <w:abstractNumId w:val="5"/>
  </w:num>
  <w:num w:numId="10">
    <w:abstractNumId w:val="22"/>
  </w:num>
  <w:num w:numId="11">
    <w:abstractNumId w:val="13"/>
  </w:num>
  <w:num w:numId="12">
    <w:abstractNumId w:val="28"/>
  </w:num>
  <w:num w:numId="13">
    <w:abstractNumId w:val="18"/>
  </w:num>
  <w:num w:numId="14">
    <w:abstractNumId w:val="17"/>
  </w:num>
  <w:num w:numId="15">
    <w:abstractNumId w:val="3"/>
  </w:num>
  <w:num w:numId="16">
    <w:abstractNumId w:val="26"/>
  </w:num>
  <w:num w:numId="17">
    <w:abstractNumId w:val="29"/>
  </w:num>
  <w:num w:numId="18">
    <w:abstractNumId w:val="9"/>
  </w:num>
  <w:num w:numId="19">
    <w:abstractNumId w:val="15"/>
  </w:num>
  <w:num w:numId="20">
    <w:abstractNumId w:val="4"/>
  </w:num>
  <w:num w:numId="21">
    <w:abstractNumId w:val="11"/>
  </w:num>
  <w:num w:numId="2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4"/>
  </w:num>
  <w:num w:numId="25">
    <w:abstractNumId w:val="21"/>
  </w:num>
  <w:num w:numId="26">
    <w:abstractNumId w:val="23"/>
  </w:num>
  <w:num w:numId="27">
    <w:abstractNumId w:val="32"/>
  </w:num>
  <w:num w:numId="28">
    <w:abstractNumId w:val="19"/>
  </w:num>
  <w:num w:numId="29">
    <w:abstractNumId w:val="32"/>
  </w:num>
  <w:num w:numId="30">
    <w:abstractNumId w:val="32"/>
  </w:num>
  <w:num w:numId="31">
    <w:abstractNumId w:val="6"/>
  </w:num>
  <w:num w:numId="32">
    <w:abstractNumId w:val="16"/>
  </w:num>
  <w:num w:numId="33">
    <w:abstractNumId w:val="25"/>
  </w:num>
  <w:num w:numId="34">
    <w:abstractNumId w:val="8"/>
  </w:num>
  <w:num w:numId="35">
    <w:abstractNumId w:val="30"/>
  </w:num>
  <w:num w:numId="36">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0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755"/>
    <w:rsid w:val="00000261"/>
    <w:rsid w:val="00001095"/>
    <w:rsid w:val="00001D07"/>
    <w:rsid w:val="00002717"/>
    <w:rsid w:val="000051C4"/>
    <w:rsid w:val="0000528D"/>
    <w:rsid w:val="00007519"/>
    <w:rsid w:val="000163A4"/>
    <w:rsid w:val="00016913"/>
    <w:rsid w:val="00020E61"/>
    <w:rsid w:val="00021FAD"/>
    <w:rsid w:val="00022079"/>
    <w:rsid w:val="00023BA0"/>
    <w:rsid w:val="0003006D"/>
    <w:rsid w:val="00030924"/>
    <w:rsid w:val="00030EC0"/>
    <w:rsid w:val="000349C1"/>
    <w:rsid w:val="00034E06"/>
    <w:rsid w:val="00036803"/>
    <w:rsid w:val="0003798F"/>
    <w:rsid w:val="00037A04"/>
    <w:rsid w:val="00045CD2"/>
    <w:rsid w:val="000460FD"/>
    <w:rsid w:val="00046F51"/>
    <w:rsid w:val="00053D3B"/>
    <w:rsid w:val="000551B5"/>
    <w:rsid w:val="00056677"/>
    <w:rsid w:val="00057F48"/>
    <w:rsid w:val="000631B8"/>
    <w:rsid w:val="000631D6"/>
    <w:rsid w:val="00063549"/>
    <w:rsid w:val="000639CD"/>
    <w:rsid w:val="00064401"/>
    <w:rsid w:val="000662A9"/>
    <w:rsid w:val="00070D6D"/>
    <w:rsid w:val="00072A6F"/>
    <w:rsid w:val="0007469E"/>
    <w:rsid w:val="00077201"/>
    <w:rsid w:val="000807D2"/>
    <w:rsid w:val="00080D87"/>
    <w:rsid w:val="0008294E"/>
    <w:rsid w:val="000847DC"/>
    <w:rsid w:val="0008692A"/>
    <w:rsid w:val="00086FA6"/>
    <w:rsid w:val="00090A4C"/>
    <w:rsid w:val="00096130"/>
    <w:rsid w:val="000970D6"/>
    <w:rsid w:val="0009773C"/>
    <w:rsid w:val="000A0BD5"/>
    <w:rsid w:val="000A6502"/>
    <w:rsid w:val="000B0464"/>
    <w:rsid w:val="000B5A58"/>
    <w:rsid w:val="000B6F2D"/>
    <w:rsid w:val="000C0C4B"/>
    <w:rsid w:val="000C0DD7"/>
    <w:rsid w:val="000C477F"/>
    <w:rsid w:val="000C5838"/>
    <w:rsid w:val="000D0FE6"/>
    <w:rsid w:val="000D2483"/>
    <w:rsid w:val="000D2AAC"/>
    <w:rsid w:val="000D4AF7"/>
    <w:rsid w:val="000D4B72"/>
    <w:rsid w:val="000D508B"/>
    <w:rsid w:val="000D5EAD"/>
    <w:rsid w:val="000E066D"/>
    <w:rsid w:val="000E08DF"/>
    <w:rsid w:val="000E19E2"/>
    <w:rsid w:val="000E26B6"/>
    <w:rsid w:val="000E3777"/>
    <w:rsid w:val="000E3A95"/>
    <w:rsid w:val="000E69FA"/>
    <w:rsid w:val="000F1339"/>
    <w:rsid w:val="000F38D2"/>
    <w:rsid w:val="000F586F"/>
    <w:rsid w:val="001020A3"/>
    <w:rsid w:val="00102C8A"/>
    <w:rsid w:val="001121F0"/>
    <w:rsid w:val="0011529D"/>
    <w:rsid w:val="00115E58"/>
    <w:rsid w:val="00117169"/>
    <w:rsid w:val="00117304"/>
    <w:rsid w:val="00120216"/>
    <w:rsid w:val="001207A0"/>
    <w:rsid w:val="00120AF8"/>
    <w:rsid w:val="0012127E"/>
    <w:rsid w:val="0012188A"/>
    <w:rsid w:val="00121917"/>
    <w:rsid w:val="001246C9"/>
    <w:rsid w:val="001252DA"/>
    <w:rsid w:val="0012794F"/>
    <w:rsid w:val="00127A5E"/>
    <w:rsid w:val="001308D2"/>
    <w:rsid w:val="0013201A"/>
    <w:rsid w:val="001346B3"/>
    <w:rsid w:val="00134A84"/>
    <w:rsid w:val="00135245"/>
    <w:rsid w:val="0013675D"/>
    <w:rsid w:val="001416ED"/>
    <w:rsid w:val="00146E0C"/>
    <w:rsid w:val="00147729"/>
    <w:rsid w:val="0015102B"/>
    <w:rsid w:val="00154A85"/>
    <w:rsid w:val="00154B91"/>
    <w:rsid w:val="0015664A"/>
    <w:rsid w:val="00160EBF"/>
    <w:rsid w:val="001649EE"/>
    <w:rsid w:val="001661D2"/>
    <w:rsid w:val="0016631D"/>
    <w:rsid w:val="001665B2"/>
    <w:rsid w:val="00167E4E"/>
    <w:rsid w:val="001714DA"/>
    <w:rsid w:val="00171723"/>
    <w:rsid w:val="00172458"/>
    <w:rsid w:val="00173E5A"/>
    <w:rsid w:val="00174E6F"/>
    <w:rsid w:val="001828F5"/>
    <w:rsid w:val="00182968"/>
    <w:rsid w:val="00182E80"/>
    <w:rsid w:val="0018382C"/>
    <w:rsid w:val="001904DB"/>
    <w:rsid w:val="00192904"/>
    <w:rsid w:val="00195D07"/>
    <w:rsid w:val="001966AA"/>
    <w:rsid w:val="001A110A"/>
    <w:rsid w:val="001A2460"/>
    <w:rsid w:val="001B05CA"/>
    <w:rsid w:val="001B10D9"/>
    <w:rsid w:val="001B11CE"/>
    <w:rsid w:val="001C0E34"/>
    <w:rsid w:val="001C21C3"/>
    <w:rsid w:val="001C4471"/>
    <w:rsid w:val="001C660A"/>
    <w:rsid w:val="001C6918"/>
    <w:rsid w:val="001C6C95"/>
    <w:rsid w:val="001C6E4D"/>
    <w:rsid w:val="001C6F43"/>
    <w:rsid w:val="001D00D5"/>
    <w:rsid w:val="001D02AE"/>
    <w:rsid w:val="001D09F8"/>
    <w:rsid w:val="001D0CB7"/>
    <w:rsid w:val="001D21E6"/>
    <w:rsid w:val="001D5880"/>
    <w:rsid w:val="001D5F06"/>
    <w:rsid w:val="001E04C1"/>
    <w:rsid w:val="001E3815"/>
    <w:rsid w:val="001E56D0"/>
    <w:rsid w:val="001E690F"/>
    <w:rsid w:val="001F01B7"/>
    <w:rsid w:val="001F0794"/>
    <w:rsid w:val="001F210F"/>
    <w:rsid w:val="001F243F"/>
    <w:rsid w:val="001F3A5E"/>
    <w:rsid w:val="001F480E"/>
    <w:rsid w:val="001F7AB7"/>
    <w:rsid w:val="002001D1"/>
    <w:rsid w:val="0020284C"/>
    <w:rsid w:val="002101E1"/>
    <w:rsid w:val="002115AB"/>
    <w:rsid w:val="0021491D"/>
    <w:rsid w:val="002176BD"/>
    <w:rsid w:val="00217A15"/>
    <w:rsid w:val="00220358"/>
    <w:rsid w:val="00221A56"/>
    <w:rsid w:val="00224017"/>
    <w:rsid w:val="00224F6D"/>
    <w:rsid w:val="0023378A"/>
    <w:rsid w:val="00235164"/>
    <w:rsid w:val="002407F6"/>
    <w:rsid w:val="002435ED"/>
    <w:rsid w:val="002463F6"/>
    <w:rsid w:val="00247517"/>
    <w:rsid w:val="00250466"/>
    <w:rsid w:val="00250E9A"/>
    <w:rsid w:val="002517F7"/>
    <w:rsid w:val="00253319"/>
    <w:rsid w:val="00253613"/>
    <w:rsid w:val="00254C03"/>
    <w:rsid w:val="00257511"/>
    <w:rsid w:val="0026286A"/>
    <w:rsid w:val="00262B64"/>
    <w:rsid w:val="002635BE"/>
    <w:rsid w:val="002636CA"/>
    <w:rsid w:val="00266884"/>
    <w:rsid w:val="0027155B"/>
    <w:rsid w:val="002729A8"/>
    <w:rsid w:val="00272BFA"/>
    <w:rsid w:val="0027345E"/>
    <w:rsid w:val="00273609"/>
    <w:rsid w:val="00274AEF"/>
    <w:rsid w:val="00275AAE"/>
    <w:rsid w:val="002812F3"/>
    <w:rsid w:val="002831A4"/>
    <w:rsid w:val="0028327D"/>
    <w:rsid w:val="00284F28"/>
    <w:rsid w:val="00285B69"/>
    <w:rsid w:val="00285F5F"/>
    <w:rsid w:val="00287035"/>
    <w:rsid w:val="00291603"/>
    <w:rsid w:val="0029314A"/>
    <w:rsid w:val="00293EAD"/>
    <w:rsid w:val="002953E9"/>
    <w:rsid w:val="00295A44"/>
    <w:rsid w:val="00296BD1"/>
    <w:rsid w:val="00297BBA"/>
    <w:rsid w:val="002A47B7"/>
    <w:rsid w:val="002A4904"/>
    <w:rsid w:val="002A4C29"/>
    <w:rsid w:val="002B2023"/>
    <w:rsid w:val="002B24CB"/>
    <w:rsid w:val="002B3806"/>
    <w:rsid w:val="002B506F"/>
    <w:rsid w:val="002B5ABF"/>
    <w:rsid w:val="002B6A28"/>
    <w:rsid w:val="002B7998"/>
    <w:rsid w:val="002C1ABE"/>
    <w:rsid w:val="002C1FEA"/>
    <w:rsid w:val="002C2638"/>
    <w:rsid w:val="002C45B0"/>
    <w:rsid w:val="002C4CE6"/>
    <w:rsid w:val="002C4D29"/>
    <w:rsid w:val="002C7E6E"/>
    <w:rsid w:val="002D5363"/>
    <w:rsid w:val="002D5500"/>
    <w:rsid w:val="002E031D"/>
    <w:rsid w:val="002E272F"/>
    <w:rsid w:val="002E3A17"/>
    <w:rsid w:val="002E45C4"/>
    <w:rsid w:val="002E4F3C"/>
    <w:rsid w:val="002F0A6F"/>
    <w:rsid w:val="002F13AB"/>
    <w:rsid w:val="002F2639"/>
    <w:rsid w:val="002F338E"/>
    <w:rsid w:val="002F373D"/>
    <w:rsid w:val="002F39C2"/>
    <w:rsid w:val="002F410E"/>
    <w:rsid w:val="002F4B5F"/>
    <w:rsid w:val="00300CBA"/>
    <w:rsid w:val="0030178C"/>
    <w:rsid w:val="00302952"/>
    <w:rsid w:val="00303065"/>
    <w:rsid w:val="00304F7E"/>
    <w:rsid w:val="00306308"/>
    <w:rsid w:val="0030733A"/>
    <w:rsid w:val="00307592"/>
    <w:rsid w:val="003075D5"/>
    <w:rsid w:val="0031104B"/>
    <w:rsid w:val="00312382"/>
    <w:rsid w:val="003125D7"/>
    <w:rsid w:val="003125E2"/>
    <w:rsid w:val="00314877"/>
    <w:rsid w:val="003153EF"/>
    <w:rsid w:val="00316D6D"/>
    <w:rsid w:val="00316FE1"/>
    <w:rsid w:val="00320745"/>
    <w:rsid w:val="00324555"/>
    <w:rsid w:val="003309FA"/>
    <w:rsid w:val="00331793"/>
    <w:rsid w:val="00334CA5"/>
    <w:rsid w:val="0033764B"/>
    <w:rsid w:val="00337705"/>
    <w:rsid w:val="00340F2B"/>
    <w:rsid w:val="00342293"/>
    <w:rsid w:val="0034591F"/>
    <w:rsid w:val="00345B03"/>
    <w:rsid w:val="00347D39"/>
    <w:rsid w:val="00352550"/>
    <w:rsid w:val="00357D72"/>
    <w:rsid w:val="0036124D"/>
    <w:rsid w:val="00361B5C"/>
    <w:rsid w:val="00364486"/>
    <w:rsid w:val="00370EA9"/>
    <w:rsid w:val="00380334"/>
    <w:rsid w:val="003826C9"/>
    <w:rsid w:val="003826E8"/>
    <w:rsid w:val="003840B2"/>
    <w:rsid w:val="003852F7"/>
    <w:rsid w:val="003860C1"/>
    <w:rsid w:val="00387378"/>
    <w:rsid w:val="0038771C"/>
    <w:rsid w:val="00387A52"/>
    <w:rsid w:val="003909A2"/>
    <w:rsid w:val="00391CDC"/>
    <w:rsid w:val="00392573"/>
    <w:rsid w:val="003967B7"/>
    <w:rsid w:val="003A015C"/>
    <w:rsid w:val="003A1366"/>
    <w:rsid w:val="003A28F5"/>
    <w:rsid w:val="003A2CCC"/>
    <w:rsid w:val="003A3471"/>
    <w:rsid w:val="003A46A2"/>
    <w:rsid w:val="003A569B"/>
    <w:rsid w:val="003B1038"/>
    <w:rsid w:val="003B174C"/>
    <w:rsid w:val="003B51F4"/>
    <w:rsid w:val="003B5AF0"/>
    <w:rsid w:val="003C08EB"/>
    <w:rsid w:val="003C1452"/>
    <w:rsid w:val="003C1715"/>
    <w:rsid w:val="003C1BB5"/>
    <w:rsid w:val="003C1BC5"/>
    <w:rsid w:val="003C1CA0"/>
    <w:rsid w:val="003C7B2B"/>
    <w:rsid w:val="003D0124"/>
    <w:rsid w:val="003D175B"/>
    <w:rsid w:val="003D192B"/>
    <w:rsid w:val="003D2D39"/>
    <w:rsid w:val="003D3C96"/>
    <w:rsid w:val="003D450A"/>
    <w:rsid w:val="003D544B"/>
    <w:rsid w:val="003E0048"/>
    <w:rsid w:val="003E02B9"/>
    <w:rsid w:val="003E2519"/>
    <w:rsid w:val="003E2AF8"/>
    <w:rsid w:val="003E2E1D"/>
    <w:rsid w:val="003E37A6"/>
    <w:rsid w:val="003E3C74"/>
    <w:rsid w:val="003E4BE9"/>
    <w:rsid w:val="003E5BA3"/>
    <w:rsid w:val="003E606E"/>
    <w:rsid w:val="003F1FBE"/>
    <w:rsid w:val="003F3970"/>
    <w:rsid w:val="003F50FE"/>
    <w:rsid w:val="003F5F60"/>
    <w:rsid w:val="003F6CB0"/>
    <w:rsid w:val="003F7DF2"/>
    <w:rsid w:val="00400CB6"/>
    <w:rsid w:val="0040131A"/>
    <w:rsid w:val="004022D0"/>
    <w:rsid w:val="00403865"/>
    <w:rsid w:val="00405AEB"/>
    <w:rsid w:val="00406AF3"/>
    <w:rsid w:val="004100AD"/>
    <w:rsid w:val="00414023"/>
    <w:rsid w:val="00414CEE"/>
    <w:rsid w:val="00420CC0"/>
    <w:rsid w:val="00421165"/>
    <w:rsid w:val="0042381E"/>
    <w:rsid w:val="00424493"/>
    <w:rsid w:val="00430C5F"/>
    <w:rsid w:val="004350AB"/>
    <w:rsid w:val="004351CD"/>
    <w:rsid w:val="00436831"/>
    <w:rsid w:val="00443ED0"/>
    <w:rsid w:val="00446411"/>
    <w:rsid w:val="00452CC5"/>
    <w:rsid w:val="00453DEC"/>
    <w:rsid w:val="0045602A"/>
    <w:rsid w:val="0045657C"/>
    <w:rsid w:val="004568B5"/>
    <w:rsid w:val="00456A82"/>
    <w:rsid w:val="00456D45"/>
    <w:rsid w:val="00456DC2"/>
    <w:rsid w:val="004605E8"/>
    <w:rsid w:val="004640F2"/>
    <w:rsid w:val="00464CFC"/>
    <w:rsid w:val="00466D28"/>
    <w:rsid w:val="0046759D"/>
    <w:rsid w:val="00471B45"/>
    <w:rsid w:val="004737BF"/>
    <w:rsid w:val="0047459A"/>
    <w:rsid w:val="00475CA2"/>
    <w:rsid w:val="004772DC"/>
    <w:rsid w:val="00481F2D"/>
    <w:rsid w:val="00482085"/>
    <w:rsid w:val="00486F13"/>
    <w:rsid w:val="0049039F"/>
    <w:rsid w:val="0049231C"/>
    <w:rsid w:val="00492833"/>
    <w:rsid w:val="0049438F"/>
    <w:rsid w:val="00496C79"/>
    <w:rsid w:val="00496F50"/>
    <w:rsid w:val="004A45F3"/>
    <w:rsid w:val="004A5F38"/>
    <w:rsid w:val="004B1323"/>
    <w:rsid w:val="004B2A1B"/>
    <w:rsid w:val="004B2DE0"/>
    <w:rsid w:val="004B3BE6"/>
    <w:rsid w:val="004B4375"/>
    <w:rsid w:val="004B4A11"/>
    <w:rsid w:val="004B65EA"/>
    <w:rsid w:val="004B7CC5"/>
    <w:rsid w:val="004C04C0"/>
    <w:rsid w:val="004C0582"/>
    <w:rsid w:val="004C27A2"/>
    <w:rsid w:val="004C4864"/>
    <w:rsid w:val="004C741B"/>
    <w:rsid w:val="004D2976"/>
    <w:rsid w:val="004D32C9"/>
    <w:rsid w:val="004D6583"/>
    <w:rsid w:val="004D78C2"/>
    <w:rsid w:val="004E104E"/>
    <w:rsid w:val="004E5302"/>
    <w:rsid w:val="004E67CC"/>
    <w:rsid w:val="004E6F88"/>
    <w:rsid w:val="004E73B2"/>
    <w:rsid w:val="004F1527"/>
    <w:rsid w:val="004F1874"/>
    <w:rsid w:val="004F20BE"/>
    <w:rsid w:val="004F3529"/>
    <w:rsid w:val="004F703B"/>
    <w:rsid w:val="0050643D"/>
    <w:rsid w:val="00512AF1"/>
    <w:rsid w:val="00513980"/>
    <w:rsid w:val="0052202D"/>
    <w:rsid w:val="005309CC"/>
    <w:rsid w:val="00532FD1"/>
    <w:rsid w:val="00552B14"/>
    <w:rsid w:val="00554E49"/>
    <w:rsid w:val="00555235"/>
    <w:rsid w:val="0055560F"/>
    <w:rsid w:val="005556A7"/>
    <w:rsid w:val="00555A1C"/>
    <w:rsid w:val="00556D11"/>
    <w:rsid w:val="005576D3"/>
    <w:rsid w:val="005602A9"/>
    <w:rsid w:val="00573256"/>
    <w:rsid w:val="00574E89"/>
    <w:rsid w:val="00574FD2"/>
    <w:rsid w:val="00580B4E"/>
    <w:rsid w:val="00580E7D"/>
    <w:rsid w:val="00581B68"/>
    <w:rsid w:val="00584401"/>
    <w:rsid w:val="00586C82"/>
    <w:rsid w:val="00592587"/>
    <w:rsid w:val="005925DB"/>
    <w:rsid w:val="00594633"/>
    <w:rsid w:val="0059580D"/>
    <w:rsid w:val="00596872"/>
    <w:rsid w:val="005975B7"/>
    <w:rsid w:val="005A05D9"/>
    <w:rsid w:val="005A09EE"/>
    <w:rsid w:val="005A1698"/>
    <w:rsid w:val="005A4A56"/>
    <w:rsid w:val="005A5C5C"/>
    <w:rsid w:val="005A6AD8"/>
    <w:rsid w:val="005A6E2F"/>
    <w:rsid w:val="005B02D4"/>
    <w:rsid w:val="005B06BE"/>
    <w:rsid w:val="005B130F"/>
    <w:rsid w:val="005B195E"/>
    <w:rsid w:val="005B2113"/>
    <w:rsid w:val="005B365A"/>
    <w:rsid w:val="005B3F6F"/>
    <w:rsid w:val="005B3FD3"/>
    <w:rsid w:val="005B5C76"/>
    <w:rsid w:val="005B5D0B"/>
    <w:rsid w:val="005B5EA6"/>
    <w:rsid w:val="005C06CD"/>
    <w:rsid w:val="005C07A1"/>
    <w:rsid w:val="005C0F1E"/>
    <w:rsid w:val="005C38E5"/>
    <w:rsid w:val="005C586B"/>
    <w:rsid w:val="005C5B8B"/>
    <w:rsid w:val="005C6D06"/>
    <w:rsid w:val="005C7572"/>
    <w:rsid w:val="005C7CC5"/>
    <w:rsid w:val="005D13D2"/>
    <w:rsid w:val="005D13E2"/>
    <w:rsid w:val="005D2CA1"/>
    <w:rsid w:val="005D48F8"/>
    <w:rsid w:val="005D5A82"/>
    <w:rsid w:val="005D7A86"/>
    <w:rsid w:val="005D7C91"/>
    <w:rsid w:val="005E073E"/>
    <w:rsid w:val="005E102C"/>
    <w:rsid w:val="005E1B86"/>
    <w:rsid w:val="005E1E3C"/>
    <w:rsid w:val="005E2C84"/>
    <w:rsid w:val="005E66CB"/>
    <w:rsid w:val="005E6808"/>
    <w:rsid w:val="005E6D52"/>
    <w:rsid w:val="005F0D79"/>
    <w:rsid w:val="005F120D"/>
    <w:rsid w:val="005F3FAC"/>
    <w:rsid w:val="005F43D2"/>
    <w:rsid w:val="005F4B74"/>
    <w:rsid w:val="005F59ED"/>
    <w:rsid w:val="006021CD"/>
    <w:rsid w:val="00602AAA"/>
    <w:rsid w:val="00603076"/>
    <w:rsid w:val="00603F23"/>
    <w:rsid w:val="00604235"/>
    <w:rsid w:val="006079EC"/>
    <w:rsid w:val="006118EA"/>
    <w:rsid w:val="006123FA"/>
    <w:rsid w:val="006138C2"/>
    <w:rsid w:val="00616723"/>
    <w:rsid w:val="006171AA"/>
    <w:rsid w:val="00617C87"/>
    <w:rsid w:val="00620A4D"/>
    <w:rsid w:val="00621A30"/>
    <w:rsid w:val="006239D8"/>
    <w:rsid w:val="0062426C"/>
    <w:rsid w:val="00624E53"/>
    <w:rsid w:val="006252A9"/>
    <w:rsid w:val="00625AF0"/>
    <w:rsid w:val="006263CB"/>
    <w:rsid w:val="006307F6"/>
    <w:rsid w:val="00631096"/>
    <w:rsid w:val="006314D8"/>
    <w:rsid w:val="006329B4"/>
    <w:rsid w:val="0063336B"/>
    <w:rsid w:val="00633BEB"/>
    <w:rsid w:val="00636527"/>
    <w:rsid w:val="00637ECF"/>
    <w:rsid w:val="00640395"/>
    <w:rsid w:val="0064315D"/>
    <w:rsid w:val="00643CE4"/>
    <w:rsid w:val="00645E6F"/>
    <w:rsid w:val="00647D87"/>
    <w:rsid w:val="00651AD4"/>
    <w:rsid w:val="00651BEB"/>
    <w:rsid w:val="00655F40"/>
    <w:rsid w:val="00656DC4"/>
    <w:rsid w:val="0066065B"/>
    <w:rsid w:val="00660FF7"/>
    <w:rsid w:val="00661132"/>
    <w:rsid w:val="00663353"/>
    <w:rsid w:val="00663378"/>
    <w:rsid w:val="00663F94"/>
    <w:rsid w:val="0066580A"/>
    <w:rsid w:val="00667741"/>
    <w:rsid w:val="00673E28"/>
    <w:rsid w:val="00674B7E"/>
    <w:rsid w:val="006779FE"/>
    <w:rsid w:val="006828FA"/>
    <w:rsid w:val="00683666"/>
    <w:rsid w:val="00685391"/>
    <w:rsid w:val="00691470"/>
    <w:rsid w:val="00692410"/>
    <w:rsid w:val="006929EF"/>
    <w:rsid w:val="00695AB2"/>
    <w:rsid w:val="006963D4"/>
    <w:rsid w:val="006966EF"/>
    <w:rsid w:val="00697E0F"/>
    <w:rsid w:val="006A0422"/>
    <w:rsid w:val="006A2B75"/>
    <w:rsid w:val="006A589D"/>
    <w:rsid w:val="006A6D99"/>
    <w:rsid w:val="006A7C08"/>
    <w:rsid w:val="006A7F21"/>
    <w:rsid w:val="006B26B0"/>
    <w:rsid w:val="006B360C"/>
    <w:rsid w:val="006C0124"/>
    <w:rsid w:val="006C15EB"/>
    <w:rsid w:val="006C162E"/>
    <w:rsid w:val="006C211F"/>
    <w:rsid w:val="006C237A"/>
    <w:rsid w:val="006C37B2"/>
    <w:rsid w:val="006C3931"/>
    <w:rsid w:val="006C5A49"/>
    <w:rsid w:val="006D1AB2"/>
    <w:rsid w:val="006D30C7"/>
    <w:rsid w:val="006D3E72"/>
    <w:rsid w:val="006D4718"/>
    <w:rsid w:val="006D4912"/>
    <w:rsid w:val="006D4FB3"/>
    <w:rsid w:val="006D7E58"/>
    <w:rsid w:val="006E0171"/>
    <w:rsid w:val="006E1666"/>
    <w:rsid w:val="006E2350"/>
    <w:rsid w:val="006E3232"/>
    <w:rsid w:val="006E3480"/>
    <w:rsid w:val="006F29D9"/>
    <w:rsid w:val="006F3DC8"/>
    <w:rsid w:val="006F66A4"/>
    <w:rsid w:val="006F69F0"/>
    <w:rsid w:val="006F7131"/>
    <w:rsid w:val="006F7A91"/>
    <w:rsid w:val="00703200"/>
    <w:rsid w:val="00704635"/>
    <w:rsid w:val="007054F2"/>
    <w:rsid w:val="00707307"/>
    <w:rsid w:val="00711192"/>
    <w:rsid w:val="007119DA"/>
    <w:rsid w:val="0071278A"/>
    <w:rsid w:val="007128BF"/>
    <w:rsid w:val="007133F6"/>
    <w:rsid w:val="00715433"/>
    <w:rsid w:val="00715975"/>
    <w:rsid w:val="00715B57"/>
    <w:rsid w:val="0072413D"/>
    <w:rsid w:val="00724A7C"/>
    <w:rsid w:val="007258A2"/>
    <w:rsid w:val="0072699B"/>
    <w:rsid w:val="00726E5B"/>
    <w:rsid w:val="00727612"/>
    <w:rsid w:val="007309FF"/>
    <w:rsid w:val="00731EC1"/>
    <w:rsid w:val="00733C7B"/>
    <w:rsid w:val="00735A8D"/>
    <w:rsid w:val="00736A90"/>
    <w:rsid w:val="00747513"/>
    <w:rsid w:val="007507DB"/>
    <w:rsid w:val="00750B33"/>
    <w:rsid w:val="0075189D"/>
    <w:rsid w:val="007521C4"/>
    <w:rsid w:val="00753B1F"/>
    <w:rsid w:val="00754074"/>
    <w:rsid w:val="0075607B"/>
    <w:rsid w:val="0076068C"/>
    <w:rsid w:val="00760ABF"/>
    <w:rsid w:val="00765245"/>
    <w:rsid w:val="00765E49"/>
    <w:rsid w:val="00766D05"/>
    <w:rsid w:val="00770D6E"/>
    <w:rsid w:val="007722B2"/>
    <w:rsid w:val="007732ED"/>
    <w:rsid w:val="007824A4"/>
    <w:rsid w:val="0078420D"/>
    <w:rsid w:val="00785914"/>
    <w:rsid w:val="007874AD"/>
    <w:rsid w:val="00790EF6"/>
    <w:rsid w:val="007935ED"/>
    <w:rsid w:val="00796077"/>
    <w:rsid w:val="0079645D"/>
    <w:rsid w:val="007971E9"/>
    <w:rsid w:val="007A0790"/>
    <w:rsid w:val="007A2337"/>
    <w:rsid w:val="007A241D"/>
    <w:rsid w:val="007A249A"/>
    <w:rsid w:val="007A2DDE"/>
    <w:rsid w:val="007A32D2"/>
    <w:rsid w:val="007A54F2"/>
    <w:rsid w:val="007A5A71"/>
    <w:rsid w:val="007A5F03"/>
    <w:rsid w:val="007A6769"/>
    <w:rsid w:val="007B094E"/>
    <w:rsid w:val="007B1371"/>
    <w:rsid w:val="007B3247"/>
    <w:rsid w:val="007B371E"/>
    <w:rsid w:val="007B542E"/>
    <w:rsid w:val="007B673A"/>
    <w:rsid w:val="007B6BEF"/>
    <w:rsid w:val="007C0CBF"/>
    <w:rsid w:val="007C31BF"/>
    <w:rsid w:val="007C4CC1"/>
    <w:rsid w:val="007C5324"/>
    <w:rsid w:val="007D42C3"/>
    <w:rsid w:val="007D4440"/>
    <w:rsid w:val="007D7AD1"/>
    <w:rsid w:val="007E5BCD"/>
    <w:rsid w:val="007F439E"/>
    <w:rsid w:val="007F4756"/>
    <w:rsid w:val="007F5260"/>
    <w:rsid w:val="007F5699"/>
    <w:rsid w:val="007F64DD"/>
    <w:rsid w:val="00800DEE"/>
    <w:rsid w:val="00802E13"/>
    <w:rsid w:val="00806743"/>
    <w:rsid w:val="00807622"/>
    <w:rsid w:val="00810EEC"/>
    <w:rsid w:val="0081160C"/>
    <w:rsid w:val="00812C7D"/>
    <w:rsid w:val="008174A1"/>
    <w:rsid w:val="00820234"/>
    <w:rsid w:val="0082277D"/>
    <w:rsid w:val="00822C04"/>
    <w:rsid w:val="00832645"/>
    <w:rsid w:val="00834DFB"/>
    <w:rsid w:val="00835F18"/>
    <w:rsid w:val="008360C3"/>
    <w:rsid w:val="008370BE"/>
    <w:rsid w:val="00837122"/>
    <w:rsid w:val="00846279"/>
    <w:rsid w:val="00847BAB"/>
    <w:rsid w:val="00850AE1"/>
    <w:rsid w:val="00850BB7"/>
    <w:rsid w:val="008526ED"/>
    <w:rsid w:val="00852EFD"/>
    <w:rsid w:val="00853073"/>
    <w:rsid w:val="00853251"/>
    <w:rsid w:val="00854C49"/>
    <w:rsid w:val="00855E0C"/>
    <w:rsid w:val="00857680"/>
    <w:rsid w:val="00861BDE"/>
    <w:rsid w:val="008621A2"/>
    <w:rsid w:val="0086392A"/>
    <w:rsid w:val="00865289"/>
    <w:rsid w:val="00865CA5"/>
    <w:rsid w:val="00866500"/>
    <w:rsid w:val="00873A43"/>
    <w:rsid w:val="008745AF"/>
    <w:rsid w:val="00876D34"/>
    <w:rsid w:val="00881D2C"/>
    <w:rsid w:val="00881F89"/>
    <w:rsid w:val="00882E82"/>
    <w:rsid w:val="008832EB"/>
    <w:rsid w:val="008839A6"/>
    <w:rsid w:val="00884521"/>
    <w:rsid w:val="00890504"/>
    <w:rsid w:val="008919CE"/>
    <w:rsid w:val="00892294"/>
    <w:rsid w:val="00892A31"/>
    <w:rsid w:val="00893380"/>
    <w:rsid w:val="008935F0"/>
    <w:rsid w:val="008977FA"/>
    <w:rsid w:val="008A22C6"/>
    <w:rsid w:val="008A4CCB"/>
    <w:rsid w:val="008A5125"/>
    <w:rsid w:val="008A6036"/>
    <w:rsid w:val="008B2F94"/>
    <w:rsid w:val="008B3E3C"/>
    <w:rsid w:val="008B4ECC"/>
    <w:rsid w:val="008C1396"/>
    <w:rsid w:val="008C145C"/>
    <w:rsid w:val="008C6BBE"/>
    <w:rsid w:val="008C7329"/>
    <w:rsid w:val="008D0F12"/>
    <w:rsid w:val="008D1554"/>
    <w:rsid w:val="008D1F45"/>
    <w:rsid w:val="008D29DA"/>
    <w:rsid w:val="008D4B40"/>
    <w:rsid w:val="008E2FC6"/>
    <w:rsid w:val="008E313B"/>
    <w:rsid w:val="008E358F"/>
    <w:rsid w:val="008E3718"/>
    <w:rsid w:val="008E41C6"/>
    <w:rsid w:val="008E4CD7"/>
    <w:rsid w:val="008E5572"/>
    <w:rsid w:val="008E6215"/>
    <w:rsid w:val="008E6E4B"/>
    <w:rsid w:val="008F1E41"/>
    <w:rsid w:val="008F26F7"/>
    <w:rsid w:val="008F2C8C"/>
    <w:rsid w:val="008F547C"/>
    <w:rsid w:val="00900DAC"/>
    <w:rsid w:val="009039B5"/>
    <w:rsid w:val="00905A60"/>
    <w:rsid w:val="00911C1E"/>
    <w:rsid w:val="00911F21"/>
    <w:rsid w:val="00912235"/>
    <w:rsid w:val="00912F62"/>
    <w:rsid w:val="00917E8A"/>
    <w:rsid w:val="00922252"/>
    <w:rsid w:val="00924A57"/>
    <w:rsid w:val="00925511"/>
    <w:rsid w:val="00926F4D"/>
    <w:rsid w:val="00926F57"/>
    <w:rsid w:val="00930B34"/>
    <w:rsid w:val="009314B0"/>
    <w:rsid w:val="009332E1"/>
    <w:rsid w:val="00934CB2"/>
    <w:rsid w:val="00937715"/>
    <w:rsid w:val="00941DF6"/>
    <w:rsid w:val="009437C5"/>
    <w:rsid w:val="00951A21"/>
    <w:rsid w:val="0095278D"/>
    <w:rsid w:val="00956274"/>
    <w:rsid w:val="00956E0C"/>
    <w:rsid w:val="00957E22"/>
    <w:rsid w:val="009613B4"/>
    <w:rsid w:val="00961934"/>
    <w:rsid w:val="00964521"/>
    <w:rsid w:val="0096466A"/>
    <w:rsid w:val="00964704"/>
    <w:rsid w:val="00964C05"/>
    <w:rsid w:val="00966381"/>
    <w:rsid w:val="00966F0C"/>
    <w:rsid w:val="00967CF0"/>
    <w:rsid w:val="00972B0F"/>
    <w:rsid w:val="00972F30"/>
    <w:rsid w:val="0097610D"/>
    <w:rsid w:val="00976E92"/>
    <w:rsid w:val="00980558"/>
    <w:rsid w:val="00983E9E"/>
    <w:rsid w:val="00984031"/>
    <w:rsid w:val="00984281"/>
    <w:rsid w:val="00984955"/>
    <w:rsid w:val="00984C29"/>
    <w:rsid w:val="009875CE"/>
    <w:rsid w:val="0098774F"/>
    <w:rsid w:val="0099125D"/>
    <w:rsid w:val="00992AE5"/>
    <w:rsid w:val="00993214"/>
    <w:rsid w:val="0099760A"/>
    <w:rsid w:val="009A29BE"/>
    <w:rsid w:val="009A3C63"/>
    <w:rsid w:val="009A4479"/>
    <w:rsid w:val="009B20E8"/>
    <w:rsid w:val="009B2C12"/>
    <w:rsid w:val="009C0EBC"/>
    <w:rsid w:val="009C1ED6"/>
    <w:rsid w:val="009C4181"/>
    <w:rsid w:val="009C49D4"/>
    <w:rsid w:val="009C76B2"/>
    <w:rsid w:val="009D013E"/>
    <w:rsid w:val="009D0A0B"/>
    <w:rsid w:val="009D4012"/>
    <w:rsid w:val="009D67D3"/>
    <w:rsid w:val="009D6D3C"/>
    <w:rsid w:val="009D6F2F"/>
    <w:rsid w:val="009E2411"/>
    <w:rsid w:val="009E3CE0"/>
    <w:rsid w:val="009E50EF"/>
    <w:rsid w:val="009E570F"/>
    <w:rsid w:val="009E6796"/>
    <w:rsid w:val="009E6ACC"/>
    <w:rsid w:val="009F097A"/>
    <w:rsid w:val="009F0B5E"/>
    <w:rsid w:val="009F289F"/>
    <w:rsid w:val="009F31B7"/>
    <w:rsid w:val="009F3FA7"/>
    <w:rsid w:val="009F43CA"/>
    <w:rsid w:val="009F51B1"/>
    <w:rsid w:val="009F6339"/>
    <w:rsid w:val="009F7BC3"/>
    <w:rsid w:val="00A00DE2"/>
    <w:rsid w:val="00A03570"/>
    <w:rsid w:val="00A0624B"/>
    <w:rsid w:val="00A0624F"/>
    <w:rsid w:val="00A0631E"/>
    <w:rsid w:val="00A0660E"/>
    <w:rsid w:val="00A10367"/>
    <w:rsid w:val="00A10CF7"/>
    <w:rsid w:val="00A11277"/>
    <w:rsid w:val="00A148BD"/>
    <w:rsid w:val="00A16878"/>
    <w:rsid w:val="00A216B8"/>
    <w:rsid w:val="00A23183"/>
    <w:rsid w:val="00A25EBD"/>
    <w:rsid w:val="00A2623C"/>
    <w:rsid w:val="00A26B21"/>
    <w:rsid w:val="00A30399"/>
    <w:rsid w:val="00A326FE"/>
    <w:rsid w:val="00A32818"/>
    <w:rsid w:val="00A33D3B"/>
    <w:rsid w:val="00A34224"/>
    <w:rsid w:val="00A34B80"/>
    <w:rsid w:val="00A35C68"/>
    <w:rsid w:val="00A41B59"/>
    <w:rsid w:val="00A429DA"/>
    <w:rsid w:val="00A464EC"/>
    <w:rsid w:val="00A4682A"/>
    <w:rsid w:val="00A46AB5"/>
    <w:rsid w:val="00A505E8"/>
    <w:rsid w:val="00A530F7"/>
    <w:rsid w:val="00A53D80"/>
    <w:rsid w:val="00A57908"/>
    <w:rsid w:val="00A61684"/>
    <w:rsid w:val="00A6217A"/>
    <w:rsid w:val="00A63F73"/>
    <w:rsid w:val="00A66923"/>
    <w:rsid w:val="00A7039F"/>
    <w:rsid w:val="00A72431"/>
    <w:rsid w:val="00A81733"/>
    <w:rsid w:val="00A83074"/>
    <w:rsid w:val="00A86281"/>
    <w:rsid w:val="00A93605"/>
    <w:rsid w:val="00A943C4"/>
    <w:rsid w:val="00A94EF1"/>
    <w:rsid w:val="00A96A3E"/>
    <w:rsid w:val="00AA0124"/>
    <w:rsid w:val="00AA344D"/>
    <w:rsid w:val="00AA34B6"/>
    <w:rsid w:val="00AA38C3"/>
    <w:rsid w:val="00AA65D9"/>
    <w:rsid w:val="00AB1444"/>
    <w:rsid w:val="00AB167B"/>
    <w:rsid w:val="00AB1EE5"/>
    <w:rsid w:val="00AB1FB0"/>
    <w:rsid w:val="00AB2CE0"/>
    <w:rsid w:val="00AB44E1"/>
    <w:rsid w:val="00AB5CA1"/>
    <w:rsid w:val="00AB6026"/>
    <w:rsid w:val="00AB6752"/>
    <w:rsid w:val="00AB7FD4"/>
    <w:rsid w:val="00AC0C85"/>
    <w:rsid w:val="00AC17BE"/>
    <w:rsid w:val="00AC29F3"/>
    <w:rsid w:val="00AC36FB"/>
    <w:rsid w:val="00AC3F65"/>
    <w:rsid w:val="00AC3F83"/>
    <w:rsid w:val="00AC4CFE"/>
    <w:rsid w:val="00AC5310"/>
    <w:rsid w:val="00AC5B30"/>
    <w:rsid w:val="00AC792F"/>
    <w:rsid w:val="00AC7C99"/>
    <w:rsid w:val="00AC7F7F"/>
    <w:rsid w:val="00AD02C3"/>
    <w:rsid w:val="00AD5A33"/>
    <w:rsid w:val="00AD7C45"/>
    <w:rsid w:val="00AE0079"/>
    <w:rsid w:val="00AE1689"/>
    <w:rsid w:val="00AE212F"/>
    <w:rsid w:val="00AE32DB"/>
    <w:rsid w:val="00AE3614"/>
    <w:rsid w:val="00AE3D0E"/>
    <w:rsid w:val="00AE3F3D"/>
    <w:rsid w:val="00AE6C05"/>
    <w:rsid w:val="00AE7E33"/>
    <w:rsid w:val="00AF0405"/>
    <w:rsid w:val="00AF0FB0"/>
    <w:rsid w:val="00AF79C8"/>
    <w:rsid w:val="00B01AD1"/>
    <w:rsid w:val="00B113E4"/>
    <w:rsid w:val="00B13AF9"/>
    <w:rsid w:val="00B154F8"/>
    <w:rsid w:val="00B156CF"/>
    <w:rsid w:val="00B16F2F"/>
    <w:rsid w:val="00B21301"/>
    <w:rsid w:val="00B218D6"/>
    <w:rsid w:val="00B22714"/>
    <w:rsid w:val="00B23205"/>
    <w:rsid w:val="00B250BC"/>
    <w:rsid w:val="00B30D1A"/>
    <w:rsid w:val="00B3218A"/>
    <w:rsid w:val="00B361BD"/>
    <w:rsid w:val="00B365C6"/>
    <w:rsid w:val="00B366CE"/>
    <w:rsid w:val="00B376F7"/>
    <w:rsid w:val="00B37850"/>
    <w:rsid w:val="00B40B2E"/>
    <w:rsid w:val="00B41351"/>
    <w:rsid w:val="00B4137B"/>
    <w:rsid w:val="00B41C3A"/>
    <w:rsid w:val="00B450F4"/>
    <w:rsid w:val="00B5054D"/>
    <w:rsid w:val="00B50A9D"/>
    <w:rsid w:val="00B50F5E"/>
    <w:rsid w:val="00B521C2"/>
    <w:rsid w:val="00B53BB7"/>
    <w:rsid w:val="00B57F17"/>
    <w:rsid w:val="00B64B48"/>
    <w:rsid w:val="00B64DE3"/>
    <w:rsid w:val="00B66A8D"/>
    <w:rsid w:val="00B702F3"/>
    <w:rsid w:val="00B70341"/>
    <w:rsid w:val="00B7173A"/>
    <w:rsid w:val="00B735F0"/>
    <w:rsid w:val="00B73F69"/>
    <w:rsid w:val="00B759B0"/>
    <w:rsid w:val="00B762A4"/>
    <w:rsid w:val="00B7674C"/>
    <w:rsid w:val="00B77AFB"/>
    <w:rsid w:val="00B8006E"/>
    <w:rsid w:val="00B822F8"/>
    <w:rsid w:val="00B8657D"/>
    <w:rsid w:val="00B86AA1"/>
    <w:rsid w:val="00B87298"/>
    <w:rsid w:val="00B93718"/>
    <w:rsid w:val="00B93FFC"/>
    <w:rsid w:val="00B94EBE"/>
    <w:rsid w:val="00B96568"/>
    <w:rsid w:val="00B97BFC"/>
    <w:rsid w:val="00B97D7E"/>
    <w:rsid w:val="00BA0AE3"/>
    <w:rsid w:val="00BA16C3"/>
    <w:rsid w:val="00BA237D"/>
    <w:rsid w:val="00BA387E"/>
    <w:rsid w:val="00BA3EAE"/>
    <w:rsid w:val="00BA4B63"/>
    <w:rsid w:val="00BA669D"/>
    <w:rsid w:val="00BB0726"/>
    <w:rsid w:val="00BB1202"/>
    <w:rsid w:val="00BB15DD"/>
    <w:rsid w:val="00BB2F30"/>
    <w:rsid w:val="00BB3196"/>
    <w:rsid w:val="00BB411D"/>
    <w:rsid w:val="00BB54F2"/>
    <w:rsid w:val="00BB7206"/>
    <w:rsid w:val="00BC0F2B"/>
    <w:rsid w:val="00BC347D"/>
    <w:rsid w:val="00BC34D8"/>
    <w:rsid w:val="00BD1ACE"/>
    <w:rsid w:val="00BD47B7"/>
    <w:rsid w:val="00BE0EE1"/>
    <w:rsid w:val="00BE192C"/>
    <w:rsid w:val="00BE3989"/>
    <w:rsid w:val="00BE3AC8"/>
    <w:rsid w:val="00BE44A3"/>
    <w:rsid w:val="00BE523A"/>
    <w:rsid w:val="00BE54DD"/>
    <w:rsid w:val="00BE57E8"/>
    <w:rsid w:val="00BE624C"/>
    <w:rsid w:val="00BE62C7"/>
    <w:rsid w:val="00BE66CC"/>
    <w:rsid w:val="00BE734C"/>
    <w:rsid w:val="00BE7823"/>
    <w:rsid w:val="00BF3431"/>
    <w:rsid w:val="00BF4233"/>
    <w:rsid w:val="00BF5B6E"/>
    <w:rsid w:val="00C00EE2"/>
    <w:rsid w:val="00C01304"/>
    <w:rsid w:val="00C02B22"/>
    <w:rsid w:val="00C059CF"/>
    <w:rsid w:val="00C07EC3"/>
    <w:rsid w:val="00C10CA9"/>
    <w:rsid w:val="00C141A7"/>
    <w:rsid w:val="00C1618A"/>
    <w:rsid w:val="00C17F03"/>
    <w:rsid w:val="00C2037B"/>
    <w:rsid w:val="00C205F8"/>
    <w:rsid w:val="00C22221"/>
    <w:rsid w:val="00C25203"/>
    <w:rsid w:val="00C263FB"/>
    <w:rsid w:val="00C26B5D"/>
    <w:rsid w:val="00C301EB"/>
    <w:rsid w:val="00C30273"/>
    <w:rsid w:val="00C31059"/>
    <w:rsid w:val="00C32CBD"/>
    <w:rsid w:val="00C340B0"/>
    <w:rsid w:val="00C342B8"/>
    <w:rsid w:val="00C35C1C"/>
    <w:rsid w:val="00C40228"/>
    <w:rsid w:val="00C4253A"/>
    <w:rsid w:val="00C43272"/>
    <w:rsid w:val="00C4350B"/>
    <w:rsid w:val="00C44606"/>
    <w:rsid w:val="00C447FA"/>
    <w:rsid w:val="00C4787F"/>
    <w:rsid w:val="00C51487"/>
    <w:rsid w:val="00C519DC"/>
    <w:rsid w:val="00C51CC6"/>
    <w:rsid w:val="00C521BE"/>
    <w:rsid w:val="00C53017"/>
    <w:rsid w:val="00C57E7C"/>
    <w:rsid w:val="00C60783"/>
    <w:rsid w:val="00C61248"/>
    <w:rsid w:val="00C618FC"/>
    <w:rsid w:val="00C62384"/>
    <w:rsid w:val="00C63D00"/>
    <w:rsid w:val="00C63F54"/>
    <w:rsid w:val="00C660FB"/>
    <w:rsid w:val="00C67597"/>
    <w:rsid w:val="00C67D90"/>
    <w:rsid w:val="00C70397"/>
    <w:rsid w:val="00C739B3"/>
    <w:rsid w:val="00C744AD"/>
    <w:rsid w:val="00C759A2"/>
    <w:rsid w:val="00C846E0"/>
    <w:rsid w:val="00C84D31"/>
    <w:rsid w:val="00C8553C"/>
    <w:rsid w:val="00C86099"/>
    <w:rsid w:val="00C872E3"/>
    <w:rsid w:val="00C87826"/>
    <w:rsid w:val="00C9457E"/>
    <w:rsid w:val="00C96E01"/>
    <w:rsid w:val="00CA3313"/>
    <w:rsid w:val="00CA34DE"/>
    <w:rsid w:val="00CA6964"/>
    <w:rsid w:val="00CB01B0"/>
    <w:rsid w:val="00CB06B1"/>
    <w:rsid w:val="00CB18A9"/>
    <w:rsid w:val="00CB1CC6"/>
    <w:rsid w:val="00CB2626"/>
    <w:rsid w:val="00CB3A5B"/>
    <w:rsid w:val="00CB551E"/>
    <w:rsid w:val="00CB587D"/>
    <w:rsid w:val="00CB5E33"/>
    <w:rsid w:val="00CC0D50"/>
    <w:rsid w:val="00CC1B5C"/>
    <w:rsid w:val="00CC222F"/>
    <w:rsid w:val="00CC2DE5"/>
    <w:rsid w:val="00CC4189"/>
    <w:rsid w:val="00CC4C20"/>
    <w:rsid w:val="00CC4C39"/>
    <w:rsid w:val="00CC65E3"/>
    <w:rsid w:val="00CC76AC"/>
    <w:rsid w:val="00CD094B"/>
    <w:rsid w:val="00CD258A"/>
    <w:rsid w:val="00CD61D7"/>
    <w:rsid w:val="00CD661F"/>
    <w:rsid w:val="00CE1ABE"/>
    <w:rsid w:val="00CE4D21"/>
    <w:rsid w:val="00CE5015"/>
    <w:rsid w:val="00CE5371"/>
    <w:rsid w:val="00CE5789"/>
    <w:rsid w:val="00CE695B"/>
    <w:rsid w:val="00CE6A56"/>
    <w:rsid w:val="00CF2ADE"/>
    <w:rsid w:val="00CF3BFA"/>
    <w:rsid w:val="00CF512C"/>
    <w:rsid w:val="00CF6166"/>
    <w:rsid w:val="00CF6A1E"/>
    <w:rsid w:val="00CF7BDA"/>
    <w:rsid w:val="00D00B53"/>
    <w:rsid w:val="00D02E59"/>
    <w:rsid w:val="00D04D89"/>
    <w:rsid w:val="00D10386"/>
    <w:rsid w:val="00D17FCE"/>
    <w:rsid w:val="00D26559"/>
    <w:rsid w:val="00D265D1"/>
    <w:rsid w:val="00D2783B"/>
    <w:rsid w:val="00D319E7"/>
    <w:rsid w:val="00D338C3"/>
    <w:rsid w:val="00D35179"/>
    <w:rsid w:val="00D35FEE"/>
    <w:rsid w:val="00D3767B"/>
    <w:rsid w:val="00D40529"/>
    <w:rsid w:val="00D41323"/>
    <w:rsid w:val="00D41EF4"/>
    <w:rsid w:val="00D47FD6"/>
    <w:rsid w:val="00D50736"/>
    <w:rsid w:val="00D50C24"/>
    <w:rsid w:val="00D51BE6"/>
    <w:rsid w:val="00D52918"/>
    <w:rsid w:val="00D5340E"/>
    <w:rsid w:val="00D540F5"/>
    <w:rsid w:val="00D5609F"/>
    <w:rsid w:val="00D5633E"/>
    <w:rsid w:val="00D56364"/>
    <w:rsid w:val="00D57D2E"/>
    <w:rsid w:val="00D614E8"/>
    <w:rsid w:val="00D66577"/>
    <w:rsid w:val="00D719BE"/>
    <w:rsid w:val="00D73F19"/>
    <w:rsid w:val="00D7425E"/>
    <w:rsid w:val="00D7583E"/>
    <w:rsid w:val="00D77BED"/>
    <w:rsid w:val="00D81AED"/>
    <w:rsid w:val="00D83BF4"/>
    <w:rsid w:val="00D85113"/>
    <w:rsid w:val="00D852A3"/>
    <w:rsid w:val="00D91C23"/>
    <w:rsid w:val="00D94664"/>
    <w:rsid w:val="00D9498B"/>
    <w:rsid w:val="00D963BB"/>
    <w:rsid w:val="00D973F2"/>
    <w:rsid w:val="00DA30F2"/>
    <w:rsid w:val="00DA3602"/>
    <w:rsid w:val="00DA4988"/>
    <w:rsid w:val="00DA639F"/>
    <w:rsid w:val="00DB0FF9"/>
    <w:rsid w:val="00DB147A"/>
    <w:rsid w:val="00DB15E1"/>
    <w:rsid w:val="00DB4AFB"/>
    <w:rsid w:val="00DB57A9"/>
    <w:rsid w:val="00DB6503"/>
    <w:rsid w:val="00DB67A5"/>
    <w:rsid w:val="00DB7480"/>
    <w:rsid w:val="00DC2B55"/>
    <w:rsid w:val="00DD62B0"/>
    <w:rsid w:val="00DE18E4"/>
    <w:rsid w:val="00DE1DFC"/>
    <w:rsid w:val="00DE28E2"/>
    <w:rsid w:val="00DE7274"/>
    <w:rsid w:val="00DF0ADE"/>
    <w:rsid w:val="00DF2E9C"/>
    <w:rsid w:val="00DF6116"/>
    <w:rsid w:val="00E00466"/>
    <w:rsid w:val="00E02FC7"/>
    <w:rsid w:val="00E034F0"/>
    <w:rsid w:val="00E03C67"/>
    <w:rsid w:val="00E0406D"/>
    <w:rsid w:val="00E04CC1"/>
    <w:rsid w:val="00E0557A"/>
    <w:rsid w:val="00E12EF8"/>
    <w:rsid w:val="00E13F37"/>
    <w:rsid w:val="00E14F1D"/>
    <w:rsid w:val="00E152B1"/>
    <w:rsid w:val="00E158F9"/>
    <w:rsid w:val="00E15999"/>
    <w:rsid w:val="00E22059"/>
    <w:rsid w:val="00E224CD"/>
    <w:rsid w:val="00E26FFB"/>
    <w:rsid w:val="00E305C4"/>
    <w:rsid w:val="00E33644"/>
    <w:rsid w:val="00E35560"/>
    <w:rsid w:val="00E40E55"/>
    <w:rsid w:val="00E428CC"/>
    <w:rsid w:val="00E524FD"/>
    <w:rsid w:val="00E528A2"/>
    <w:rsid w:val="00E54541"/>
    <w:rsid w:val="00E56176"/>
    <w:rsid w:val="00E56242"/>
    <w:rsid w:val="00E56C8E"/>
    <w:rsid w:val="00E61597"/>
    <w:rsid w:val="00E63B97"/>
    <w:rsid w:val="00E6415C"/>
    <w:rsid w:val="00E64630"/>
    <w:rsid w:val="00E671A3"/>
    <w:rsid w:val="00E675DD"/>
    <w:rsid w:val="00E76099"/>
    <w:rsid w:val="00E765FD"/>
    <w:rsid w:val="00E76601"/>
    <w:rsid w:val="00E83224"/>
    <w:rsid w:val="00E83500"/>
    <w:rsid w:val="00E84BAB"/>
    <w:rsid w:val="00E84D92"/>
    <w:rsid w:val="00E8545C"/>
    <w:rsid w:val="00E870AF"/>
    <w:rsid w:val="00E90111"/>
    <w:rsid w:val="00E95408"/>
    <w:rsid w:val="00E95BF4"/>
    <w:rsid w:val="00EA1E77"/>
    <w:rsid w:val="00EA2644"/>
    <w:rsid w:val="00EA5F5C"/>
    <w:rsid w:val="00EA7ADF"/>
    <w:rsid w:val="00EB2126"/>
    <w:rsid w:val="00EB49CC"/>
    <w:rsid w:val="00EB4A9F"/>
    <w:rsid w:val="00EC2FA2"/>
    <w:rsid w:val="00EC3430"/>
    <w:rsid w:val="00EC41D6"/>
    <w:rsid w:val="00ED293D"/>
    <w:rsid w:val="00ED3802"/>
    <w:rsid w:val="00EE1E90"/>
    <w:rsid w:val="00EE29C0"/>
    <w:rsid w:val="00EE2F9A"/>
    <w:rsid w:val="00EE3E34"/>
    <w:rsid w:val="00EE3F82"/>
    <w:rsid w:val="00EE4817"/>
    <w:rsid w:val="00EE4E63"/>
    <w:rsid w:val="00EE5272"/>
    <w:rsid w:val="00EF14E4"/>
    <w:rsid w:val="00EF1D65"/>
    <w:rsid w:val="00EF4097"/>
    <w:rsid w:val="00EF68B6"/>
    <w:rsid w:val="00EF71E6"/>
    <w:rsid w:val="00EF792F"/>
    <w:rsid w:val="00EF7976"/>
    <w:rsid w:val="00F02639"/>
    <w:rsid w:val="00F05758"/>
    <w:rsid w:val="00F06263"/>
    <w:rsid w:val="00F07CEB"/>
    <w:rsid w:val="00F10B58"/>
    <w:rsid w:val="00F13802"/>
    <w:rsid w:val="00F144BF"/>
    <w:rsid w:val="00F164EF"/>
    <w:rsid w:val="00F17246"/>
    <w:rsid w:val="00F20A6A"/>
    <w:rsid w:val="00F22947"/>
    <w:rsid w:val="00F22FF9"/>
    <w:rsid w:val="00F2400F"/>
    <w:rsid w:val="00F274C4"/>
    <w:rsid w:val="00F27C88"/>
    <w:rsid w:val="00F32222"/>
    <w:rsid w:val="00F33BF3"/>
    <w:rsid w:val="00F34664"/>
    <w:rsid w:val="00F35A0D"/>
    <w:rsid w:val="00F35AFB"/>
    <w:rsid w:val="00F4170E"/>
    <w:rsid w:val="00F44011"/>
    <w:rsid w:val="00F45665"/>
    <w:rsid w:val="00F45EC6"/>
    <w:rsid w:val="00F46298"/>
    <w:rsid w:val="00F463B7"/>
    <w:rsid w:val="00F50E73"/>
    <w:rsid w:val="00F52E9D"/>
    <w:rsid w:val="00F531F3"/>
    <w:rsid w:val="00F560A6"/>
    <w:rsid w:val="00F562DD"/>
    <w:rsid w:val="00F57B1B"/>
    <w:rsid w:val="00F615D3"/>
    <w:rsid w:val="00F63665"/>
    <w:rsid w:val="00F63A14"/>
    <w:rsid w:val="00F64257"/>
    <w:rsid w:val="00F70755"/>
    <w:rsid w:val="00F7522D"/>
    <w:rsid w:val="00F7687E"/>
    <w:rsid w:val="00F76FB0"/>
    <w:rsid w:val="00F77C46"/>
    <w:rsid w:val="00F80241"/>
    <w:rsid w:val="00F80A1B"/>
    <w:rsid w:val="00F80EE6"/>
    <w:rsid w:val="00F81E0F"/>
    <w:rsid w:val="00F83E7B"/>
    <w:rsid w:val="00F85619"/>
    <w:rsid w:val="00F85FBD"/>
    <w:rsid w:val="00F869B1"/>
    <w:rsid w:val="00F920BD"/>
    <w:rsid w:val="00F93E02"/>
    <w:rsid w:val="00F94D1E"/>
    <w:rsid w:val="00F95C98"/>
    <w:rsid w:val="00FA2BEA"/>
    <w:rsid w:val="00FA450F"/>
    <w:rsid w:val="00FA6F2F"/>
    <w:rsid w:val="00FA7B63"/>
    <w:rsid w:val="00FB09E5"/>
    <w:rsid w:val="00FB0ABA"/>
    <w:rsid w:val="00FB1499"/>
    <w:rsid w:val="00FB5799"/>
    <w:rsid w:val="00FB6502"/>
    <w:rsid w:val="00FB6D77"/>
    <w:rsid w:val="00FC439B"/>
    <w:rsid w:val="00FC511B"/>
    <w:rsid w:val="00FC6385"/>
    <w:rsid w:val="00FC77D8"/>
    <w:rsid w:val="00FC7E7F"/>
    <w:rsid w:val="00FD05C2"/>
    <w:rsid w:val="00FD105B"/>
    <w:rsid w:val="00FD1786"/>
    <w:rsid w:val="00FD2077"/>
    <w:rsid w:val="00FD4B30"/>
    <w:rsid w:val="00FD72EA"/>
    <w:rsid w:val="00FD7C6D"/>
    <w:rsid w:val="00FE0330"/>
    <w:rsid w:val="00FE1211"/>
    <w:rsid w:val="00FF07C5"/>
    <w:rsid w:val="00FF2708"/>
    <w:rsid w:val="00FF2FC9"/>
    <w:rsid w:val="00FF3992"/>
    <w:rsid w:val="00FF3B89"/>
    <w:rsid w:val="00FF4E0D"/>
    <w:rsid w:val="00FF608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29D0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eastAsia="es-ES"/>
    </w:rPr>
  </w:style>
  <w:style w:type="paragraph" w:styleId="Ttulo1">
    <w:name w:val="heading 1"/>
    <w:basedOn w:val="Normal"/>
    <w:next w:val="Normal"/>
    <w:qFormat/>
    <w:rsid w:val="00CB01B0"/>
    <w:pPr>
      <w:keepNext/>
      <w:pageBreakBefore/>
      <w:numPr>
        <w:numId w:val="1"/>
      </w:numPr>
      <w:spacing w:before="2040" w:after="3840"/>
      <w:jc w:val="right"/>
      <w:outlineLvl w:val="0"/>
    </w:pPr>
    <w:rPr>
      <w:rFonts w:ascii="Myriad Pro" w:hAnsi="Myriad Pro" w:cs="Arial"/>
      <w:bCs/>
      <w:color w:val="F47320"/>
      <w:kern w:val="32"/>
      <w:sz w:val="56"/>
      <w:szCs w:val="32"/>
      <w:lang w:val="es-ES"/>
    </w:rPr>
  </w:style>
  <w:style w:type="paragraph" w:styleId="Ttulo2">
    <w:name w:val="heading 2"/>
    <w:basedOn w:val="Normal"/>
    <w:next w:val="Normal"/>
    <w:link w:val="Ttulo2Car"/>
    <w:qFormat/>
    <w:rsid w:val="00CB01B0"/>
    <w:pPr>
      <w:keepNext/>
      <w:numPr>
        <w:ilvl w:val="1"/>
        <w:numId w:val="1"/>
      </w:numPr>
      <w:spacing w:before="600" w:after="240"/>
      <w:outlineLvl w:val="1"/>
    </w:pPr>
    <w:rPr>
      <w:rFonts w:ascii="Arial" w:hAnsi="Arial" w:cs="Arial"/>
      <w:b/>
      <w:bCs/>
      <w:iCs/>
      <w:color w:val="595959"/>
      <w:sz w:val="28"/>
      <w:szCs w:val="28"/>
      <w:lang w:val="es-ES"/>
    </w:rPr>
  </w:style>
  <w:style w:type="paragraph" w:styleId="Ttulo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Ttulo4">
    <w:name w:val="heading 4"/>
    <w:basedOn w:val="Normal"/>
    <w:next w:val="Normal"/>
    <w:link w:val="Ttulo4Car"/>
    <w:qFormat/>
    <w:rsid w:val="002B7998"/>
    <w:pPr>
      <w:keepNext/>
      <w:numPr>
        <w:ilvl w:val="3"/>
        <w:numId w:val="1"/>
      </w:numPr>
      <w:spacing w:before="240" w:after="60"/>
      <w:outlineLvl w:val="3"/>
    </w:pPr>
    <w:rPr>
      <w:rFonts w:ascii="Calibri" w:hAnsi="Calibri"/>
      <w:b/>
      <w:bCs/>
      <w:sz w:val="26"/>
      <w:szCs w:val="28"/>
    </w:rPr>
  </w:style>
  <w:style w:type="paragraph" w:styleId="Ttulo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Ttulo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Ttulo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rsid w:val="002812F3"/>
    <w:pPr>
      <w:widowControl w:val="0"/>
      <w:jc w:val="center"/>
    </w:pPr>
    <w:rPr>
      <w:rFonts w:ascii="Arial" w:hAnsi="Arial"/>
      <w:b/>
      <w:sz w:val="36"/>
      <w:szCs w:val="20"/>
      <w:lang w:eastAsia="en-US"/>
    </w:rPr>
  </w:style>
  <w:style w:type="paragraph" w:styleId="Encabezado">
    <w:name w:val="header"/>
    <w:basedOn w:val="Normal"/>
    <w:rsid w:val="002812F3"/>
    <w:pPr>
      <w:tabs>
        <w:tab w:val="center" w:pos="4252"/>
        <w:tab w:val="right" w:pos="8504"/>
      </w:tabs>
    </w:pPr>
  </w:style>
  <w:style w:type="paragraph" w:styleId="Piedepgina">
    <w:name w:val="footer"/>
    <w:basedOn w:val="Normal"/>
    <w:rsid w:val="002812F3"/>
    <w:pPr>
      <w:tabs>
        <w:tab w:val="center" w:pos="4252"/>
        <w:tab w:val="right" w:pos="8504"/>
      </w:tabs>
    </w:pPr>
  </w:style>
  <w:style w:type="paragraph" w:styleId="TDC1">
    <w:name w:val="toc 1"/>
    <w:basedOn w:val="Normal"/>
    <w:next w:val="Normal"/>
    <w:uiPriority w:val="39"/>
    <w:qFormat/>
    <w:rsid w:val="00C63D00"/>
    <w:pPr>
      <w:tabs>
        <w:tab w:val="left" w:pos="426"/>
        <w:tab w:val="right" w:leader="dot" w:pos="8222"/>
      </w:tabs>
      <w:spacing w:before="120" w:after="0"/>
    </w:pPr>
    <w:rPr>
      <w:b/>
      <w:bCs/>
      <w:szCs w:val="20"/>
    </w:rPr>
  </w:style>
  <w:style w:type="character" w:styleId="Hipervnculo">
    <w:name w:val="Hyperlink"/>
    <w:basedOn w:val="Fuentedeprrafopredeter"/>
    <w:uiPriority w:val="99"/>
    <w:rsid w:val="002812F3"/>
    <w:rPr>
      <w:color w:val="0000FF"/>
      <w:u w:val="single"/>
    </w:rPr>
  </w:style>
  <w:style w:type="paragraph" w:styleId="TDC3">
    <w:name w:val="toc 3"/>
    <w:basedOn w:val="TDC1"/>
    <w:next w:val="Normal"/>
    <w:uiPriority w:val="39"/>
    <w:qFormat/>
    <w:rsid w:val="00C63D00"/>
    <w:pPr>
      <w:tabs>
        <w:tab w:val="left" w:pos="851"/>
        <w:tab w:val="left" w:pos="1276"/>
      </w:tabs>
      <w:spacing w:before="0"/>
      <w:ind w:left="482"/>
    </w:pPr>
    <w:rPr>
      <w:b w:val="0"/>
      <w:iCs/>
    </w:rPr>
  </w:style>
  <w:style w:type="paragraph" w:styleId="TDC2">
    <w:name w:val="toc 2"/>
    <w:basedOn w:val="TDC1"/>
    <w:next w:val="Normal"/>
    <w:uiPriority w:val="39"/>
    <w:qFormat/>
    <w:rsid w:val="00C63D00"/>
    <w:pPr>
      <w:tabs>
        <w:tab w:val="left" w:pos="851"/>
      </w:tabs>
      <w:spacing w:before="0"/>
      <w:ind w:left="238"/>
    </w:pPr>
    <w:rPr>
      <w:b w:val="0"/>
      <w:noProof/>
      <w:lang w:val="es-ES"/>
    </w:rPr>
  </w:style>
  <w:style w:type="paragraph" w:styleId="TDC4">
    <w:name w:val="toc 4"/>
    <w:basedOn w:val="Normal"/>
    <w:next w:val="Normal"/>
    <w:autoRedefine/>
    <w:uiPriority w:val="39"/>
    <w:qFormat/>
    <w:rsid w:val="002812F3"/>
    <w:pPr>
      <w:ind w:left="720"/>
    </w:pPr>
    <w:rPr>
      <w:sz w:val="18"/>
      <w:szCs w:val="18"/>
    </w:rPr>
  </w:style>
  <w:style w:type="paragraph" w:styleId="TDC5">
    <w:name w:val="toc 5"/>
    <w:basedOn w:val="Normal"/>
    <w:next w:val="Normal"/>
    <w:autoRedefine/>
    <w:uiPriority w:val="39"/>
    <w:qFormat/>
    <w:rsid w:val="002812F3"/>
    <w:pPr>
      <w:ind w:left="960"/>
    </w:pPr>
    <w:rPr>
      <w:sz w:val="18"/>
      <w:szCs w:val="18"/>
    </w:rPr>
  </w:style>
  <w:style w:type="paragraph" w:styleId="TDC6">
    <w:name w:val="toc 6"/>
    <w:basedOn w:val="Normal"/>
    <w:next w:val="Normal"/>
    <w:autoRedefine/>
    <w:uiPriority w:val="39"/>
    <w:qFormat/>
    <w:rsid w:val="002812F3"/>
    <w:pPr>
      <w:ind w:left="1200"/>
    </w:pPr>
    <w:rPr>
      <w:sz w:val="18"/>
      <w:szCs w:val="18"/>
    </w:rPr>
  </w:style>
  <w:style w:type="paragraph" w:styleId="TDC7">
    <w:name w:val="toc 7"/>
    <w:basedOn w:val="Normal"/>
    <w:next w:val="Normal"/>
    <w:autoRedefine/>
    <w:uiPriority w:val="39"/>
    <w:qFormat/>
    <w:rsid w:val="002812F3"/>
    <w:pPr>
      <w:ind w:left="1440"/>
    </w:pPr>
    <w:rPr>
      <w:sz w:val="18"/>
      <w:szCs w:val="18"/>
    </w:rPr>
  </w:style>
  <w:style w:type="paragraph" w:styleId="TDC8">
    <w:name w:val="toc 8"/>
    <w:basedOn w:val="Normal"/>
    <w:next w:val="Normal"/>
    <w:autoRedefine/>
    <w:uiPriority w:val="39"/>
    <w:qFormat/>
    <w:rsid w:val="002812F3"/>
    <w:pPr>
      <w:ind w:left="1680"/>
    </w:pPr>
    <w:rPr>
      <w:sz w:val="18"/>
      <w:szCs w:val="18"/>
    </w:rPr>
  </w:style>
  <w:style w:type="paragraph" w:styleId="TDC9">
    <w:name w:val="toc 9"/>
    <w:basedOn w:val="Normal"/>
    <w:next w:val="Normal"/>
    <w:autoRedefine/>
    <w:uiPriority w:val="39"/>
    <w:qFormat/>
    <w:rsid w:val="002812F3"/>
    <w:pPr>
      <w:ind w:left="1920"/>
    </w:pPr>
    <w:rPr>
      <w:sz w:val="18"/>
      <w:szCs w:val="18"/>
    </w:rPr>
  </w:style>
  <w:style w:type="table" w:styleId="Tablaconcuadrcula">
    <w:name w:val="Table Grid"/>
    <w:basedOn w:val="Tabla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rsid w:val="00DB41D6"/>
    <w:pPr>
      <w:keepNext/>
      <w:numPr>
        <w:ilvl w:val="0"/>
        <w:numId w:val="0"/>
      </w:numPr>
      <w:tabs>
        <w:tab w:val="num" w:pos="0"/>
      </w:tabs>
      <w:spacing w:after="60"/>
      <w:jc w:val="left"/>
    </w:pPr>
    <w:rPr>
      <w:lang w:val="en-US"/>
    </w:rPr>
  </w:style>
  <w:style w:type="paragraph" w:styleId="Textodeglobo">
    <w:name w:val="Balloon Text"/>
    <w:basedOn w:val="Normal"/>
    <w:link w:val="TextodegloboCar"/>
    <w:rsid w:val="002E45C4"/>
    <w:rPr>
      <w:rFonts w:ascii="Tahoma" w:hAnsi="Tahoma" w:cs="Tahoma"/>
      <w:sz w:val="16"/>
      <w:szCs w:val="16"/>
    </w:rPr>
  </w:style>
  <w:style w:type="character" w:customStyle="1" w:styleId="TextodegloboCar">
    <w:name w:val="Texto de globo Car"/>
    <w:basedOn w:val="Fuentedeprrafopredeter"/>
    <w:link w:val="Textodeglobo"/>
    <w:rsid w:val="002E45C4"/>
    <w:rPr>
      <w:rFonts w:ascii="Tahoma" w:hAnsi="Tahoma" w:cs="Tahoma"/>
      <w:sz w:val="16"/>
      <w:szCs w:val="16"/>
    </w:rPr>
  </w:style>
  <w:style w:type="paragraph" w:styleId="Epgrafe">
    <w:name w:val="caption"/>
    <w:basedOn w:val="Normal"/>
    <w:next w:val="Normal"/>
    <w:link w:val="EpgrafeCar2"/>
    <w:autoRedefine/>
    <w:qFormat/>
    <w:rsid w:val="00D5633E"/>
    <w:pPr>
      <w:jc w:val="center"/>
      <w:pPrChange w:id="0" w:author="Erin Richardson" w:date="2012-11-01T23:00:00Z">
        <w:pPr>
          <w:spacing w:after="120"/>
          <w:jc w:val="center"/>
        </w:pPr>
      </w:pPrChange>
    </w:pPr>
    <w:rPr>
      <w:b/>
      <w:bCs/>
      <w:szCs w:val="20"/>
      <w:rPrChange w:id="0" w:author="Erin Richardson" w:date="2012-11-01T23:00:00Z">
        <w:rPr>
          <w:rFonts w:ascii="Verdana" w:hAnsi="Verdana"/>
          <w:b/>
          <w:bCs/>
          <w:lang w:val="en-US" w:eastAsia="es-ES" w:bidi="ar-SA"/>
        </w:rPr>
      </w:rPrChange>
    </w:rPr>
  </w:style>
  <w:style w:type="paragraph" w:styleId="Tabladeilustraciones">
    <w:name w:val="table of figures"/>
    <w:basedOn w:val="Normal"/>
    <w:next w:val="Normal"/>
    <w:uiPriority w:val="99"/>
    <w:rsid w:val="00117169"/>
    <w:pPr>
      <w:spacing w:after="0"/>
    </w:pPr>
  </w:style>
  <w:style w:type="paragraph" w:styleId="Lista">
    <w:name w:val="List"/>
    <w:basedOn w:val="Normal"/>
    <w:rsid w:val="0013675D"/>
    <w:pPr>
      <w:ind w:left="283" w:hanging="283"/>
    </w:pPr>
  </w:style>
  <w:style w:type="paragraph" w:styleId="Lista2">
    <w:name w:val="List 2"/>
    <w:basedOn w:val="Normal"/>
    <w:rsid w:val="0013675D"/>
    <w:pPr>
      <w:ind w:left="566" w:hanging="283"/>
    </w:pPr>
  </w:style>
  <w:style w:type="paragraph" w:styleId="Lista3">
    <w:name w:val="List 3"/>
    <w:basedOn w:val="Normal"/>
    <w:rsid w:val="0013675D"/>
    <w:pPr>
      <w:ind w:left="849" w:hanging="283"/>
    </w:pPr>
  </w:style>
  <w:style w:type="paragraph" w:styleId="Listaconvietas">
    <w:name w:val="List Bullet"/>
    <w:basedOn w:val="Normal"/>
    <w:rsid w:val="0013675D"/>
    <w:pPr>
      <w:numPr>
        <w:numId w:val="2"/>
      </w:numPr>
    </w:pPr>
  </w:style>
  <w:style w:type="paragraph" w:styleId="Listaconvietas2">
    <w:name w:val="List Bullet 2"/>
    <w:basedOn w:val="Normal"/>
    <w:rsid w:val="0013675D"/>
    <w:pPr>
      <w:numPr>
        <w:numId w:val="3"/>
      </w:numPr>
    </w:pPr>
  </w:style>
  <w:style w:type="paragraph" w:styleId="Listaconvietas3">
    <w:name w:val="List Bullet 3"/>
    <w:basedOn w:val="Normal"/>
    <w:rsid w:val="0013675D"/>
    <w:pPr>
      <w:numPr>
        <w:numId w:val="4"/>
      </w:numPr>
    </w:pPr>
  </w:style>
  <w:style w:type="paragraph" w:styleId="Continuarlista">
    <w:name w:val="List Continue"/>
    <w:basedOn w:val="Normal"/>
    <w:rsid w:val="0013675D"/>
    <w:pPr>
      <w:ind w:left="283"/>
    </w:pPr>
  </w:style>
  <w:style w:type="paragraph" w:styleId="Continuarlista2">
    <w:name w:val="List Continue 2"/>
    <w:basedOn w:val="Normal"/>
    <w:rsid w:val="0013675D"/>
    <w:pPr>
      <w:ind w:left="566"/>
    </w:pPr>
  </w:style>
  <w:style w:type="paragraph" w:styleId="Textodecuerpo">
    <w:name w:val="Body Text"/>
    <w:basedOn w:val="Normal"/>
    <w:link w:val="TextodecuerpoCar"/>
    <w:autoRedefine/>
    <w:rsid w:val="00045CD2"/>
    <w:pPr>
      <w:ind w:right="-710"/>
      <w:jc w:val="right"/>
    </w:pPr>
    <w:rPr>
      <w:b/>
      <w:color w:val="FFFFFF"/>
      <w:szCs w:val="20"/>
    </w:rPr>
  </w:style>
  <w:style w:type="paragraph" w:styleId="Sangradetdecuerpo">
    <w:name w:val="Body Text Indent"/>
    <w:basedOn w:val="Normal"/>
    <w:rsid w:val="0013675D"/>
    <w:pPr>
      <w:ind w:left="283"/>
    </w:pPr>
  </w:style>
  <w:style w:type="paragraph" w:styleId="Sangranormal">
    <w:name w:val="Normal Indent"/>
    <w:basedOn w:val="Normal"/>
    <w:rsid w:val="0013675D"/>
    <w:pPr>
      <w:ind w:left="708"/>
    </w:pPr>
  </w:style>
  <w:style w:type="paragraph" w:styleId="Textodecuerpo1sangra">
    <w:name w:val="Body Text First Indent"/>
    <w:basedOn w:val="Textodecuerpo"/>
    <w:rsid w:val="0013675D"/>
    <w:pPr>
      <w:ind w:firstLine="210"/>
    </w:pPr>
  </w:style>
  <w:style w:type="paragraph" w:styleId="Textodecuerpo1sangra2">
    <w:name w:val="Body Text First Indent 2"/>
    <w:basedOn w:val="Sangradetdecuerpo"/>
    <w:rsid w:val="0013675D"/>
    <w:pPr>
      <w:ind w:firstLine="210"/>
    </w:pPr>
  </w:style>
  <w:style w:type="paragraph" w:styleId="Textonotapie">
    <w:name w:val="footnote text"/>
    <w:basedOn w:val="Normal"/>
    <w:semiHidden/>
    <w:rsid w:val="004B1323"/>
    <w:rPr>
      <w:szCs w:val="20"/>
    </w:rPr>
  </w:style>
  <w:style w:type="character" w:styleId="Refdenotaalpie">
    <w:name w:val="footnote reference"/>
    <w:basedOn w:val="Fuentedeprrafopredeter"/>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Fuentedeprrafopredeter"/>
    <w:rsid w:val="001F480E"/>
  </w:style>
  <w:style w:type="character" w:customStyle="1" w:styleId="TextodecuerpoCar">
    <w:name w:val="Texto de cuerpo Car"/>
    <w:basedOn w:val="Fuentedeprrafopredeter"/>
    <w:link w:val="Textodecuerpo"/>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Sinlista"/>
    <w:rsid w:val="003B51F4"/>
    <w:pPr>
      <w:numPr>
        <w:numId w:val="5"/>
      </w:numPr>
    </w:pPr>
  </w:style>
  <w:style w:type="table" w:styleId="Sombreadoclaro-nfasis2">
    <w:name w:val="Light Shading Accent 2"/>
    <w:basedOn w:val="Tabla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na1-nfasis2">
    <w:name w:val="Medium List 1 Accent 2"/>
    <w:basedOn w:val="Tabla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rsid w:val="00B154F8"/>
    <w:rPr>
      <w:color w:val="800080"/>
      <w:u w:val="single"/>
    </w:rPr>
  </w:style>
  <w:style w:type="character" w:customStyle="1" w:styleId="EpgrafeCar2">
    <w:name w:val="Epígrafe Car2"/>
    <w:basedOn w:val="Fuentedeprrafopredeter"/>
    <w:link w:val="Epgrafe"/>
    <w:rsid w:val="00D5633E"/>
    <w:rPr>
      <w:rFonts w:ascii="Verdana" w:hAnsi="Verdana"/>
      <w:b/>
      <w:bCs/>
      <w:lang w:eastAsia="es-ES"/>
    </w:rPr>
  </w:style>
  <w:style w:type="table" w:customStyle="1" w:styleId="plasticstyle">
    <w:name w:val="plasticstyle"/>
    <w:basedOn w:val="Tabla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Textoennegrita">
    <w:name w:val="Strong"/>
    <w:basedOn w:val="Fuentedeprrafopredeter"/>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Fuentedeprrafopredeter"/>
    <w:rsid w:val="00CB5E33"/>
    <w:rPr>
      <w:rFonts w:ascii="Verdana" w:hAnsi="Verdana"/>
      <w:sz w:val="24"/>
      <w:szCs w:val="24"/>
      <w:lang w:val="en-US" w:eastAsia="es-ES" w:bidi="ar-SA"/>
    </w:rPr>
  </w:style>
  <w:style w:type="character" w:customStyle="1" w:styleId="EpgrafeCar1">
    <w:name w:val="Epígrafe Car1"/>
    <w:basedOn w:val="Fuentedeprrafopredeter"/>
    <w:rsid w:val="00CB5E33"/>
    <w:rPr>
      <w:rFonts w:ascii="Verdana" w:hAnsi="Verdana"/>
      <w:b/>
      <w:bCs/>
      <w:lang w:val="en-US" w:eastAsia="es-ES" w:bidi="ar-SA"/>
    </w:rPr>
  </w:style>
  <w:style w:type="character" w:customStyle="1" w:styleId="TextoindependienteCar3">
    <w:name w:val="Texto independiente Car3"/>
    <w:basedOn w:val="Fuentedeprrafopredeter"/>
    <w:rsid w:val="005B365A"/>
    <w:rPr>
      <w:rFonts w:ascii="Verdana" w:hAnsi="Verdana"/>
      <w:sz w:val="24"/>
      <w:szCs w:val="24"/>
      <w:lang w:val="en-US" w:eastAsia="es-ES" w:bidi="ar-SA"/>
    </w:rPr>
  </w:style>
  <w:style w:type="character" w:customStyle="1" w:styleId="TextoindependienteCar2">
    <w:name w:val="Texto independiente Car2"/>
    <w:basedOn w:val="Fuentedeprrafopredeter"/>
    <w:rsid w:val="001121F0"/>
    <w:rPr>
      <w:rFonts w:ascii="Verdana" w:hAnsi="Verdana"/>
      <w:sz w:val="24"/>
      <w:szCs w:val="24"/>
      <w:lang w:val="en-US" w:eastAsia="es-ES" w:bidi="ar-SA"/>
    </w:rPr>
  </w:style>
  <w:style w:type="character" w:styleId="Nmerodelnea">
    <w:name w:val="line number"/>
    <w:basedOn w:val="Fuentedeprrafopredeter"/>
    <w:rsid w:val="00ED3802"/>
  </w:style>
  <w:style w:type="character" w:styleId="Nmerodepgina">
    <w:name w:val="page number"/>
    <w:basedOn w:val="Fuentedeprrafopredeter"/>
    <w:rsid w:val="00ED3802"/>
  </w:style>
  <w:style w:type="character" w:customStyle="1" w:styleId="EpgrafeCar">
    <w:name w:val="Epígrafe Car"/>
    <w:basedOn w:val="Fuentedeprrafopredeter"/>
    <w:locked/>
    <w:rsid w:val="003E5BA3"/>
    <w:rPr>
      <w:rFonts w:ascii="Verdana" w:hAnsi="Verdana"/>
      <w:b/>
      <w:bCs/>
      <w:lang w:bidi="ar-SA"/>
    </w:rPr>
  </w:style>
  <w:style w:type="character" w:customStyle="1" w:styleId="TextoindependienteCar4">
    <w:name w:val="Texto independiente Car4"/>
    <w:basedOn w:val="Fuentedeprrafopredeter"/>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Ttulo4Car">
    <w:name w:val="Título 4 Car"/>
    <w:basedOn w:val="Fuentedeprrafopredeter"/>
    <w:link w:val="Ttulo4"/>
    <w:rsid w:val="002B7998"/>
    <w:rPr>
      <w:rFonts w:ascii="Calibri" w:hAnsi="Calibri"/>
      <w:b/>
      <w:bCs/>
      <w:sz w:val="26"/>
      <w:szCs w:val="28"/>
      <w:lang w:val="en-US"/>
    </w:rPr>
  </w:style>
  <w:style w:type="character" w:customStyle="1" w:styleId="codeCar">
    <w:name w:val="code Car"/>
    <w:basedOn w:val="Fuentedeprrafopredeter"/>
    <w:link w:val="code"/>
    <w:rsid w:val="00045CD2"/>
    <w:rPr>
      <w:rFonts w:ascii="Courier New" w:hAnsi="Courier New" w:cs="Courier New"/>
      <w:szCs w:val="24"/>
      <w:shd w:val="clear" w:color="auto" w:fill="F2F2F2"/>
    </w:rPr>
  </w:style>
  <w:style w:type="character" w:customStyle="1" w:styleId="Ttulo2Car">
    <w:name w:val="Título 2 Car"/>
    <w:basedOn w:val="Fuentedeprrafopredeter"/>
    <w:link w:val="Ttulo2"/>
    <w:rsid w:val="00CB01B0"/>
    <w:rPr>
      <w:rFonts w:ascii="Arial" w:hAnsi="Arial" w:cs="Arial"/>
      <w:b/>
      <w:bCs/>
      <w:iCs/>
      <w:color w:val="595959"/>
      <w:sz w:val="28"/>
      <w:szCs w:val="28"/>
      <w:lang w:val="es-ES" w:eastAsia="es-ES"/>
    </w:rPr>
  </w:style>
  <w:style w:type="character" w:styleId="Enfasis">
    <w:name w:val="Emphasis"/>
    <w:basedOn w:val="Fuentedeprrafopredeter"/>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customStyle="1" w:styleId="puntosdelalista">
    <w:name w:val="puntos de la lista"/>
    <w:basedOn w:val="Normal"/>
    <w:rsid w:val="00B376F7"/>
    <w:pPr>
      <w:numPr>
        <w:numId w:val="20"/>
      </w:numPr>
    </w:pPr>
  </w:style>
  <w:style w:type="character" w:styleId="Refdecomentario">
    <w:name w:val="annotation reference"/>
    <w:basedOn w:val="Fuentedeprrafopredeter"/>
    <w:rsid w:val="0027155B"/>
    <w:rPr>
      <w:sz w:val="16"/>
      <w:szCs w:val="16"/>
    </w:rPr>
  </w:style>
  <w:style w:type="paragraph" w:styleId="Textocomentario">
    <w:name w:val="annotation text"/>
    <w:basedOn w:val="Normal"/>
    <w:link w:val="TextocomentarioCar"/>
    <w:rsid w:val="0027155B"/>
    <w:rPr>
      <w:szCs w:val="20"/>
    </w:rPr>
  </w:style>
  <w:style w:type="character" w:customStyle="1" w:styleId="TextocomentarioCar">
    <w:name w:val="Texto comentario Car"/>
    <w:basedOn w:val="Fuentedeprrafopredeter"/>
    <w:link w:val="Textocomentario"/>
    <w:rsid w:val="0027155B"/>
    <w:rPr>
      <w:rFonts w:ascii="Verdana" w:hAnsi="Verdana"/>
      <w:lang w:val="en-US"/>
    </w:rPr>
  </w:style>
  <w:style w:type="paragraph" w:styleId="Asuntodelcomentario">
    <w:name w:val="annotation subject"/>
    <w:basedOn w:val="Textocomentario"/>
    <w:next w:val="Textocomentario"/>
    <w:link w:val="AsuntodelcomentarioCar"/>
    <w:rsid w:val="0027155B"/>
    <w:rPr>
      <w:b/>
      <w:bCs/>
    </w:rPr>
  </w:style>
  <w:style w:type="character" w:customStyle="1" w:styleId="AsuntodelcomentarioCar">
    <w:name w:val="Asunto del comentario Car"/>
    <w:basedOn w:val="TextocomentarioCar"/>
    <w:link w:val="Asuntodelcomentario"/>
    <w:rsid w:val="0027155B"/>
    <w:rPr>
      <w:rFonts w:ascii="Verdana" w:hAnsi="Verdana"/>
      <w:b/>
      <w:bCs/>
      <w:lang w:val="en-US"/>
    </w:rPr>
  </w:style>
  <w:style w:type="paragraph" w:styleId="Mapadeldocumento">
    <w:name w:val="Document Map"/>
    <w:basedOn w:val="Normal"/>
    <w:link w:val="MapadeldocumentoCar"/>
    <w:rsid w:val="007F4756"/>
    <w:rPr>
      <w:rFonts w:ascii="Tahoma" w:hAnsi="Tahoma" w:cs="Tahoma"/>
      <w:sz w:val="16"/>
      <w:szCs w:val="16"/>
    </w:rPr>
  </w:style>
  <w:style w:type="character" w:customStyle="1" w:styleId="MapadeldocumentoCar">
    <w:name w:val="Mapa del documento Car"/>
    <w:basedOn w:val="Fuentedeprrafopredeter"/>
    <w:link w:val="Mapadeldocumento"/>
    <w:rsid w:val="007F4756"/>
    <w:rPr>
      <w:rFonts w:ascii="Tahoma" w:hAnsi="Tahoma" w:cs="Tahoma"/>
      <w:sz w:val="16"/>
      <w:szCs w:val="16"/>
      <w:lang w:val="en-US"/>
    </w:rPr>
  </w:style>
  <w:style w:type="paragraph" w:styleId="Prrafodelista">
    <w:name w:val="List Paragraph"/>
    <w:basedOn w:val="Normal"/>
    <w:uiPriority w:val="34"/>
    <w:qFormat/>
    <w:rsid w:val="00B366CE"/>
    <w:pPr>
      <w:ind w:left="720"/>
      <w:contextualSpacing/>
    </w:pPr>
  </w:style>
  <w:style w:type="paragraph" w:styleId="Revisin">
    <w:name w:val="Revision"/>
    <w:hidden/>
    <w:uiPriority w:val="99"/>
    <w:semiHidden/>
    <w:rsid w:val="00AC7F7F"/>
    <w:rPr>
      <w:rFonts w:ascii="Verdana" w:hAnsi="Verdana"/>
      <w:szCs w:val="24"/>
      <w:lang w:eastAsia="es-ES"/>
    </w:rPr>
  </w:style>
  <w:style w:type="table" w:styleId="Tablaclsica1">
    <w:name w:val="Table Classic 1"/>
    <w:basedOn w:val="Tablanormal"/>
    <w:rsid w:val="009C1ED6"/>
    <w:pPr>
      <w:spacing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aconefectos3D1">
    <w:name w:val="Table 3D effects 1"/>
    <w:basedOn w:val="Tablanormal"/>
    <w:rsid w:val="009C1ED6"/>
    <w:pPr>
      <w:spacing w:after="12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eastAsia="es-ES"/>
    </w:rPr>
  </w:style>
  <w:style w:type="paragraph" w:styleId="Ttulo1">
    <w:name w:val="heading 1"/>
    <w:basedOn w:val="Normal"/>
    <w:next w:val="Normal"/>
    <w:qFormat/>
    <w:rsid w:val="00CB01B0"/>
    <w:pPr>
      <w:keepNext/>
      <w:pageBreakBefore/>
      <w:numPr>
        <w:numId w:val="1"/>
      </w:numPr>
      <w:spacing w:before="2040" w:after="3840"/>
      <w:jc w:val="right"/>
      <w:outlineLvl w:val="0"/>
    </w:pPr>
    <w:rPr>
      <w:rFonts w:ascii="Myriad Pro" w:hAnsi="Myriad Pro" w:cs="Arial"/>
      <w:bCs/>
      <w:color w:val="F47320"/>
      <w:kern w:val="32"/>
      <w:sz w:val="56"/>
      <w:szCs w:val="32"/>
      <w:lang w:val="es-ES"/>
    </w:rPr>
  </w:style>
  <w:style w:type="paragraph" w:styleId="Ttulo2">
    <w:name w:val="heading 2"/>
    <w:basedOn w:val="Normal"/>
    <w:next w:val="Normal"/>
    <w:link w:val="Ttulo2Car"/>
    <w:qFormat/>
    <w:rsid w:val="00CB01B0"/>
    <w:pPr>
      <w:keepNext/>
      <w:numPr>
        <w:ilvl w:val="1"/>
        <w:numId w:val="1"/>
      </w:numPr>
      <w:spacing w:before="600" w:after="240"/>
      <w:outlineLvl w:val="1"/>
    </w:pPr>
    <w:rPr>
      <w:rFonts w:ascii="Arial" w:hAnsi="Arial" w:cs="Arial"/>
      <w:b/>
      <w:bCs/>
      <w:iCs/>
      <w:color w:val="595959"/>
      <w:sz w:val="28"/>
      <w:szCs w:val="28"/>
      <w:lang w:val="es-ES"/>
    </w:rPr>
  </w:style>
  <w:style w:type="paragraph" w:styleId="Ttulo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Ttulo4">
    <w:name w:val="heading 4"/>
    <w:basedOn w:val="Normal"/>
    <w:next w:val="Normal"/>
    <w:link w:val="Ttulo4Car"/>
    <w:qFormat/>
    <w:rsid w:val="002B7998"/>
    <w:pPr>
      <w:keepNext/>
      <w:numPr>
        <w:ilvl w:val="3"/>
        <w:numId w:val="1"/>
      </w:numPr>
      <w:spacing w:before="240" w:after="60"/>
      <w:outlineLvl w:val="3"/>
    </w:pPr>
    <w:rPr>
      <w:rFonts w:ascii="Calibri" w:hAnsi="Calibri"/>
      <w:b/>
      <w:bCs/>
      <w:sz w:val="26"/>
      <w:szCs w:val="28"/>
    </w:rPr>
  </w:style>
  <w:style w:type="paragraph" w:styleId="Ttulo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Ttulo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Ttulo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rsid w:val="002812F3"/>
    <w:pPr>
      <w:widowControl w:val="0"/>
      <w:jc w:val="center"/>
    </w:pPr>
    <w:rPr>
      <w:rFonts w:ascii="Arial" w:hAnsi="Arial"/>
      <w:b/>
      <w:sz w:val="36"/>
      <w:szCs w:val="20"/>
      <w:lang w:eastAsia="en-US"/>
    </w:rPr>
  </w:style>
  <w:style w:type="paragraph" w:styleId="Encabezado">
    <w:name w:val="header"/>
    <w:basedOn w:val="Normal"/>
    <w:rsid w:val="002812F3"/>
    <w:pPr>
      <w:tabs>
        <w:tab w:val="center" w:pos="4252"/>
        <w:tab w:val="right" w:pos="8504"/>
      </w:tabs>
    </w:pPr>
  </w:style>
  <w:style w:type="paragraph" w:styleId="Piedepgina">
    <w:name w:val="footer"/>
    <w:basedOn w:val="Normal"/>
    <w:rsid w:val="002812F3"/>
    <w:pPr>
      <w:tabs>
        <w:tab w:val="center" w:pos="4252"/>
        <w:tab w:val="right" w:pos="8504"/>
      </w:tabs>
    </w:pPr>
  </w:style>
  <w:style w:type="paragraph" w:styleId="TDC1">
    <w:name w:val="toc 1"/>
    <w:basedOn w:val="Normal"/>
    <w:next w:val="Normal"/>
    <w:uiPriority w:val="39"/>
    <w:qFormat/>
    <w:rsid w:val="00C63D00"/>
    <w:pPr>
      <w:tabs>
        <w:tab w:val="left" w:pos="426"/>
        <w:tab w:val="right" w:leader="dot" w:pos="8222"/>
      </w:tabs>
      <w:spacing w:before="120" w:after="0"/>
    </w:pPr>
    <w:rPr>
      <w:b/>
      <w:bCs/>
      <w:szCs w:val="20"/>
    </w:rPr>
  </w:style>
  <w:style w:type="character" w:styleId="Hipervnculo">
    <w:name w:val="Hyperlink"/>
    <w:basedOn w:val="Fuentedeprrafopredeter"/>
    <w:uiPriority w:val="99"/>
    <w:rsid w:val="002812F3"/>
    <w:rPr>
      <w:color w:val="0000FF"/>
      <w:u w:val="single"/>
    </w:rPr>
  </w:style>
  <w:style w:type="paragraph" w:styleId="TDC3">
    <w:name w:val="toc 3"/>
    <w:basedOn w:val="TDC1"/>
    <w:next w:val="Normal"/>
    <w:uiPriority w:val="39"/>
    <w:qFormat/>
    <w:rsid w:val="00C63D00"/>
    <w:pPr>
      <w:tabs>
        <w:tab w:val="left" w:pos="851"/>
        <w:tab w:val="left" w:pos="1276"/>
      </w:tabs>
      <w:spacing w:before="0"/>
      <w:ind w:left="482"/>
    </w:pPr>
    <w:rPr>
      <w:b w:val="0"/>
      <w:iCs/>
    </w:rPr>
  </w:style>
  <w:style w:type="paragraph" w:styleId="TDC2">
    <w:name w:val="toc 2"/>
    <w:basedOn w:val="TDC1"/>
    <w:next w:val="Normal"/>
    <w:uiPriority w:val="39"/>
    <w:qFormat/>
    <w:rsid w:val="00C63D00"/>
    <w:pPr>
      <w:tabs>
        <w:tab w:val="left" w:pos="851"/>
      </w:tabs>
      <w:spacing w:before="0"/>
      <w:ind w:left="238"/>
    </w:pPr>
    <w:rPr>
      <w:b w:val="0"/>
      <w:noProof/>
      <w:lang w:val="es-ES"/>
    </w:rPr>
  </w:style>
  <w:style w:type="paragraph" w:styleId="TDC4">
    <w:name w:val="toc 4"/>
    <w:basedOn w:val="Normal"/>
    <w:next w:val="Normal"/>
    <w:autoRedefine/>
    <w:uiPriority w:val="39"/>
    <w:qFormat/>
    <w:rsid w:val="002812F3"/>
    <w:pPr>
      <w:ind w:left="720"/>
    </w:pPr>
    <w:rPr>
      <w:sz w:val="18"/>
      <w:szCs w:val="18"/>
    </w:rPr>
  </w:style>
  <w:style w:type="paragraph" w:styleId="TDC5">
    <w:name w:val="toc 5"/>
    <w:basedOn w:val="Normal"/>
    <w:next w:val="Normal"/>
    <w:autoRedefine/>
    <w:uiPriority w:val="39"/>
    <w:qFormat/>
    <w:rsid w:val="002812F3"/>
    <w:pPr>
      <w:ind w:left="960"/>
    </w:pPr>
    <w:rPr>
      <w:sz w:val="18"/>
      <w:szCs w:val="18"/>
    </w:rPr>
  </w:style>
  <w:style w:type="paragraph" w:styleId="TDC6">
    <w:name w:val="toc 6"/>
    <w:basedOn w:val="Normal"/>
    <w:next w:val="Normal"/>
    <w:autoRedefine/>
    <w:uiPriority w:val="39"/>
    <w:qFormat/>
    <w:rsid w:val="002812F3"/>
    <w:pPr>
      <w:ind w:left="1200"/>
    </w:pPr>
    <w:rPr>
      <w:sz w:val="18"/>
      <w:szCs w:val="18"/>
    </w:rPr>
  </w:style>
  <w:style w:type="paragraph" w:styleId="TDC7">
    <w:name w:val="toc 7"/>
    <w:basedOn w:val="Normal"/>
    <w:next w:val="Normal"/>
    <w:autoRedefine/>
    <w:uiPriority w:val="39"/>
    <w:qFormat/>
    <w:rsid w:val="002812F3"/>
    <w:pPr>
      <w:ind w:left="1440"/>
    </w:pPr>
    <w:rPr>
      <w:sz w:val="18"/>
      <w:szCs w:val="18"/>
    </w:rPr>
  </w:style>
  <w:style w:type="paragraph" w:styleId="TDC8">
    <w:name w:val="toc 8"/>
    <w:basedOn w:val="Normal"/>
    <w:next w:val="Normal"/>
    <w:autoRedefine/>
    <w:uiPriority w:val="39"/>
    <w:qFormat/>
    <w:rsid w:val="002812F3"/>
    <w:pPr>
      <w:ind w:left="1680"/>
    </w:pPr>
    <w:rPr>
      <w:sz w:val="18"/>
      <w:szCs w:val="18"/>
    </w:rPr>
  </w:style>
  <w:style w:type="paragraph" w:styleId="TDC9">
    <w:name w:val="toc 9"/>
    <w:basedOn w:val="Normal"/>
    <w:next w:val="Normal"/>
    <w:autoRedefine/>
    <w:uiPriority w:val="39"/>
    <w:qFormat/>
    <w:rsid w:val="002812F3"/>
    <w:pPr>
      <w:ind w:left="1920"/>
    </w:pPr>
    <w:rPr>
      <w:sz w:val="18"/>
      <w:szCs w:val="18"/>
    </w:rPr>
  </w:style>
  <w:style w:type="table" w:styleId="Tablaconcuadrcula">
    <w:name w:val="Table Grid"/>
    <w:basedOn w:val="Tabla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rsid w:val="00DB41D6"/>
    <w:pPr>
      <w:keepNext/>
      <w:numPr>
        <w:ilvl w:val="0"/>
        <w:numId w:val="0"/>
      </w:numPr>
      <w:tabs>
        <w:tab w:val="num" w:pos="0"/>
      </w:tabs>
      <w:spacing w:after="60"/>
      <w:jc w:val="left"/>
    </w:pPr>
    <w:rPr>
      <w:lang w:val="en-US"/>
    </w:rPr>
  </w:style>
  <w:style w:type="paragraph" w:styleId="Textodeglobo">
    <w:name w:val="Balloon Text"/>
    <w:basedOn w:val="Normal"/>
    <w:link w:val="TextodegloboCar"/>
    <w:rsid w:val="002E45C4"/>
    <w:rPr>
      <w:rFonts w:ascii="Tahoma" w:hAnsi="Tahoma" w:cs="Tahoma"/>
      <w:sz w:val="16"/>
      <w:szCs w:val="16"/>
    </w:rPr>
  </w:style>
  <w:style w:type="character" w:customStyle="1" w:styleId="TextodegloboCar">
    <w:name w:val="Texto de globo Car"/>
    <w:basedOn w:val="Fuentedeprrafopredeter"/>
    <w:link w:val="Textodeglobo"/>
    <w:rsid w:val="002E45C4"/>
    <w:rPr>
      <w:rFonts w:ascii="Tahoma" w:hAnsi="Tahoma" w:cs="Tahoma"/>
      <w:sz w:val="16"/>
      <w:szCs w:val="16"/>
    </w:rPr>
  </w:style>
  <w:style w:type="paragraph" w:styleId="Epgrafe">
    <w:name w:val="caption"/>
    <w:basedOn w:val="Normal"/>
    <w:next w:val="Normal"/>
    <w:link w:val="EpgrafeCar2"/>
    <w:autoRedefine/>
    <w:qFormat/>
    <w:rsid w:val="00D5633E"/>
    <w:pPr>
      <w:jc w:val="center"/>
      <w:pPrChange w:id="1" w:author="Erin Richardson" w:date="2012-11-01T23:00:00Z">
        <w:pPr>
          <w:spacing w:after="120"/>
          <w:jc w:val="center"/>
        </w:pPr>
      </w:pPrChange>
    </w:pPr>
    <w:rPr>
      <w:b/>
      <w:bCs/>
      <w:szCs w:val="20"/>
      <w:rPrChange w:id="1" w:author="Erin Richardson" w:date="2012-11-01T23:00:00Z">
        <w:rPr>
          <w:rFonts w:ascii="Verdana" w:hAnsi="Verdana"/>
          <w:b/>
          <w:bCs/>
          <w:lang w:val="en-US" w:eastAsia="es-ES" w:bidi="ar-SA"/>
        </w:rPr>
      </w:rPrChange>
    </w:rPr>
  </w:style>
  <w:style w:type="paragraph" w:styleId="Tabladeilustraciones">
    <w:name w:val="table of figures"/>
    <w:basedOn w:val="Normal"/>
    <w:next w:val="Normal"/>
    <w:uiPriority w:val="99"/>
    <w:rsid w:val="00117169"/>
    <w:pPr>
      <w:spacing w:after="0"/>
    </w:pPr>
  </w:style>
  <w:style w:type="paragraph" w:styleId="Lista">
    <w:name w:val="List"/>
    <w:basedOn w:val="Normal"/>
    <w:rsid w:val="0013675D"/>
    <w:pPr>
      <w:ind w:left="283" w:hanging="283"/>
    </w:pPr>
  </w:style>
  <w:style w:type="paragraph" w:styleId="Lista2">
    <w:name w:val="List 2"/>
    <w:basedOn w:val="Normal"/>
    <w:rsid w:val="0013675D"/>
    <w:pPr>
      <w:ind w:left="566" w:hanging="283"/>
    </w:pPr>
  </w:style>
  <w:style w:type="paragraph" w:styleId="Lista3">
    <w:name w:val="List 3"/>
    <w:basedOn w:val="Normal"/>
    <w:rsid w:val="0013675D"/>
    <w:pPr>
      <w:ind w:left="849" w:hanging="283"/>
    </w:pPr>
  </w:style>
  <w:style w:type="paragraph" w:styleId="Listaconvietas">
    <w:name w:val="List Bullet"/>
    <w:basedOn w:val="Normal"/>
    <w:rsid w:val="0013675D"/>
    <w:pPr>
      <w:numPr>
        <w:numId w:val="2"/>
      </w:numPr>
    </w:pPr>
  </w:style>
  <w:style w:type="paragraph" w:styleId="Listaconvietas2">
    <w:name w:val="List Bullet 2"/>
    <w:basedOn w:val="Normal"/>
    <w:rsid w:val="0013675D"/>
    <w:pPr>
      <w:numPr>
        <w:numId w:val="3"/>
      </w:numPr>
    </w:pPr>
  </w:style>
  <w:style w:type="paragraph" w:styleId="Listaconvietas3">
    <w:name w:val="List Bullet 3"/>
    <w:basedOn w:val="Normal"/>
    <w:rsid w:val="0013675D"/>
    <w:pPr>
      <w:numPr>
        <w:numId w:val="4"/>
      </w:numPr>
    </w:pPr>
  </w:style>
  <w:style w:type="paragraph" w:styleId="Continuarlista">
    <w:name w:val="List Continue"/>
    <w:basedOn w:val="Normal"/>
    <w:rsid w:val="0013675D"/>
    <w:pPr>
      <w:ind w:left="283"/>
    </w:pPr>
  </w:style>
  <w:style w:type="paragraph" w:styleId="Continuarlista2">
    <w:name w:val="List Continue 2"/>
    <w:basedOn w:val="Normal"/>
    <w:rsid w:val="0013675D"/>
    <w:pPr>
      <w:ind w:left="566"/>
    </w:pPr>
  </w:style>
  <w:style w:type="paragraph" w:styleId="Textodecuerpo">
    <w:name w:val="Body Text"/>
    <w:basedOn w:val="Normal"/>
    <w:link w:val="TextodecuerpoCar"/>
    <w:autoRedefine/>
    <w:rsid w:val="00045CD2"/>
    <w:pPr>
      <w:ind w:right="-710"/>
      <w:jc w:val="right"/>
    </w:pPr>
    <w:rPr>
      <w:b/>
      <w:color w:val="FFFFFF"/>
      <w:szCs w:val="20"/>
    </w:rPr>
  </w:style>
  <w:style w:type="paragraph" w:styleId="Sangradetdecuerpo">
    <w:name w:val="Body Text Indent"/>
    <w:basedOn w:val="Normal"/>
    <w:rsid w:val="0013675D"/>
    <w:pPr>
      <w:ind w:left="283"/>
    </w:pPr>
  </w:style>
  <w:style w:type="paragraph" w:styleId="Sangranormal">
    <w:name w:val="Normal Indent"/>
    <w:basedOn w:val="Normal"/>
    <w:rsid w:val="0013675D"/>
    <w:pPr>
      <w:ind w:left="708"/>
    </w:pPr>
  </w:style>
  <w:style w:type="paragraph" w:styleId="Textodecuerpo1sangra">
    <w:name w:val="Body Text First Indent"/>
    <w:basedOn w:val="Textodecuerpo"/>
    <w:rsid w:val="0013675D"/>
    <w:pPr>
      <w:ind w:firstLine="210"/>
    </w:pPr>
  </w:style>
  <w:style w:type="paragraph" w:styleId="Textodecuerpo1sangra2">
    <w:name w:val="Body Text First Indent 2"/>
    <w:basedOn w:val="Sangradetdecuerpo"/>
    <w:rsid w:val="0013675D"/>
    <w:pPr>
      <w:ind w:firstLine="210"/>
    </w:pPr>
  </w:style>
  <w:style w:type="paragraph" w:styleId="Textonotapie">
    <w:name w:val="footnote text"/>
    <w:basedOn w:val="Normal"/>
    <w:semiHidden/>
    <w:rsid w:val="004B1323"/>
    <w:rPr>
      <w:szCs w:val="20"/>
    </w:rPr>
  </w:style>
  <w:style w:type="character" w:styleId="Refdenotaalpie">
    <w:name w:val="footnote reference"/>
    <w:basedOn w:val="Fuentedeprrafopredeter"/>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Fuentedeprrafopredeter"/>
    <w:rsid w:val="001F480E"/>
  </w:style>
  <w:style w:type="character" w:customStyle="1" w:styleId="TextodecuerpoCar">
    <w:name w:val="Texto de cuerpo Car"/>
    <w:basedOn w:val="Fuentedeprrafopredeter"/>
    <w:link w:val="Textodecuerpo"/>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Sinlista"/>
    <w:rsid w:val="003B51F4"/>
    <w:pPr>
      <w:numPr>
        <w:numId w:val="5"/>
      </w:numPr>
    </w:pPr>
  </w:style>
  <w:style w:type="table" w:styleId="Sombreadoclaro-nfasis2">
    <w:name w:val="Light Shading Accent 2"/>
    <w:basedOn w:val="Tabla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na1-nfasis2">
    <w:name w:val="Medium List 1 Accent 2"/>
    <w:basedOn w:val="Tabla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rsid w:val="00B154F8"/>
    <w:rPr>
      <w:color w:val="800080"/>
      <w:u w:val="single"/>
    </w:rPr>
  </w:style>
  <w:style w:type="character" w:customStyle="1" w:styleId="EpgrafeCar2">
    <w:name w:val="Epígrafe Car2"/>
    <w:basedOn w:val="Fuentedeprrafopredeter"/>
    <w:link w:val="Epgrafe"/>
    <w:rsid w:val="00D5633E"/>
    <w:rPr>
      <w:rFonts w:ascii="Verdana" w:hAnsi="Verdana"/>
      <w:b/>
      <w:bCs/>
      <w:lang w:eastAsia="es-ES"/>
    </w:rPr>
  </w:style>
  <w:style w:type="table" w:customStyle="1" w:styleId="plasticstyle">
    <w:name w:val="plasticstyle"/>
    <w:basedOn w:val="Tabla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Textoennegrita">
    <w:name w:val="Strong"/>
    <w:basedOn w:val="Fuentedeprrafopredeter"/>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Fuentedeprrafopredeter"/>
    <w:rsid w:val="00CB5E33"/>
    <w:rPr>
      <w:rFonts w:ascii="Verdana" w:hAnsi="Verdana"/>
      <w:sz w:val="24"/>
      <w:szCs w:val="24"/>
      <w:lang w:val="en-US" w:eastAsia="es-ES" w:bidi="ar-SA"/>
    </w:rPr>
  </w:style>
  <w:style w:type="character" w:customStyle="1" w:styleId="EpgrafeCar1">
    <w:name w:val="Epígrafe Car1"/>
    <w:basedOn w:val="Fuentedeprrafopredeter"/>
    <w:rsid w:val="00CB5E33"/>
    <w:rPr>
      <w:rFonts w:ascii="Verdana" w:hAnsi="Verdana"/>
      <w:b/>
      <w:bCs/>
      <w:lang w:val="en-US" w:eastAsia="es-ES" w:bidi="ar-SA"/>
    </w:rPr>
  </w:style>
  <w:style w:type="character" w:customStyle="1" w:styleId="TextoindependienteCar3">
    <w:name w:val="Texto independiente Car3"/>
    <w:basedOn w:val="Fuentedeprrafopredeter"/>
    <w:rsid w:val="005B365A"/>
    <w:rPr>
      <w:rFonts w:ascii="Verdana" w:hAnsi="Verdana"/>
      <w:sz w:val="24"/>
      <w:szCs w:val="24"/>
      <w:lang w:val="en-US" w:eastAsia="es-ES" w:bidi="ar-SA"/>
    </w:rPr>
  </w:style>
  <w:style w:type="character" w:customStyle="1" w:styleId="TextoindependienteCar2">
    <w:name w:val="Texto independiente Car2"/>
    <w:basedOn w:val="Fuentedeprrafopredeter"/>
    <w:rsid w:val="001121F0"/>
    <w:rPr>
      <w:rFonts w:ascii="Verdana" w:hAnsi="Verdana"/>
      <w:sz w:val="24"/>
      <w:szCs w:val="24"/>
      <w:lang w:val="en-US" w:eastAsia="es-ES" w:bidi="ar-SA"/>
    </w:rPr>
  </w:style>
  <w:style w:type="character" w:styleId="Nmerodelnea">
    <w:name w:val="line number"/>
    <w:basedOn w:val="Fuentedeprrafopredeter"/>
    <w:rsid w:val="00ED3802"/>
  </w:style>
  <w:style w:type="character" w:styleId="Nmerodepgina">
    <w:name w:val="page number"/>
    <w:basedOn w:val="Fuentedeprrafopredeter"/>
    <w:rsid w:val="00ED3802"/>
  </w:style>
  <w:style w:type="character" w:customStyle="1" w:styleId="EpgrafeCar">
    <w:name w:val="Epígrafe Car"/>
    <w:basedOn w:val="Fuentedeprrafopredeter"/>
    <w:locked/>
    <w:rsid w:val="003E5BA3"/>
    <w:rPr>
      <w:rFonts w:ascii="Verdana" w:hAnsi="Verdana"/>
      <w:b/>
      <w:bCs/>
      <w:lang w:bidi="ar-SA"/>
    </w:rPr>
  </w:style>
  <w:style w:type="character" w:customStyle="1" w:styleId="TextoindependienteCar4">
    <w:name w:val="Texto independiente Car4"/>
    <w:basedOn w:val="Fuentedeprrafopredeter"/>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Ttulo4Car">
    <w:name w:val="Título 4 Car"/>
    <w:basedOn w:val="Fuentedeprrafopredeter"/>
    <w:link w:val="Ttulo4"/>
    <w:rsid w:val="002B7998"/>
    <w:rPr>
      <w:rFonts w:ascii="Calibri" w:hAnsi="Calibri"/>
      <w:b/>
      <w:bCs/>
      <w:sz w:val="26"/>
      <w:szCs w:val="28"/>
      <w:lang w:val="en-US"/>
    </w:rPr>
  </w:style>
  <w:style w:type="character" w:customStyle="1" w:styleId="codeCar">
    <w:name w:val="code Car"/>
    <w:basedOn w:val="Fuentedeprrafopredeter"/>
    <w:link w:val="code"/>
    <w:rsid w:val="00045CD2"/>
    <w:rPr>
      <w:rFonts w:ascii="Courier New" w:hAnsi="Courier New" w:cs="Courier New"/>
      <w:szCs w:val="24"/>
      <w:shd w:val="clear" w:color="auto" w:fill="F2F2F2"/>
    </w:rPr>
  </w:style>
  <w:style w:type="character" w:customStyle="1" w:styleId="Ttulo2Car">
    <w:name w:val="Título 2 Car"/>
    <w:basedOn w:val="Fuentedeprrafopredeter"/>
    <w:link w:val="Ttulo2"/>
    <w:rsid w:val="00CB01B0"/>
    <w:rPr>
      <w:rFonts w:ascii="Arial" w:hAnsi="Arial" w:cs="Arial"/>
      <w:b/>
      <w:bCs/>
      <w:iCs/>
      <w:color w:val="595959"/>
      <w:sz w:val="28"/>
      <w:szCs w:val="28"/>
      <w:lang w:val="es-ES" w:eastAsia="es-ES"/>
    </w:rPr>
  </w:style>
  <w:style w:type="character" w:styleId="Enfasis">
    <w:name w:val="Emphasis"/>
    <w:basedOn w:val="Fuentedeprrafopredeter"/>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customStyle="1" w:styleId="puntosdelalista">
    <w:name w:val="puntos de la lista"/>
    <w:basedOn w:val="Normal"/>
    <w:rsid w:val="00B376F7"/>
    <w:pPr>
      <w:numPr>
        <w:numId w:val="20"/>
      </w:numPr>
    </w:pPr>
  </w:style>
  <w:style w:type="character" w:styleId="Refdecomentario">
    <w:name w:val="annotation reference"/>
    <w:basedOn w:val="Fuentedeprrafopredeter"/>
    <w:rsid w:val="0027155B"/>
    <w:rPr>
      <w:sz w:val="16"/>
      <w:szCs w:val="16"/>
    </w:rPr>
  </w:style>
  <w:style w:type="paragraph" w:styleId="Textocomentario">
    <w:name w:val="annotation text"/>
    <w:basedOn w:val="Normal"/>
    <w:link w:val="TextocomentarioCar"/>
    <w:rsid w:val="0027155B"/>
    <w:rPr>
      <w:szCs w:val="20"/>
    </w:rPr>
  </w:style>
  <w:style w:type="character" w:customStyle="1" w:styleId="TextocomentarioCar">
    <w:name w:val="Texto comentario Car"/>
    <w:basedOn w:val="Fuentedeprrafopredeter"/>
    <w:link w:val="Textocomentario"/>
    <w:rsid w:val="0027155B"/>
    <w:rPr>
      <w:rFonts w:ascii="Verdana" w:hAnsi="Verdana"/>
      <w:lang w:val="en-US"/>
    </w:rPr>
  </w:style>
  <w:style w:type="paragraph" w:styleId="Asuntodelcomentario">
    <w:name w:val="annotation subject"/>
    <w:basedOn w:val="Textocomentario"/>
    <w:next w:val="Textocomentario"/>
    <w:link w:val="AsuntodelcomentarioCar"/>
    <w:rsid w:val="0027155B"/>
    <w:rPr>
      <w:b/>
      <w:bCs/>
    </w:rPr>
  </w:style>
  <w:style w:type="character" w:customStyle="1" w:styleId="AsuntodelcomentarioCar">
    <w:name w:val="Asunto del comentario Car"/>
    <w:basedOn w:val="TextocomentarioCar"/>
    <w:link w:val="Asuntodelcomentario"/>
    <w:rsid w:val="0027155B"/>
    <w:rPr>
      <w:rFonts w:ascii="Verdana" w:hAnsi="Verdana"/>
      <w:b/>
      <w:bCs/>
      <w:lang w:val="en-US"/>
    </w:rPr>
  </w:style>
  <w:style w:type="paragraph" w:styleId="Mapadeldocumento">
    <w:name w:val="Document Map"/>
    <w:basedOn w:val="Normal"/>
    <w:link w:val="MapadeldocumentoCar"/>
    <w:rsid w:val="007F4756"/>
    <w:rPr>
      <w:rFonts w:ascii="Tahoma" w:hAnsi="Tahoma" w:cs="Tahoma"/>
      <w:sz w:val="16"/>
      <w:szCs w:val="16"/>
    </w:rPr>
  </w:style>
  <w:style w:type="character" w:customStyle="1" w:styleId="MapadeldocumentoCar">
    <w:name w:val="Mapa del documento Car"/>
    <w:basedOn w:val="Fuentedeprrafopredeter"/>
    <w:link w:val="Mapadeldocumento"/>
    <w:rsid w:val="007F4756"/>
    <w:rPr>
      <w:rFonts w:ascii="Tahoma" w:hAnsi="Tahoma" w:cs="Tahoma"/>
      <w:sz w:val="16"/>
      <w:szCs w:val="16"/>
      <w:lang w:val="en-US"/>
    </w:rPr>
  </w:style>
  <w:style w:type="paragraph" w:styleId="Prrafodelista">
    <w:name w:val="List Paragraph"/>
    <w:basedOn w:val="Normal"/>
    <w:uiPriority w:val="34"/>
    <w:qFormat/>
    <w:rsid w:val="00B366CE"/>
    <w:pPr>
      <w:ind w:left="720"/>
      <w:contextualSpacing/>
    </w:pPr>
  </w:style>
  <w:style w:type="paragraph" w:styleId="Revisin">
    <w:name w:val="Revision"/>
    <w:hidden/>
    <w:uiPriority w:val="99"/>
    <w:semiHidden/>
    <w:rsid w:val="00AC7F7F"/>
    <w:rPr>
      <w:rFonts w:ascii="Verdana" w:hAnsi="Verdana"/>
      <w:szCs w:val="24"/>
      <w:lang w:eastAsia="es-ES"/>
    </w:rPr>
  </w:style>
  <w:style w:type="table" w:styleId="Tablaclsica1">
    <w:name w:val="Table Classic 1"/>
    <w:basedOn w:val="Tablanormal"/>
    <w:rsid w:val="009C1ED6"/>
    <w:pPr>
      <w:spacing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aconefectos3D1">
    <w:name w:val="Table 3D effects 1"/>
    <w:basedOn w:val="Tablanormal"/>
    <w:rsid w:val="009C1ED6"/>
    <w:pPr>
      <w:spacing w:after="12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631460">
      <w:bodyDiv w:val="1"/>
      <w:marLeft w:val="0"/>
      <w:marRight w:val="0"/>
      <w:marTop w:val="0"/>
      <w:marBottom w:val="0"/>
      <w:divBdr>
        <w:top w:val="none" w:sz="0" w:space="0" w:color="auto"/>
        <w:left w:val="none" w:sz="0" w:space="0" w:color="auto"/>
        <w:bottom w:val="none" w:sz="0" w:space="0" w:color="auto"/>
        <w:right w:val="none" w:sz="0" w:space="0" w:color="auto"/>
      </w:divBdr>
    </w:div>
    <w:div w:id="171750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Documents%20and%20Settings\Administrator\Desktop\ToDo_WORK\PlasticDocs_3.0\www.codicesoftware.co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8.png"/><Relationship Id="rId51" Type="http://schemas.openxmlformats.org/officeDocument/2006/relationships/hyperlink" Target="http://www.plasticscm.com" TargetMode="External"/><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jpg"/><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emf"/><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emf"/><Relationship Id="rId36" Type="http://schemas.openxmlformats.org/officeDocument/2006/relationships/oleObject" Target="embeddings/oleObject1.bin"/><Relationship Id="rId37" Type="http://schemas.openxmlformats.org/officeDocument/2006/relationships/image" Target="media/image26.emf"/><Relationship Id="rId38" Type="http://schemas.openxmlformats.org/officeDocument/2006/relationships/image" Target="media/image27.emf"/><Relationship Id="rId39" Type="http://schemas.openxmlformats.org/officeDocument/2006/relationships/oleObject" Target="embeddings/oleObject2.bin"/><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mailto:support@codicesoftwar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cm\01nerva\doc\plantilla_manua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0E2D7-886E-7146-8FC4-D384DBEEC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\scm\01nerva\doc\plantilla_manuales.dot</Template>
  <TotalTime>31</TotalTime>
  <Pages>59</Pages>
  <Words>10762</Words>
  <Characters>59196</Characters>
  <Application>Microsoft Macintosh Word</Application>
  <DocSecurity>0</DocSecurity>
  <Lines>493</Lines>
  <Paragraphs>139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Plastic SCM Administrator's Guide</vt:lpstr>
      <vt:lpstr>Plastic SCM Administrator's Guide</vt:lpstr>
    </vt:vector>
  </TitlesOfParts>
  <Company>Codice Software</Company>
  <LinksUpToDate>false</LinksUpToDate>
  <CharactersWithSpaces>69819</CharactersWithSpaces>
  <SharedDoc>false</SharedDoc>
  <HLinks>
    <vt:vector size="438" baseType="variant">
      <vt:variant>
        <vt:i4>1769543</vt:i4>
      </vt:variant>
      <vt:variant>
        <vt:i4>435</vt:i4>
      </vt:variant>
      <vt:variant>
        <vt:i4>0</vt:i4>
      </vt:variant>
      <vt:variant>
        <vt:i4>5</vt:i4>
      </vt:variant>
      <vt:variant>
        <vt:lpwstr>../www.codicesoftware.com</vt:lpwstr>
      </vt:variant>
      <vt:variant>
        <vt:lpwstr/>
      </vt:variant>
      <vt:variant>
        <vt:i4>5177442</vt:i4>
      </vt:variant>
      <vt:variant>
        <vt:i4>432</vt:i4>
      </vt:variant>
      <vt:variant>
        <vt:i4>0</vt:i4>
      </vt:variant>
      <vt:variant>
        <vt:i4>5</vt:i4>
      </vt:variant>
      <vt:variant>
        <vt:lpwstr>mailto:support@codicesoftware.com</vt:lpwstr>
      </vt:variant>
      <vt:variant>
        <vt:lpwstr/>
      </vt:variant>
      <vt:variant>
        <vt:i4>2031671</vt:i4>
      </vt:variant>
      <vt:variant>
        <vt:i4>425</vt:i4>
      </vt:variant>
      <vt:variant>
        <vt:i4>0</vt:i4>
      </vt:variant>
      <vt:variant>
        <vt:i4>5</vt:i4>
      </vt:variant>
      <vt:variant>
        <vt:lpwstr/>
      </vt:variant>
      <vt:variant>
        <vt:lpwstr>_Toc262255294</vt:lpwstr>
      </vt:variant>
      <vt:variant>
        <vt:i4>2031671</vt:i4>
      </vt:variant>
      <vt:variant>
        <vt:i4>419</vt:i4>
      </vt:variant>
      <vt:variant>
        <vt:i4>0</vt:i4>
      </vt:variant>
      <vt:variant>
        <vt:i4>5</vt:i4>
      </vt:variant>
      <vt:variant>
        <vt:lpwstr/>
      </vt:variant>
      <vt:variant>
        <vt:lpwstr>_Toc262255293</vt:lpwstr>
      </vt:variant>
      <vt:variant>
        <vt:i4>2031671</vt:i4>
      </vt:variant>
      <vt:variant>
        <vt:i4>413</vt:i4>
      </vt:variant>
      <vt:variant>
        <vt:i4>0</vt:i4>
      </vt:variant>
      <vt:variant>
        <vt:i4>5</vt:i4>
      </vt:variant>
      <vt:variant>
        <vt:lpwstr/>
      </vt:variant>
      <vt:variant>
        <vt:lpwstr>_Toc262255292</vt:lpwstr>
      </vt:variant>
      <vt:variant>
        <vt:i4>2031671</vt:i4>
      </vt:variant>
      <vt:variant>
        <vt:i4>407</vt:i4>
      </vt:variant>
      <vt:variant>
        <vt:i4>0</vt:i4>
      </vt:variant>
      <vt:variant>
        <vt:i4>5</vt:i4>
      </vt:variant>
      <vt:variant>
        <vt:lpwstr/>
      </vt:variant>
      <vt:variant>
        <vt:lpwstr>_Toc262255291</vt:lpwstr>
      </vt:variant>
      <vt:variant>
        <vt:i4>2031671</vt:i4>
      </vt:variant>
      <vt:variant>
        <vt:i4>401</vt:i4>
      </vt:variant>
      <vt:variant>
        <vt:i4>0</vt:i4>
      </vt:variant>
      <vt:variant>
        <vt:i4>5</vt:i4>
      </vt:variant>
      <vt:variant>
        <vt:lpwstr/>
      </vt:variant>
      <vt:variant>
        <vt:lpwstr>_Toc262255290</vt:lpwstr>
      </vt:variant>
      <vt:variant>
        <vt:i4>1966135</vt:i4>
      </vt:variant>
      <vt:variant>
        <vt:i4>395</vt:i4>
      </vt:variant>
      <vt:variant>
        <vt:i4>0</vt:i4>
      </vt:variant>
      <vt:variant>
        <vt:i4>5</vt:i4>
      </vt:variant>
      <vt:variant>
        <vt:lpwstr/>
      </vt:variant>
      <vt:variant>
        <vt:lpwstr>_Toc262255289</vt:lpwstr>
      </vt:variant>
      <vt:variant>
        <vt:i4>1966135</vt:i4>
      </vt:variant>
      <vt:variant>
        <vt:i4>389</vt:i4>
      </vt:variant>
      <vt:variant>
        <vt:i4>0</vt:i4>
      </vt:variant>
      <vt:variant>
        <vt:i4>5</vt:i4>
      </vt:variant>
      <vt:variant>
        <vt:lpwstr/>
      </vt:variant>
      <vt:variant>
        <vt:lpwstr>_Toc262255288</vt:lpwstr>
      </vt:variant>
      <vt:variant>
        <vt:i4>1966135</vt:i4>
      </vt:variant>
      <vt:variant>
        <vt:i4>383</vt:i4>
      </vt:variant>
      <vt:variant>
        <vt:i4>0</vt:i4>
      </vt:variant>
      <vt:variant>
        <vt:i4>5</vt:i4>
      </vt:variant>
      <vt:variant>
        <vt:lpwstr/>
      </vt:variant>
      <vt:variant>
        <vt:lpwstr>_Toc262255287</vt:lpwstr>
      </vt:variant>
      <vt:variant>
        <vt:i4>1966135</vt:i4>
      </vt:variant>
      <vt:variant>
        <vt:i4>377</vt:i4>
      </vt:variant>
      <vt:variant>
        <vt:i4>0</vt:i4>
      </vt:variant>
      <vt:variant>
        <vt:i4>5</vt:i4>
      </vt:variant>
      <vt:variant>
        <vt:lpwstr/>
      </vt:variant>
      <vt:variant>
        <vt:lpwstr>_Toc262255286</vt:lpwstr>
      </vt:variant>
      <vt:variant>
        <vt:i4>1966135</vt:i4>
      </vt:variant>
      <vt:variant>
        <vt:i4>371</vt:i4>
      </vt:variant>
      <vt:variant>
        <vt:i4>0</vt:i4>
      </vt:variant>
      <vt:variant>
        <vt:i4>5</vt:i4>
      </vt:variant>
      <vt:variant>
        <vt:lpwstr/>
      </vt:variant>
      <vt:variant>
        <vt:lpwstr>_Toc262255285</vt:lpwstr>
      </vt:variant>
      <vt:variant>
        <vt:i4>1966135</vt:i4>
      </vt:variant>
      <vt:variant>
        <vt:i4>365</vt:i4>
      </vt:variant>
      <vt:variant>
        <vt:i4>0</vt:i4>
      </vt:variant>
      <vt:variant>
        <vt:i4>5</vt:i4>
      </vt:variant>
      <vt:variant>
        <vt:lpwstr/>
      </vt:variant>
      <vt:variant>
        <vt:lpwstr>_Toc262255284</vt:lpwstr>
      </vt:variant>
      <vt:variant>
        <vt:i4>1966135</vt:i4>
      </vt:variant>
      <vt:variant>
        <vt:i4>359</vt:i4>
      </vt:variant>
      <vt:variant>
        <vt:i4>0</vt:i4>
      </vt:variant>
      <vt:variant>
        <vt:i4>5</vt:i4>
      </vt:variant>
      <vt:variant>
        <vt:lpwstr/>
      </vt:variant>
      <vt:variant>
        <vt:lpwstr>_Toc262255283</vt:lpwstr>
      </vt:variant>
      <vt:variant>
        <vt:i4>1966135</vt:i4>
      </vt:variant>
      <vt:variant>
        <vt:i4>353</vt:i4>
      </vt:variant>
      <vt:variant>
        <vt:i4>0</vt:i4>
      </vt:variant>
      <vt:variant>
        <vt:i4>5</vt:i4>
      </vt:variant>
      <vt:variant>
        <vt:lpwstr/>
      </vt:variant>
      <vt:variant>
        <vt:lpwstr>_Toc262255282</vt:lpwstr>
      </vt:variant>
      <vt:variant>
        <vt:i4>1966135</vt:i4>
      </vt:variant>
      <vt:variant>
        <vt:i4>347</vt:i4>
      </vt:variant>
      <vt:variant>
        <vt:i4>0</vt:i4>
      </vt:variant>
      <vt:variant>
        <vt:i4>5</vt:i4>
      </vt:variant>
      <vt:variant>
        <vt:lpwstr/>
      </vt:variant>
      <vt:variant>
        <vt:lpwstr>_Toc262255281</vt:lpwstr>
      </vt:variant>
      <vt:variant>
        <vt:i4>1966135</vt:i4>
      </vt:variant>
      <vt:variant>
        <vt:i4>341</vt:i4>
      </vt:variant>
      <vt:variant>
        <vt:i4>0</vt:i4>
      </vt:variant>
      <vt:variant>
        <vt:i4>5</vt:i4>
      </vt:variant>
      <vt:variant>
        <vt:lpwstr/>
      </vt:variant>
      <vt:variant>
        <vt:lpwstr>_Toc262255280</vt:lpwstr>
      </vt:variant>
      <vt:variant>
        <vt:i4>1114167</vt:i4>
      </vt:variant>
      <vt:variant>
        <vt:i4>335</vt:i4>
      </vt:variant>
      <vt:variant>
        <vt:i4>0</vt:i4>
      </vt:variant>
      <vt:variant>
        <vt:i4>5</vt:i4>
      </vt:variant>
      <vt:variant>
        <vt:lpwstr/>
      </vt:variant>
      <vt:variant>
        <vt:lpwstr>_Toc262255279</vt:lpwstr>
      </vt:variant>
      <vt:variant>
        <vt:i4>1114167</vt:i4>
      </vt:variant>
      <vt:variant>
        <vt:i4>329</vt:i4>
      </vt:variant>
      <vt:variant>
        <vt:i4>0</vt:i4>
      </vt:variant>
      <vt:variant>
        <vt:i4>5</vt:i4>
      </vt:variant>
      <vt:variant>
        <vt:lpwstr/>
      </vt:variant>
      <vt:variant>
        <vt:lpwstr>_Toc262255278</vt:lpwstr>
      </vt:variant>
      <vt:variant>
        <vt:i4>1114167</vt:i4>
      </vt:variant>
      <vt:variant>
        <vt:i4>323</vt:i4>
      </vt:variant>
      <vt:variant>
        <vt:i4>0</vt:i4>
      </vt:variant>
      <vt:variant>
        <vt:i4>5</vt:i4>
      </vt:variant>
      <vt:variant>
        <vt:lpwstr/>
      </vt:variant>
      <vt:variant>
        <vt:lpwstr>_Toc262255277</vt:lpwstr>
      </vt:variant>
      <vt:variant>
        <vt:i4>1114167</vt:i4>
      </vt:variant>
      <vt:variant>
        <vt:i4>317</vt:i4>
      </vt:variant>
      <vt:variant>
        <vt:i4>0</vt:i4>
      </vt:variant>
      <vt:variant>
        <vt:i4>5</vt:i4>
      </vt:variant>
      <vt:variant>
        <vt:lpwstr/>
      </vt:variant>
      <vt:variant>
        <vt:lpwstr>_Toc262255276</vt:lpwstr>
      </vt:variant>
      <vt:variant>
        <vt:i4>1114167</vt:i4>
      </vt:variant>
      <vt:variant>
        <vt:i4>311</vt:i4>
      </vt:variant>
      <vt:variant>
        <vt:i4>0</vt:i4>
      </vt:variant>
      <vt:variant>
        <vt:i4>5</vt:i4>
      </vt:variant>
      <vt:variant>
        <vt:lpwstr/>
      </vt:variant>
      <vt:variant>
        <vt:lpwstr>_Toc262255275</vt:lpwstr>
      </vt:variant>
      <vt:variant>
        <vt:i4>1114167</vt:i4>
      </vt:variant>
      <vt:variant>
        <vt:i4>305</vt:i4>
      </vt:variant>
      <vt:variant>
        <vt:i4>0</vt:i4>
      </vt:variant>
      <vt:variant>
        <vt:i4>5</vt:i4>
      </vt:variant>
      <vt:variant>
        <vt:lpwstr/>
      </vt:variant>
      <vt:variant>
        <vt:lpwstr>_Toc262255274</vt:lpwstr>
      </vt:variant>
      <vt:variant>
        <vt:i4>1114167</vt:i4>
      </vt:variant>
      <vt:variant>
        <vt:i4>299</vt:i4>
      </vt:variant>
      <vt:variant>
        <vt:i4>0</vt:i4>
      </vt:variant>
      <vt:variant>
        <vt:i4>5</vt:i4>
      </vt:variant>
      <vt:variant>
        <vt:lpwstr/>
      </vt:variant>
      <vt:variant>
        <vt:lpwstr>_Toc262255273</vt:lpwstr>
      </vt:variant>
      <vt:variant>
        <vt:i4>1114167</vt:i4>
      </vt:variant>
      <vt:variant>
        <vt:i4>293</vt:i4>
      </vt:variant>
      <vt:variant>
        <vt:i4>0</vt:i4>
      </vt:variant>
      <vt:variant>
        <vt:i4>5</vt:i4>
      </vt:variant>
      <vt:variant>
        <vt:lpwstr/>
      </vt:variant>
      <vt:variant>
        <vt:lpwstr>_Toc262255272</vt:lpwstr>
      </vt:variant>
      <vt:variant>
        <vt:i4>1114167</vt:i4>
      </vt:variant>
      <vt:variant>
        <vt:i4>287</vt:i4>
      </vt:variant>
      <vt:variant>
        <vt:i4>0</vt:i4>
      </vt:variant>
      <vt:variant>
        <vt:i4>5</vt:i4>
      </vt:variant>
      <vt:variant>
        <vt:lpwstr/>
      </vt:variant>
      <vt:variant>
        <vt:lpwstr>_Toc262255271</vt:lpwstr>
      </vt:variant>
      <vt:variant>
        <vt:i4>1114167</vt:i4>
      </vt:variant>
      <vt:variant>
        <vt:i4>281</vt:i4>
      </vt:variant>
      <vt:variant>
        <vt:i4>0</vt:i4>
      </vt:variant>
      <vt:variant>
        <vt:i4>5</vt:i4>
      </vt:variant>
      <vt:variant>
        <vt:lpwstr/>
      </vt:variant>
      <vt:variant>
        <vt:lpwstr>_Toc262255270</vt:lpwstr>
      </vt:variant>
      <vt:variant>
        <vt:i4>1048631</vt:i4>
      </vt:variant>
      <vt:variant>
        <vt:i4>275</vt:i4>
      </vt:variant>
      <vt:variant>
        <vt:i4>0</vt:i4>
      </vt:variant>
      <vt:variant>
        <vt:i4>5</vt:i4>
      </vt:variant>
      <vt:variant>
        <vt:lpwstr/>
      </vt:variant>
      <vt:variant>
        <vt:lpwstr>_Toc262255269</vt:lpwstr>
      </vt:variant>
      <vt:variant>
        <vt:i4>1048631</vt:i4>
      </vt:variant>
      <vt:variant>
        <vt:i4>269</vt:i4>
      </vt:variant>
      <vt:variant>
        <vt:i4>0</vt:i4>
      </vt:variant>
      <vt:variant>
        <vt:i4>5</vt:i4>
      </vt:variant>
      <vt:variant>
        <vt:lpwstr/>
      </vt:variant>
      <vt:variant>
        <vt:lpwstr>_Toc262255268</vt:lpwstr>
      </vt:variant>
      <vt:variant>
        <vt:i4>1048631</vt:i4>
      </vt:variant>
      <vt:variant>
        <vt:i4>263</vt:i4>
      </vt:variant>
      <vt:variant>
        <vt:i4>0</vt:i4>
      </vt:variant>
      <vt:variant>
        <vt:i4>5</vt:i4>
      </vt:variant>
      <vt:variant>
        <vt:lpwstr/>
      </vt:variant>
      <vt:variant>
        <vt:lpwstr>_Toc262255267</vt:lpwstr>
      </vt:variant>
      <vt:variant>
        <vt:i4>1048631</vt:i4>
      </vt:variant>
      <vt:variant>
        <vt:i4>257</vt:i4>
      </vt:variant>
      <vt:variant>
        <vt:i4>0</vt:i4>
      </vt:variant>
      <vt:variant>
        <vt:i4>5</vt:i4>
      </vt:variant>
      <vt:variant>
        <vt:lpwstr/>
      </vt:variant>
      <vt:variant>
        <vt:lpwstr>_Toc262255266</vt:lpwstr>
      </vt:variant>
      <vt:variant>
        <vt:i4>1048631</vt:i4>
      </vt:variant>
      <vt:variant>
        <vt:i4>251</vt:i4>
      </vt:variant>
      <vt:variant>
        <vt:i4>0</vt:i4>
      </vt:variant>
      <vt:variant>
        <vt:i4>5</vt:i4>
      </vt:variant>
      <vt:variant>
        <vt:lpwstr/>
      </vt:variant>
      <vt:variant>
        <vt:lpwstr>_Toc262255265</vt:lpwstr>
      </vt:variant>
      <vt:variant>
        <vt:i4>1048631</vt:i4>
      </vt:variant>
      <vt:variant>
        <vt:i4>245</vt:i4>
      </vt:variant>
      <vt:variant>
        <vt:i4>0</vt:i4>
      </vt:variant>
      <vt:variant>
        <vt:i4>5</vt:i4>
      </vt:variant>
      <vt:variant>
        <vt:lpwstr/>
      </vt:variant>
      <vt:variant>
        <vt:lpwstr>_Toc262255264</vt:lpwstr>
      </vt:variant>
      <vt:variant>
        <vt:i4>1048631</vt:i4>
      </vt:variant>
      <vt:variant>
        <vt:i4>239</vt:i4>
      </vt:variant>
      <vt:variant>
        <vt:i4>0</vt:i4>
      </vt:variant>
      <vt:variant>
        <vt:i4>5</vt:i4>
      </vt:variant>
      <vt:variant>
        <vt:lpwstr/>
      </vt:variant>
      <vt:variant>
        <vt:lpwstr>_Toc262255263</vt:lpwstr>
      </vt:variant>
      <vt:variant>
        <vt:i4>1048631</vt:i4>
      </vt:variant>
      <vt:variant>
        <vt:i4>233</vt:i4>
      </vt:variant>
      <vt:variant>
        <vt:i4>0</vt:i4>
      </vt:variant>
      <vt:variant>
        <vt:i4>5</vt:i4>
      </vt:variant>
      <vt:variant>
        <vt:lpwstr/>
      </vt:variant>
      <vt:variant>
        <vt:lpwstr>_Toc262255262</vt:lpwstr>
      </vt:variant>
      <vt:variant>
        <vt:i4>1114173</vt:i4>
      </vt:variant>
      <vt:variant>
        <vt:i4>224</vt:i4>
      </vt:variant>
      <vt:variant>
        <vt:i4>0</vt:i4>
      </vt:variant>
      <vt:variant>
        <vt:i4>5</vt:i4>
      </vt:variant>
      <vt:variant>
        <vt:lpwstr/>
      </vt:variant>
      <vt:variant>
        <vt:lpwstr>_Toc262256845</vt:lpwstr>
      </vt:variant>
      <vt:variant>
        <vt:i4>1114173</vt:i4>
      </vt:variant>
      <vt:variant>
        <vt:i4>218</vt:i4>
      </vt:variant>
      <vt:variant>
        <vt:i4>0</vt:i4>
      </vt:variant>
      <vt:variant>
        <vt:i4>5</vt:i4>
      </vt:variant>
      <vt:variant>
        <vt:lpwstr/>
      </vt:variant>
      <vt:variant>
        <vt:lpwstr>_Toc262256844</vt:lpwstr>
      </vt:variant>
      <vt:variant>
        <vt:i4>1114173</vt:i4>
      </vt:variant>
      <vt:variant>
        <vt:i4>212</vt:i4>
      </vt:variant>
      <vt:variant>
        <vt:i4>0</vt:i4>
      </vt:variant>
      <vt:variant>
        <vt:i4>5</vt:i4>
      </vt:variant>
      <vt:variant>
        <vt:lpwstr/>
      </vt:variant>
      <vt:variant>
        <vt:lpwstr>_Toc262256843</vt:lpwstr>
      </vt:variant>
      <vt:variant>
        <vt:i4>1114173</vt:i4>
      </vt:variant>
      <vt:variant>
        <vt:i4>206</vt:i4>
      </vt:variant>
      <vt:variant>
        <vt:i4>0</vt:i4>
      </vt:variant>
      <vt:variant>
        <vt:i4>5</vt:i4>
      </vt:variant>
      <vt:variant>
        <vt:lpwstr/>
      </vt:variant>
      <vt:variant>
        <vt:lpwstr>_Toc262256842</vt:lpwstr>
      </vt:variant>
      <vt:variant>
        <vt:i4>1114173</vt:i4>
      </vt:variant>
      <vt:variant>
        <vt:i4>200</vt:i4>
      </vt:variant>
      <vt:variant>
        <vt:i4>0</vt:i4>
      </vt:variant>
      <vt:variant>
        <vt:i4>5</vt:i4>
      </vt:variant>
      <vt:variant>
        <vt:lpwstr/>
      </vt:variant>
      <vt:variant>
        <vt:lpwstr>_Toc262256841</vt:lpwstr>
      </vt:variant>
      <vt:variant>
        <vt:i4>1114173</vt:i4>
      </vt:variant>
      <vt:variant>
        <vt:i4>194</vt:i4>
      </vt:variant>
      <vt:variant>
        <vt:i4>0</vt:i4>
      </vt:variant>
      <vt:variant>
        <vt:i4>5</vt:i4>
      </vt:variant>
      <vt:variant>
        <vt:lpwstr/>
      </vt:variant>
      <vt:variant>
        <vt:lpwstr>_Toc262256840</vt:lpwstr>
      </vt:variant>
      <vt:variant>
        <vt:i4>1441853</vt:i4>
      </vt:variant>
      <vt:variant>
        <vt:i4>188</vt:i4>
      </vt:variant>
      <vt:variant>
        <vt:i4>0</vt:i4>
      </vt:variant>
      <vt:variant>
        <vt:i4>5</vt:i4>
      </vt:variant>
      <vt:variant>
        <vt:lpwstr/>
      </vt:variant>
      <vt:variant>
        <vt:lpwstr>_Toc262256839</vt:lpwstr>
      </vt:variant>
      <vt:variant>
        <vt:i4>1441853</vt:i4>
      </vt:variant>
      <vt:variant>
        <vt:i4>182</vt:i4>
      </vt:variant>
      <vt:variant>
        <vt:i4>0</vt:i4>
      </vt:variant>
      <vt:variant>
        <vt:i4>5</vt:i4>
      </vt:variant>
      <vt:variant>
        <vt:lpwstr/>
      </vt:variant>
      <vt:variant>
        <vt:lpwstr>_Toc262256838</vt:lpwstr>
      </vt:variant>
      <vt:variant>
        <vt:i4>1441853</vt:i4>
      </vt:variant>
      <vt:variant>
        <vt:i4>176</vt:i4>
      </vt:variant>
      <vt:variant>
        <vt:i4>0</vt:i4>
      </vt:variant>
      <vt:variant>
        <vt:i4>5</vt:i4>
      </vt:variant>
      <vt:variant>
        <vt:lpwstr/>
      </vt:variant>
      <vt:variant>
        <vt:lpwstr>_Toc262256837</vt:lpwstr>
      </vt:variant>
      <vt:variant>
        <vt:i4>1441853</vt:i4>
      </vt:variant>
      <vt:variant>
        <vt:i4>170</vt:i4>
      </vt:variant>
      <vt:variant>
        <vt:i4>0</vt:i4>
      </vt:variant>
      <vt:variant>
        <vt:i4>5</vt:i4>
      </vt:variant>
      <vt:variant>
        <vt:lpwstr/>
      </vt:variant>
      <vt:variant>
        <vt:lpwstr>_Toc262256836</vt:lpwstr>
      </vt:variant>
      <vt:variant>
        <vt:i4>1441853</vt:i4>
      </vt:variant>
      <vt:variant>
        <vt:i4>164</vt:i4>
      </vt:variant>
      <vt:variant>
        <vt:i4>0</vt:i4>
      </vt:variant>
      <vt:variant>
        <vt:i4>5</vt:i4>
      </vt:variant>
      <vt:variant>
        <vt:lpwstr/>
      </vt:variant>
      <vt:variant>
        <vt:lpwstr>_Toc262256835</vt:lpwstr>
      </vt:variant>
      <vt:variant>
        <vt:i4>1441853</vt:i4>
      </vt:variant>
      <vt:variant>
        <vt:i4>158</vt:i4>
      </vt:variant>
      <vt:variant>
        <vt:i4>0</vt:i4>
      </vt:variant>
      <vt:variant>
        <vt:i4>5</vt:i4>
      </vt:variant>
      <vt:variant>
        <vt:lpwstr/>
      </vt:variant>
      <vt:variant>
        <vt:lpwstr>_Toc262256834</vt:lpwstr>
      </vt:variant>
      <vt:variant>
        <vt:i4>1441853</vt:i4>
      </vt:variant>
      <vt:variant>
        <vt:i4>152</vt:i4>
      </vt:variant>
      <vt:variant>
        <vt:i4>0</vt:i4>
      </vt:variant>
      <vt:variant>
        <vt:i4>5</vt:i4>
      </vt:variant>
      <vt:variant>
        <vt:lpwstr/>
      </vt:variant>
      <vt:variant>
        <vt:lpwstr>_Toc262256833</vt:lpwstr>
      </vt:variant>
      <vt:variant>
        <vt:i4>1441853</vt:i4>
      </vt:variant>
      <vt:variant>
        <vt:i4>146</vt:i4>
      </vt:variant>
      <vt:variant>
        <vt:i4>0</vt:i4>
      </vt:variant>
      <vt:variant>
        <vt:i4>5</vt:i4>
      </vt:variant>
      <vt:variant>
        <vt:lpwstr/>
      </vt:variant>
      <vt:variant>
        <vt:lpwstr>_Toc262256832</vt:lpwstr>
      </vt:variant>
      <vt:variant>
        <vt:i4>1441853</vt:i4>
      </vt:variant>
      <vt:variant>
        <vt:i4>140</vt:i4>
      </vt:variant>
      <vt:variant>
        <vt:i4>0</vt:i4>
      </vt:variant>
      <vt:variant>
        <vt:i4>5</vt:i4>
      </vt:variant>
      <vt:variant>
        <vt:lpwstr/>
      </vt:variant>
      <vt:variant>
        <vt:lpwstr>_Toc262256831</vt:lpwstr>
      </vt:variant>
      <vt:variant>
        <vt:i4>1441853</vt:i4>
      </vt:variant>
      <vt:variant>
        <vt:i4>134</vt:i4>
      </vt:variant>
      <vt:variant>
        <vt:i4>0</vt:i4>
      </vt:variant>
      <vt:variant>
        <vt:i4>5</vt:i4>
      </vt:variant>
      <vt:variant>
        <vt:lpwstr/>
      </vt:variant>
      <vt:variant>
        <vt:lpwstr>_Toc262256830</vt:lpwstr>
      </vt:variant>
      <vt:variant>
        <vt:i4>1507389</vt:i4>
      </vt:variant>
      <vt:variant>
        <vt:i4>128</vt:i4>
      </vt:variant>
      <vt:variant>
        <vt:i4>0</vt:i4>
      </vt:variant>
      <vt:variant>
        <vt:i4>5</vt:i4>
      </vt:variant>
      <vt:variant>
        <vt:lpwstr/>
      </vt:variant>
      <vt:variant>
        <vt:lpwstr>_Toc262256829</vt:lpwstr>
      </vt:variant>
      <vt:variant>
        <vt:i4>1507389</vt:i4>
      </vt:variant>
      <vt:variant>
        <vt:i4>122</vt:i4>
      </vt:variant>
      <vt:variant>
        <vt:i4>0</vt:i4>
      </vt:variant>
      <vt:variant>
        <vt:i4>5</vt:i4>
      </vt:variant>
      <vt:variant>
        <vt:lpwstr/>
      </vt:variant>
      <vt:variant>
        <vt:lpwstr>_Toc262256828</vt:lpwstr>
      </vt:variant>
      <vt:variant>
        <vt:i4>1507389</vt:i4>
      </vt:variant>
      <vt:variant>
        <vt:i4>116</vt:i4>
      </vt:variant>
      <vt:variant>
        <vt:i4>0</vt:i4>
      </vt:variant>
      <vt:variant>
        <vt:i4>5</vt:i4>
      </vt:variant>
      <vt:variant>
        <vt:lpwstr/>
      </vt:variant>
      <vt:variant>
        <vt:lpwstr>_Toc262256827</vt:lpwstr>
      </vt:variant>
      <vt:variant>
        <vt:i4>1507389</vt:i4>
      </vt:variant>
      <vt:variant>
        <vt:i4>110</vt:i4>
      </vt:variant>
      <vt:variant>
        <vt:i4>0</vt:i4>
      </vt:variant>
      <vt:variant>
        <vt:i4>5</vt:i4>
      </vt:variant>
      <vt:variant>
        <vt:lpwstr/>
      </vt:variant>
      <vt:variant>
        <vt:lpwstr>_Toc262256826</vt:lpwstr>
      </vt:variant>
      <vt:variant>
        <vt:i4>1507389</vt:i4>
      </vt:variant>
      <vt:variant>
        <vt:i4>104</vt:i4>
      </vt:variant>
      <vt:variant>
        <vt:i4>0</vt:i4>
      </vt:variant>
      <vt:variant>
        <vt:i4>5</vt:i4>
      </vt:variant>
      <vt:variant>
        <vt:lpwstr/>
      </vt:variant>
      <vt:variant>
        <vt:lpwstr>_Toc262256825</vt:lpwstr>
      </vt:variant>
      <vt:variant>
        <vt:i4>1507389</vt:i4>
      </vt:variant>
      <vt:variant>
        <vt:i4>98</vt:i4>
      </vt:variant>
      <vt:variant>
        <vt:i4>0</vt:i4>
      </vt:variant>
      <vt:variant>
        <vt:i4>5</vt:i4>
      </vt:variant>
      <vt:variant>
        <vt:lpwstr/>
      </vt:variant>
      <vt:variant>
        <vt:lpwstr>_Toc262256824</vt:lpwstr>
      </vt:variant>
      <vt:variant>
        <vt:i4>1507389</vt:i4>
      </vt:variant>
      <vt:variant>
        <vt:i4>92</vt:i4>
      </vt:variant>
      <vt:variant>
        <vt:i4>0</vt:i4>
      </vt:variant>
      <vt:variant>
        <vt:i4>5</vt:i4>
      </vt:variant>
      <vt:variant>
        <vt:lpwstr/>
      </vt:variant>
      <vt:variant>
        <vt:lpwstr>_Toc262256823</vt:lpwstr>
      </vt:variant>
      <vt:variant>
        <vt:i4>1507389</vt:i4>
      </vt:variant>
      <vt:variant>
        <vt:i4>86</vt:i4>
      </vt:variant>
      <vt:variant>
        <vt:i4>0</vt:i4>
      </vt:variant>
      <vt:variant>
        <vt:i4>5</vt:i4>
      </vt:variant>
      <vt:variant>
        <vt:lpwstr/>
      </vt:variant>
      <vt:variant>
        <vt:lpwstr>_Toc262256822</vt:lpwstr>
      </vt:variant>
      <vt:variant>
        <vt:i4>1507389</vt:i4>
      </vt:variant>
      <vt:variant>
        <vt:i4>80</vt:i4>
      </vt:variant>
      <vt:variant>
        <vt:i4>0</vt:i4>
      </vt:variant>
      <vt:variant>
        <vt:i4>5</vt:i4>
      </vt:variant>
      <vt:variant>
        <vt:lpwstr/>
      </vt:variant>
      <vt:variant>
        <vt:lpwstr>_Toc262256821</vt:lpwstr>
      </vt:variant>
      <vt:variant>
        <vt:i4>1507389</vt:i4>
      </vt:variant>
      <vt:variant>
        <vt:i4>74</vt:i4>
      </vt:variant>
      <vt:variant>
        <vt:i4>0</vt:i4>
      </vt:variant>
      <vt:variant>
        <vt:i4>5</vt:i4>
      </vt:variant>
      <vt:variant>
        <vt:lpwstr/>
      </vt:variant>
      <vt:variant>
        <vt:lpwstr>_Toc262256820</vt:lpwstr>
      </vt:variant>
      <vt:variant>
        <vt:i4>1310781</vt:i4>
      </vt:variant>
      <vt:variant>
        <vt:i4>68</vt:i4>
      </vt:variant>
      <vt:variant>
        <vt:i4>0</vt:i4>
      </vt:variant>
      <vt:variant>
        <vt:i4>5</vt:i4>
      </vt:variant>
      <vt:variant>
        <vt:lpwstr/>
      </vt:variant>
      <vt:variant>
        <vt:lpwstr>_Toc262256819</vt:lpwstr>
      </vt:variant>
      <vt:variant>
        <vt:i4>1310781</vt:i4>
      </vt:variant>
      <vt:variant>
        <vt:i4>62</vt:i4>
      </vt:variant>
      <vt:variant>
        <vt:i4>0</vt:i4>
      </vt:variant>
      <vt:variant>
        <vt:i4>5</vt:i4>
      </vt:variant>
      <vt:variant>
        <vt:lpwstr/>
      </vt:variant>
      <vt:variant>
        <vt:lpwstr>_Toc262256818</vt:lpwstr>
      </vt:variant>
      <vt:variant>
        <vt:i4>1310781</vt:i4>
      </vt:variant>
      <vt:variant>
        <vt:i4>56</vt:i4>
      </vt:variant>
      <vt:variant>
        <vt:i4>0</vt:i4>
      </vt:variant>
      <vt:variant>
        <vt:i4>5</vt:i4>
      </vt:variant>
      <vt:variant>
        <vt:lpwstr/>
      </vt:variant>
      <vt:variant>
        <vt:lpwstr>_Toc262256817</vt:lpwstr>
      </vt:variant>
      <vt:variant>
        <vt:i4>1310781</vt:i4>
      </vt:variant>
      <vt:variant>
        <vt:i4>50</vt:i4>
      </vt:variant>
      <vt:variant>
        <vt:i4>0</vt:i4>
      </vt:variant>
      <vt:variant>
        <vt:i4>5</vt:i4>
      </vt:variant>
      <vt:variant>
        <vt:lpwstr/>
      </vt:variant>
      <vt:variant>
        <vt:lpwstr>_Toc262256816</vt:lpwstr>
      </vt:variant>
      <vt:variant>
        <vt:i4>1310781</vt:i4>
      </vt:variant>
      <vt:variant>
        <vt:i4>44</vt:i4>
      </vt:variant>
      <vt:variant>
        <vt:i4>0</vt:i4>
      </vt:variant>
      <vt:variant>
        <vt:i4>5</vt:i4>
      </vt:variant>
      <vt:variant>
        <vt:lpwstr/>
      </vt:variant>
      <vt:variant>
        <vt:lpwstr>_Toc262256815</vt:lpwstr>
      </vt:variant>
      <vt:variant>
        <vt:i4>1310781</vt:i4>
      </vt:variant>
      <vt:variant>
        <vt:i4>38</vt:i4>
      </vt:variant>
      <vt:variant>
        <vt:i4>0</vt:i4>
      </vt:variant>
      <vt:variant>
        <vt:i4>5</vt:i4>
      </vt:variant>
      <vt:variant>
        <vt:lpwstr/>
      </vt:variant>
      <vt:variant>
        <vt:lpwstr>_Toc262256814</vt:lpwstr>
      </vt:variant>
      <vt:variant>
        <vt:i4>1310781</vt:i4>
      </vt:variant>
      <vt:variant>
        <vt:i4>32</vt:i4>
      </vt:variant>
      <vt:variant>
        <vt:i4>0</vt:i4>
      </vt:variant>
      <vt:variant>
        <vt:i4>5</vt:i4>
      </vt:variant>
      <vt:variant>
        <vt:lpwstr/>
      </vt:variant>
      <vt:variant>
        <vt:lpwstr>_Toc262256813</vt:lpwstr>
      </vt:variant>
      <vt:variant>
        <vt:i4>1310781</vt:i4>
      </vt:variant>
      <vt:variant>
        <vt:i4>26</vt:i4>
      </vt:variant>
      <vt:variant>
        <vt:i4>0</vt:i4>
      </vt:variant>
      <vt:variant>
        <vt:i4>5</vt:i4>
      </vt:variant>
      <vt:variant>
        <vt:lpwstr/>
      </vt:variant>
      <vt:variant>
        <vt:lpwstr>_Toc262256812</vt:lpwstr>
      </vt:variant>
      <vt:variant>
        <vt:i4>1310781</vt:i4>
      </vt:variant>
      <vt:variant>
        <vt:i4>20</vt:i4>
      </vt:variant>
      <vt:variant>
        <vt:i4>0</vt:i4>
      </vt:variant>
      <vt:variant>
        <vt:i4>5</vt:i4>
      </vt:variant>
      <vt:variant>
        <vt:lpwstr/>
      </vt:variant>
      <vt:variant>
        <vt:lpwstr>_Toc262256811</vt:lpwstr>
      </vt:variant>
      <vt:variant>
        <vt:i4>1310781</vt:i4>
      </vt:variant>
      <vt:variant>
        <vt:i4>14</vt:i4>
      </vt:variant>
      <vt:variant>
        <vt:i4>0</vt:i4>
      </vt:variant>
      <vt:variant>
        <vt:i4>5</vt:i4>
      </vt:variant>
      <vt:variant>
        <vt:lpwstr/>
      </vt:variant>
      <vt:variant>
        <vt:lpwstr>_Toc262256810</vt:lpwstr>
      </vt:variant>
      <vt:variant>
        <vt:i4>1376317</vt:i4>
      </vt:variant>
      <vt:variant>
        <vt:i4>8</vt:i4>
      </vt:variant>
      <vt:variant>
        <vt:i4>0</vt:i4>
      </vt:variant>
      <vt:variant>
        <vt:i4>5</vt:i4>
      </vt:variant>
      <vt:variant>
        <vt:lpwstr/>
      </vt:variant>
      <vt:variant>
        <vt:lpwstr>_Toc262256809</vt:lpwstr>
      </vt:variant>
      <vt:variant>
        <vt:i4>1376317</vt:i4>
      </vt:variant>
      <vt:variant>
        <vt:i4>2</vt:i4>
      </vt:variant>
      <vt:variant>
        <vt:i4>0</vt:i4>
      </vt:variant>
      <vt:variant>
        <vt:i4>5</vt:i4>
      </vt:variant>
      <vt:variant>
        <vt:lpwstr/>
      </vt:variant>
      <vt:variant>
        <vt:lpwstr>_Toc262256808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Administrator's Guide</dc:title>
  <dc:creator>dave</dc:creator>
  <cp:lastModifiedBy>Amalia Hernandez Garcia</cp:lastModifiedBy>
  <cp:revision>5</cp:revision>
  <cp:lastPrinted>2012-01-11T16:48:00Z</cp:lastPrinted>
  <dcterms:created xsi:type="dcterms:W3CDTF">2012-11-02T02:48:00Z</dcterms:created>
  <dcterms:modified xsi:type="dcterms:W3CDTF">2012-11-08T08:11:00Z</dcterms:modified>
</cp:coreProperties>
</file>