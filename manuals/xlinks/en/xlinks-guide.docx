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330" w:rsidRPr="00CA3313" w:rsidRDefault="008D6E50" w:rsidP="00385330">
      <w:r>
        <w:rPr>
          <w:noProof/>
        </w:rPr>
        <mc:AlternateContent>
          <mc:Choice Requires="wps">
            <w:drawing>
              <wp:anchor distT="0" distB="0" distL="114300" distR="114300" simplePos="0" relativeHeight="251678720" behindDoc="0" locked="0" layoutInCell="1" allowOverlap="1">
                <wp:simplePos x="0" y="0"/>
                <wp:positionH relativeFrom="column">
                  <wp:posOffset>-469265</wp:posOffset>
                </wp:positionH>
                <wp:positionV relativeFrom="paragraph">
                  <wp:posOffset>3718560</wp:posOffset>
                </wp:positionV>
                <wp:extent cx="3857625" cy="357505"/>
                <wp:effectExtent l="0" t="3810" r="2540" b="635"/>
                <wp:wrapNone/>
                <wp:docPr id="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357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462" w:rsidRPr="00DE71A1" w:rsidRDefault="00590462" w:rsidP="00385330">
                            <w:pPr>
                              <w:rPr>
                                <w:color w:val="808080"/>
                                <w:szCs w:val="20"/>
                              </w:rPr>
                            </w:pPr>
                            <w:r w:rsidRPr="00DE71A1">
                              <w:rPr>
                                <w:color w:val="808080"/>
                                <w:szCs w:val="20"/>
                              </w:rPr>
                              <w:t>A guide for sharing components in Plastic SCM.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6.95pt;margin-top:292.8pt;width:303.75pt;height:2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" stroked="f">
                <v:textbox>
                  <w:txbxContent>
                    <w:p w:rsidR="00590462" w:rsidRPr="00DE71A1" w:rsidRDefault="00590462" w:rsidP="00385330">
                      <w:pPr>
                        <w:rPr>
                          <w:color w:val="808080"/>
                          <w:szCs w:val="20"/>
                        </w:rPr>
                      </w:pPr>
                      <w:r w:rsidRPr="00DE71A1">
                        <w:rPr>
                          <w:color w:val="808080"/>
                          <w:szCs w:val="20"/>
                        </w:rPr>
                        <w:t>A guide for sharing components in Plastic SCM.</w:t>
                      </w:r>
                    </w:p>
                  </w:txbxContent>
                </v:textbox>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margin">
                  <wp:posOffset>-469265</wp:posOffset>
                </wp:positionH>
                <wp:positionV relativeFrom="paragraph">
                  <wp:posOffset>4010025</wp:posOffset>
                </wp:positionV>
                <wp:extent cx="1529080" cy="333375"/>
                <wp:effectExtent l="0" t="0" r="0" b="0"/>
                <wp:wrapNone/>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08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462" w:rsidRPr="00717555" w:rsidRDefault="00590462" w:rsidP="00385330">
                            <w:pPr>
                              <w:rPr>
                                <w:color w:val="808080"/>
                                <w:szCs w:val="20"/>
                                <w:lang w:val="es-ES_tradnl"/>
                              </w:rPr>
                            </w:pPr>
                            <w:r>
                              <w:rPr>
                                <w:color w:val="808080"/>
                                <w:szCs w:val="20"/>
                                <w:lang w:val="es-ES_tradnl"/>
                              </w:rPr>
                              <w:t>Plastic SCM 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left:0;text-align:left;margin-left:-36.95pt;margin-top:315.75pt;width:120.4pt;height:26.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" stroked="f">
                <v:textbox>
                  <w:txbxContent>
                    <w:p w:rsidR="00590462" w:rsidRPr="00717555" w:rsidRDefault="00590462" w:rsidP="00385330">
                      <w:pPr>
                        <w:rPr>
                          <w:color w:val="808080"/>
                          <w:szCs w:val="20"/>
                          <w:lang w:val="es-ES_tradnl"/>
                        </w:rPr>
                      </w:pPr>
                      <w:r>
                        <w:rPr>
                          <w:color w:val="808080"/>
                          <w:szCs w:val="20"/>
                          <w:lang w:val="es-ES_tradnl"/>
                        </w:rPr>
                        <w:t>Plastic SCM 4</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-471805</wp:posOffset>
                </wp:positionH>
                <wp:positionV relativeFrom="paragraph">
                  <wp:posOffset>3030855</wp:posOffset>
                </wp:positionV>
                <wp:extent cx="6731000" cy="839470"/>
                <wp:effectExtent l="4445" t="1905"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0" cy="839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462" w:rsidRPr="001D5F06" w:rsidRDefault="00590462" w:rsidP="00385330">
                            <w:pPr>
                              <w:rPr>
                                <w:rFonts w:ascii="Myriad Pro" w:hAnsi="Myriad Pro"/>
                                <w:color w:val="F47320"/>
                                <w:sz w:val="80"/>
                                <w:szCs w:val="80"/>
                              </w:rPr>
                            </w:pPr>
                            <w:r w:rsidRPr="001D5F06">
                              <w:rPr>
                                <w:rFonts w:ascii="Myriad Pro" w:hAnsi="Myriad Pro"/>
                                <w:color w:val="F47320"/>
                                <w:sz w:val="80"/>
                                <w:szCs w:val="80"/>
                              </w:rPr>
                              <w:t xml:space="preserve">Plastic SCM </w:t>
                            </w:r>
                            <w:r>
                              <w:rPr>
                                <w:rFonts w:ascii="Myriad Pro" w:hAnsi="Myriad Pro"/>
                                <w:b/>
                                <w:color w:val="F47320"/>
                                <w:sz w:val="80"/>
                                <w:szCs w:val="80"/>
                              </w:rPr>
                              <w:t>Xlinks guide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3" o:spid="_x0000_s1028" type="#_x0000_t202" style="position:absolute;left:0;text-align:left;margin-left:-37.15pt;margin-top:238.65pt;width:530pt;height:66.1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" stroked="f">
                <v:textbox style="mso-fit-shape-to-text:t">
                  <w:txbxContent>
                    <w:p w:rsidR="00590462" w:rsidRPr="001D5F06" w:rsidRDefault="00590462" w:rsidP="00385330">
                      <w:pPr>
                        <w:rPr>
                          <w:rFonts w:ascii="Myriad Pro" w:hAnsi="Myriad Pro"/>
                          <w:color w:val="F47320"/>
                          <w:sz w:val="80"/>
                          <w:szCs w:val="80"/>
                        </w:rPr>
                      </w:pPr>
                      <w:r w:rsidRPr="001D5F06">
                        <w:rPr>
                          <w:rFonts w:ascii="Myriad Pro" w:hAnsi="Myriad Pro"/>
                          <w:color w:val="F47320"/>
                          <w:sz w:val="80"/>
                          <w:szCs w:val="80"/>
                        </w:rPr>
                        <w:t xml:space="preserve">Plastic SCM </w:t>
                      </w:r>
                      <w:r>
                        <w:rPr>
                          <w:rFonts w:ascii="Myriad Pro" w:hAnsi="Myriad Pro"/>
                          <w:b/>
                          <w:color w:val="F47320"/>
                          <w:sz w:val="80"/>
                          <w:szCs w:val="80"/>
                        </w:rPr>
                        <w:t>Xlinks guide</w:t>
                      </w:r>
                    </w:p>
                  </w:txbxContent>
                </v:textbox>
              </v:shape>
            </w:pict>
          </mc:Fallback>
        </mc:AlternateContent>
      </w:r>
      <w:r w:rsidR="00385330" w:rsidRPr="00385330">
        <w:rPr>
          <w:noProof/>
        </w:rPr>
        <w:drawing>
          <wp:anchor distT="0" distB="0" distL="114300" distR="114300" simplePos="0" relativeHeight="251676672" behindDoc="0" locked="0" layoutInCell="1" allowOverlap="1">
            <wp:simplePos x="0" y="0"/>
            <wp:positionH relativeFrom="column">
              <wp:posOffset>-390525</wp:posOffset>
            </wp:positionH>
            <wp:positionV relativeFrom="paragraph">
              <wp:posOffset>-571500</wp:posOffset>
            </wp:positionV>
            <wp:extent cx="2343150" cy="485775"/>
            <wp:effectExtent l="19050" t="0" r="0" b="0"/>
            <wp:wrapNone/>
            <wp:docPr id="22" name="Imagen 43" descr="C:\dsuarez local\codice artwork\new codice logo (new colors)\lab03 - logo design by 3marketeers\PlasticSCM_Codice_Blk_Or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C:\dsuarez local\codice artwork\new codice logo (new colors)\lab03 - logo design by 3marketeers\PlasticSCM_Codice_Blk_Org_logo_RGB.jpg"/>
                    <pic:cNvPicPr>
                      <a:picLocks noChangeAspect="1" noChangeArrowheads="1"/>
                    </pic:cNvPicPr>
                  </pic:nvPicPr>
                  <pic:blipFill>
                    <a:blip r:embed="rId10" cstate="print"/>
                    <a:srcRect/>
                    <a:stretch>
                      <a:fillRect/>
                    </a:stretch>
                  </pic:blipFill>
                  <pic:spPr bwMode="auto">
                    <a:xfrm>
                      <a:off x="0" y="0"/>
                      <a:ext cx="2343150" cy="489585"/>
                    </a:xfrm>
                    <a:prstGeom prst="rect">
                      <a:avLst/>
                    </a:prstGeom>
                    <a:noFill/>
                    <a:ln w="9525">
                      <a:noFill/>
                      <a:miter lim="800000"/>
                      <a:headEnd/>
                      <a:tailEnd/>
                    </a:ln>
                  </pic:spPr>
                </pic:pic>
              </a:graphicData>
            </a:graphic>
          </wp:anchor>
        </w:drawing>
      </w:r>
      <w:r w:rsidR="00385330">
        <w:br w:type="page"/>
      </w:r>
      <w:r>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56515</wp:posOffset>
                </wp:positionH>
                <wp:positionV relativeFrom="paragraph">
                  <wp:posOffset>6781800</wp:posOffset>
                </wp:positionV>
                <wp:extent cx="3552190" cy="2118360"/>
                <wp:effectExtent l="0" t="0" r="1270" b="0"/>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190" cy="2118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462" w:rsidRPr="00992FBD" w:rsidRDefault="00590462" w:rsidP="00385330">
                            <w:pPr>
                              <w:rPr>
                                <w:rFonts w:ascii="Arial" w:hAnsi="Arial" w:cs="Arial"/>
                              </w:rPr>
                            </w:pPr>
                            <w:r w:rsidRPr="00992FBD">
                              <w:rPr>
                                <w:rFonts w:ascii="Arial" w:hAnsi="Arial" w:cs="Arial"/>
                              </w:rPr>
                              <w:t>©</w:t>
                            </w:r>
                            <w:r>
                              <w:rPr>
                                <w:rFonts w:ascii="Arial" w:hAnsi="Arial" w:cs="Arial"/>
                              </w:rPr>
                              <w:t xml:space="preserve"> 2006-2012 Codice Software</w:t>
                            </w:r>
                          </w:p>
                          <w:p w:rsidR="00590462" w:rsidRPr="00992FBD" w:rsidRDefault="00590462" w:rsidP="00385330">
                            <w:pPr>
                              <w:autoSpaceDE w:val="0"/>
                              <w:autoSpaceDN w:val="0"/>
                              <w:adjustRightInd w:val="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rsidR="00590462" w:rsidRPr="00992FBD" w:rsidRDefault="00590462" w:rsidP="00385330">
                            <w:pPr>
                              <w:autoSpaceDE w:val="0"/>
                              <w:autoSpaceDN w:val="0"/>
                              <w:adjustRightInd w:val="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rsidR="00590462" w:rsidRPr="00992FBD" w:rsidRDefault="00590462" w:rsidP="00385330">
                            <w:pPr>
                              <w:autoSpaceDE w:val="0"/>
                              <w:autoSpaceDN w:val="0"/>
                              <w:adjustRightInd w:val="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rsidR="00590462" w:rsidRPr="00992FBD" w:rsidRDefault="00590462" w:rsidP="00385330">
                            <w:pPr>
                              <w:autoSpaceDE w:val="0"/>
                              <w:autoSpaceDN w:val="0"/>
                              <w:adjustRightInd w:val="0"/>
                              <w:jc w:val="left"/>
                              <w:rPr>
                                <w:rFonts w:ascii="Arial" w:hAnsi="Arial" w:cs="Arial"/>
                              </w:rPr>
                            </w:pPr>
                            <w:r w:rsidRPr="00992FBD">
                              <w:rPr>
                                <w:rFonts w:ascii="Arial" w:eastAsia="Calibri" w:hAnsi="Arial" w:cs="Arial"/>
                                <w:sz w:val="14"/>
                                <w:szCs w:val="14"/>
                                <w:lang w:eastAsia="es-ES_tradnl"/>
                              </w:rPr>
                              <w:t>All terms mentioned in this book that are known to be trademarks or service marks have been appropriately capitalized. Codice Software cannot attest to the accuracy of this information. Use of a term in this book should not be regarded as affecting the validity of any trademark or service mark.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9" o:spid="_x0000_s1029" type="#_x0000_t202" style="position:absolute;left:0;text-align:left;margin-left:4.45pt;margin-top:534pt;width:279.7pt;height:166.8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" stroked="f">
                <v:textbox style="mso-fit-shape-to-text:t">
                  <w:txbxContent>
                    <w:p w:rsidR="00590462" w:rsidRPr="00992FBD" w:rsidRDefault="00590462" w:rsidP="00385330">
                      <w:pPr>
                        <w:rPr>
                          <w:rFonts w:ascii="Arial" w:hAnsi="Arial" w:cs="Arial"/>
                        </w:rPr>
                      </w:pPr>
                      <w:r w:rsidRPr="00992FBD">
                        <w:rPr>
                          <w:rFonts w:ascii="Arial" w:hAnsi="Arial" w:cs="Arial"/>
                        </w:rPr>
                        <w:t>©</w:t>
                      </w:r>
                      <w:r>
                        <w:rPr>
                          <w:rFonts w:ascii="Arial" w:hAnsi="Arial" w:cs="Arial"/>
                        </w:rPr>
                        <w:t xml:space="preserve"> 2006-2012 Codice Software</w:t>
                      </w:r>
                    </w:p>
                    <w:p w:rsidR="00590462" w:rsidRPr="00992FBD" w:rsidRDefault="00590462" w:rsidP="00385330">
                      <w:pPr>
                        <w:autoSpaceDE w:val="0"/>
                        <w:autoSpaceDN w:val="0"/>
                        <w:adjustRightInd w:val="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rsidR="00590462" w:rsidRPr="00992FBD" w:rsidRDefault="00590462" w:rsidP="00385330">
                      <w:pPr>
                        <w:autoSpaceDE w:val="0"/>
                        <w:autoSpaceDN w:val="0"/>
                        <w:adjustRightInd w:val="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rsidR="00590462" w:rsidRPr="00992FBD" w:rsidRDefault="00590462" w:rsidP="00385330">
                      <w:pPr>
                        <w:autoSpaceDE w:val="0"/>
                        <w:autoSpaceDN w:val="0"/>
                        <w:adjustRightInd w:val="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rsidR="00590462" w:rsidRPr="00992FBD" w:rsidRDefault="00590462" w:rsidP="00385330">
                      <w:pPr>
                        <w:autoSpaceDE w:val="0"/>
                        <w:autoSpaceDN w:val="0"/>
                        <w:adjustRightInd w:val="0"/>
                        <w:jc w:val="left"/>
                        <w:rPr>
                          <w:rFonts w:ascii="Arial" w:hAnsi="Arial" w:cs="Arial"/>
                        </w:rPr>
                      </w:pPr>
                      <w:r w:rsidRPr="00992FBD">
                        <w:rPr>
                          <w:rFonts w:ascii="Arial" w:eastAsia="Calibri" w:hAnsi="Arial" w:cs="Arial"/>
                          <w:sz w:val="14"/>
                          <w:szCs w:val="14"/>
                          <w:lang w:eastAsia="es-ES_tradnl"/>
                        </w:rPr>
                        <w:t>All terms mentioned in this book that are known to be trademarks or service marks have been appropriately capitalized. Codice Software cannot attest to the accuracy of this information. Use of a term in this book should not be regarded as affecting the validity of any trademark or service mark.</w:t>
                      </w:r>
                    </w:p>
                  </w:txbxContent>
                </v:textbox>
              </v:shape>
            </w:pict>
          </mc:Fallback>
        </mc:AlternateContent>
      </w:r>
      <w:r w:rsidR="00385330" w:rsidRPr="00685833">
        <w:br w:type="page"/>
      </w:r>
    </w:p>
    <w:p w:rsidR="00385330" w:rsidRDefault="00385330" w:rsidP="00385330"/>
    <w:p w:rsidR="00385330" w:rsidRPr="00385330" w:rsidRDefault="00385330" w:rsidP="00385330"/>
    <w:p w:rsidR="001342C5" w:rsidRDefault="001342C5" w:rsidP="00375CEA">
      <w:pPr>
        <w:pStyle w:val="FrontmatterHeading"/>
      </w:pPr>
      <w:r>
        <w:lastRenderedPageBreak/>
        <w:t>Table of Contents</w:t>
      </w:r>
    </w:p>
    <w:p w:rsidR="00E21798" w:rsidRDefault="003D2D45">
      <w:pPr>
        <w:pStyle w:val="TOC1"/>
        <w:rPr>
          <w:ins w:id="0" w:author="Erin Richardson" w:date="2012-10-25T11:03:00Z"/>
          <w:rFonts w:eastAsiaTheme="minorEastAsia"/>
          <w:sz w:val="22"/>
        </w:rPr>
      </w:pPr>
      <w:r>
        <w:fldChar w:fldCharType="begin"/>
      </w:r>
      <w:r w:rsidR="008C15D0">
        <w:instrText xml:space="preserve"> TOC \o "1-4" \h \z \u </w:instrText>
      </w:r>
      <w:r>
        <w:fldChar w:fldCharType="separate"/>
      </w:r>
      <w:ins w:id="1" w:author="Erin Richardson" w:date="2012-10-25T11:03:00Z">
        <w:r w:rsidR="00E21798" w:rsidRPr="007E609C">
          <w:rPr>
            <w:rStyle w:val="Hyperlink"/>
          </w:rPr>
          <w:fldChar w:fldCharType="begin"/>
        </w:r>
        <w:r w:rsidR="00E21798" w:rsidRPr="007E609C">
          <w:rPr>
            <w:rStyle w:val="Hyperlink"/>
          </w:rPr>
          <w:instrText xml:space="preserve"> </w:instrText>
        </w:r>
        <w:r w:rsidR="00E21798">
          <w:instrText>HYPERLINK \l "_Toc338926343"</w:instrText>
        </w:r>
        <w:r w:rsidR="00E21798" w:rsidRPr="007E609C">
          <w:rPr>
            <w:rStyle w:val="Hyperlink"/>
          </w:rPr>
          <w:instrText xml:space="preserve"> </w:instrText>
        </w:r>
        <w:r w:rsidR="00E21798" w:rsidRPr="007E609C">
          <w:rPr>
            <w:rStyle w:val="Hyperlink"/>
          </w:rPr>
        </w:r>
        <w:r w:rsidR="00E21798" w:rsidRPr="007E609C">
          <w:rPr>
            <w:rStyle w:val="Hyperlink"/>
          </w:rPr>
          <w:fldChar w:fldCharType="separate"/>
        </w:r>
        <w:r w:rsidR="00E21798" w:rsidRPr="007E609C">
          <w:rPr>
            <w:rStyle w:val="Hyperlink"/>
            <w:b/>
          </w:rPr>
          <w:t>Chapter 1</w:t>
        </w:r>
        <w:r w:rsidR="00E21798" w:rsidRPr="007E609C">
          <w:rPr>
            <w:rStyle w:val="Hyperlink"/>
          </w:rPr>
          <w:t xml:space="preserve"> What is an Xlink</w:t>
        </w:r>
        <w:r w:rsidR="00E21798">
          <w:rPr>
            <w:webHidden/>
          </w:rPr>
          <w:tab/>
        </w:r>
        <w:r w:rsidR="00E21798">
          <w:rPr>
            <w:webHidden/>
          </w:rPr>
          <w:fldChar w:fldCharType="begin"/>
        </w:r>
        <w:r w:rsidR="00E21798">
          <w:rPr>
            <w:webHidden/>
          </w:rPr>
          <w:instrText xml:space="preserve"> PAGEREF _Toc338926343 \h </w:instrText>
        </w:r>
        <w:r w:rsidR="00E21798">
          <w:rPr>
            <w:webHidden/>
          </w:rPr>
        </w:r>
      </w:ins>
      <w:r w:rsidR="00E21798">
        <w:rPr>
          <w:webHidden/>
        </w:rPr>
        <w:fldChar w:fldCharType="separate"/>
      </w:r>
      <w:ins w:id="2" w:author="Erin Richardson" w:date="2012-10-25T11:03:00Z">
        <w:r w:rsidR="00E21798">
          <w:rPr>
            <w:webHidden/>
          </w:rPr>
          <w:t>2</w:t>
        </w:r>
        <w:r w:rsidR="00E21798">
          <w:rPr>
            <w:webHidden/>
          </w:rPr>
          <w:fldChar w:fldCharType="end"/>
        </w:r>
        <w:r w:rsidR="00E21798" w:rsidRPr="007E609C">
          <w:rPr>
            <w:rStyle w:val="Hyperlink"/>
          </w:rPr>
          <w:fldChar w:fldCharType="end"/>
        </w:r>
      </w:ins>
    </w:p>
    <w:p w:rsidR="00E21798" w:rsidRDefault="00E21798">
      <w:pPr>
        <w:pStyle w:val="TOC1"/>
        <w:rPr>
          <w:ins w:id="3" w:author="Erin Richardson" w:date="2012-10-25T11:03:00Z"/>
          <w:rFonts w:eastAsiaTheme="minorEastAsia"/>
          <w:sz w:val="22"/>
        </w:rPr>
      </w:pPr>
      <w:ins w:id="4" w:author="Erin Richardson" w:date="2012-10-25T11:03:00Z">
        <w:r w:rsidRPr="007E609C">
          <w:rPr>
            <w:rStyle w:val="Hyperlink"/>
          </w:rPr>
          <w:fldChar w:fldCharType="begin"/>
        </w:r>
        <w:r w:rsidRPr="007E609C">
          <w:rPr>
            <w:rStyle w:val="Hyperlink"/>
          </w:rPr>
          <w:instrText xml:space="preserve"> </w:instrText>
        </w:r>
        <w:r>
          <w:instrText>HYPERLINK \l "_Toc338926344"</w:instrText>
        </w:r>
        <w:r w:rsidRPr="007E609C">
          <w:rPr>
            <w:rStyle w:val="Hyperlink"/>
          </w:rPr>
          <w:instrText xml:space="preserve"> </w:instrText>
        </w:r>
        <w:r w:rsidRPr="007E609C">
          <w:rPr>
            <w:rStyle w:val="Hyperlink"/>
          </w:rPr>
        </w:r>
        <w:r w:rsidRPr="007E609C">
          <w:rPr>
            <w:rStyle w:val="Hyperlink"/>
          </w:rPr>
          <w:fldChar w:fldCharType="separate"/>
        </w:r>
        <w:r w:rsidRPr="007E609C">
          <w:rPr>
            <w:rStyle w:val="Hyperlink"/>
            <w:b/>
          </w:rPr>
          <w:t>Chapter 2</w:t>
        </w:r>
        <w:r w:rsidRPr="007E609C">
          <w:rPr>
            <w:rStyle w:val="Hyperlink"/>
          </w:rPr>
          <w:t xml:space="preserve"> Creating Xlinks</w:t>
        </w:r>
        <w:r>
          <w:rPr>
            <w:webHidden/>
          </w:rPr>
          <w:tab/>
        </w:r>
        <w:r>
          <w:rPr>
            <w:webHidden/>
          </w:rPr>
          <w:fldChar w:fldCharType="begin"/>
        </w:r>
        <w:r>
          <w:rPr>
            <w:webHidden/>
          </w:rPr>
          <w:instrText xml:space="preserve"> PAGEREF _Toc338926344 \h </w:instrText>
        </w:r>
        <w:r>
          <w:rPr>
            <w:webHidden/>
          </w:rPr>
        </w:r>
      </w:ins>
      <w:r>
        <w:rPr>
          <w:webHidden/>
        </w:rPr>
        <w:fldChar w:fldCharType="separate"/>
      </w:r>
      <w:ins w:id="5" w:author="Erin Richardson" w:date="2012-10-25T11:03:00Z">
        <w:r>
          <w:rPr>
            <w:webHidden/>
          </w:rPr>
          <w:t>4</w:t>
        </w:r>
        <w:r>
          <w:rPr>
            <w:webHidden/>
          </w:rPr>
          <w:fldChar w:fldCharType="end"/>
        </w:r>
        <w:r w:rsidRPr="007E609C">
          <w:rPr>
            <w:rStyle w:val="Hyperlink"/>
          </w:rPr>
          <w:fldChar w:fldCharType="end"/>
        </w:r>
      </w:ins>
    </w:p>
    <w:p w:rsidR="00E21798" w:rsidRDefault="00E21798">
      <w:pPr>
        <w:pStyle w:val="TOC2"/>
        <w:tabs>
          <w:tab w:val="left" w:pos="1080"/>
        </w:tabs>
        <w:rPr>
          <w:ins w:id="6" w:author="Erin Richardson" w:date="2012-10-25T11:03:00Z"/>
          <w:rFonts w:eastAsiaTheme="minorEastAsia"/>
          <w:noProof/>
          <w:sz w:val="22"/>
        </w:rPr>
      </w:pPr>
      <w:ins w:id="7" w:author="Erin Richardson" w:date="2012-10-25T11:03:00Z">
        <w:r w:rsidRPr="007E609C">
          <w:rPr>
            <w:rStyle w:val="Hyperlink"/>
            <w:noProof/>
          </w:rPr>
          <w:fldChar w:fldCharType="begin"/>
        </w:r>
        <w:r w:rsidRPr="007E609C">
          <w:rPr>
            <w:rStyle w:val="Hyperlink"/>
            <w:noProof/>
          </w:rPr>
          <w:instrText xml:space="preserve"> </w:instrText>
        </w:r>
        <w:r>
          <w:rPr>
            <w:noProof/>
          </w:rPr>
          <w:instrText>HYPERLINK \l "_Toc338926345"</w:instrText>
        </w:r>
        <w:r w:rsidRPr="007E609C">
          <w:rPr>
            <w:rStyle w:val="Hyperlink"/>
            <w:noProof/>
          </w:rPr>
          <w:instrText xml:space="preserve"> </w:instrText>
        </w:r>
        <w:r w:rsidRPr="007E609C">
          <w:rPr>
            <w:rStyle w:val="Hyperlink"/>
            <w:noProof/>
          </w:rPr>
        </w:r>
        <w:r w:rsidRPr="007E609C">
          <w:rPr>
            <w:rStyle w:val="Hyperlink"/>
            <w:noProof/>
          </w:rPr>
          <w:fldChar w:fldCharType="separate"/>
        </w:r>
        <w:r w:rsidRPr="007E609C">
          <w:rPr>
            <w:rStyle w:val="Hyperlink"/>
            <w:noProof/>
          </w:rPr>
          <w:t>2.1</w:t>
        </w:r>
        <w:r>
          <w:rPr>
            <w:rFonts w:eastAsiaTheme="minorEastAsia"/>
            <w:noProof/>
            <w:sz w:val="22"/>
          </w:rPr>
          <w:tab/>
        </w:r>
        <w:r w:rsidRPr="007E609C">
          <w:rPr>
            <w:rStyle w:val="Hyperlink"/>
            <w:noProof/>
          </w:rPr>
          <w:t>Creating an Xlink in the Command Line</w:t>
        </w:r>
        <w:r>
          <w:rPr>
            <w:noProof/>
            <w:webHidden/>
          </w:rPr>
          <w:tab/>
        </w:r>
        <w:r>
          <w:rPr>
            <w:noProof/>
            <w:webHidden/>
          </w:rPr>
          <w:fldChar w:fldCharType="begin"/>
        </w:r>
        <w:r>
          <w:rPr>
            <w:noProof/>
            <w:webHidden/>
          </w:rPr>
          <w:instrText xml:space="preserve"> PAGEREF _Toc338926345 \h </w:instrText>
        </w:r>
        <w:r>
          <w:rPr>
            <w:noProof/>
            <w:webHidden/>
          </w:rPr>
        </w:r>
      </w:ins>
      <w:r>
        <w:rPr>
          <w:noProof/>
          <w:webHidden/>
        </w:rPr>
        <w:fldChar w:fldCharType="separate"/>
      </w:r>
      <w:ins w:id="8" w:author="Erin Richardson" w:date="2012-10-25T11:03:00Z">
        <w:r>
          <w:rPr>
            <w:noProof/>
            <w:webHidden/>
          </w:rPr>
          <w:t>5</w:t>
        </w:r>
        <w:r>
          <w:rPr>
            <w:noProof/>
            <w:webHidden/>
          </w:rPr>
          <w:fldChar w:fldCharType="end"/>
        </w:r>
        <w:r w:rsidRPr="007E609C">
          <w:rPr>
            <w:rStyle w:val="Hyperlink"/>
            <w:noProof/>
          </w:rPr>
          <w:fldChar w:fldCharType="end"/>
        </w:r>
      </w:ins>
    </w:p>
    <w:p w:rsidR="00E21798" w:rsidRDefault="00E21798">
      <w:pPr>
        <w:pStyle w:val="TOC2"/>
        <w:tabs>
          <w:tab w:val="left" w:pos="1080"/>
        </w:tabs>
        <w:rPr>
          <w:ins w:id="9" w:author="Erin Richardson" w:date="2012-10-25T11:03:00Z"/>
          <w:rFonts w:eastAsiaTheme="minorEastAsia"/>
          <w:noProof/>
          <w:sz w:val="22"/>
        </w:rPr>
      </w:pPr>
      <w:ins w:id="10" w:author="Erin Richardson" w:date="2012-10-25T11:03:00Z">
        <w:r w:rsidRPr="007E609C">
          <w:rPr>
            <w:rStyle w:val="Hyperlink"/>
            <w:noProof/>
          </w:rPr>
          <w:fldChar w:fldCharType="begin"/>
        </w:r>
        <w:r w:rsidRPr="007E609C">
          <w:rPr>
            <w:rStyle w:val="Hyperlink"/>
            <w:noProof/>
          </w:rPr>
          <w:instrText xml:space="preserve"> </w:instrText>
        </w:r>
        <w:r>
          <w:rPr>
            <w:noProof/>
          </w:rPr>
          <w:instrText>HYPERLINK \l "_Toc338926346"</w:instrText>
        </w:r>
        <w:r w:rsidRPr="007E609C">
          <w:rPr>
            <w:rStyle w:val="Hyperlink"/>
            <w:noProof/>
          </w:rPr>
          <w:instrText xml:space="preserve"> </w:instrText>
        </w:r>
        <w:r w:rsidRPr="007E609C">
          <w:rPr>
            <w:rStyle w:val="Hyperlink"/>
            <w:noProof/>
          </w:rPr>
        </w:r>
        <w:r w:rsidRPr="007E609C">
          <w:rPr>
            <w:rStyle w:val="Hyperlink"/>
            <w:noProof/>
          </w:rPr>
          <w:fldChar w:fldCharType="separate"/>
        </w:r>
        <w:r w:rsidRPr="007E609C">
          <w:rPr>
            <w:rStyle w:val="Hyperlink"/>
            <w:noProof/>
          </w:rPr>
          <w:t>2.2</w:t>
        </w:r>
        <w:r>
          <w:rPr>
            <w:rFonts w:eastAsiaTheme="minorEastAsia"/>
            <w:noProof/>
            <w:sz w:val="22"/>
          </w:rPr>
          <w:tab/>
        </w:r>
        <w:r w:rsidRPr="007E609C">
          <w:rPr>
            <w:rStyle w:val="Hyperlink"/>
            <w:noProof/>
          </w:rPr>
          <w:t>Creating an Xlink in the GUI Client</w:t>
        </w:r>
        <w:r>
          <w:rPr>
            <w:noProof/>
            <w:webHidden/>
          </w:rPr>
          <w:tab/>
        </w:r>
        <w:r>
          <w:rPr>
            <w:noProof/>
            <w:webHidden/>
          </w:rPr>
          <w:fldChar w:fldCharType="begin"/>
        </w:r>
        <w:r>
          <w:rPr>
            <w:noProof/>
            <w:webHidden/>
          </w:rPr>
          <w:instrText xml:space="preserve"> PAGEREF _Toc338926346 \h </w:instrText>
        </w:r>
        <w:r>
          <w:rPr>
            <w:noProof/>
            <w:webHidden/>
          </w:rPr>
        </w:r>
      </w:ins>
      <w:r>
        <w:rPr>
          <w:noProof/>
          <w:webHidden/>
        </w:rPr>
        <w:fldChar w:fldCharType="separate"/>
      </w:r>
      <w:ins w:id="11" w:author="Erin Richardson" w:date="2012-10-25T11:03:00Z">
        <w:r>
          <w:rPr>
            <w:noProof/>
            <w:webHidden/>
          </w:rPr>
          <w:t>6</w:t>
        </w:r>
        <w:r>
          <w:rPr>
            <w:noProof/>
            <w:webHidden/>
          </w:rPr>
          <w:fldChar w:fldCharType="end"/>
        </w:r>
        <w:r w:rsidRPr="007E609C">
          <w:rPr>
            <w:rStyle w:val="Hyperlink"/>
            <w:noProof/>
          </w:rPr>
          <w:fldChar w:fldCharType="end"/>
        </w:r>
      </w:ins>
    </w:p>
    <w:p w:rsidR="00E21798" w:rsidRDefault="00E21798">
      <w:pPr>
        <w:pStyle w:val="TOC2"/>
        <w:tabs>
          <w:tab w:val="left" w:pos="1080"/>
        </w:tabs>
        <w:rPr>
          <w:ins w:id="12" w:author="Erin Richardson" w:date="2012-10-25T11:03:00Z"/>
          <w:rFonts w:eastAsiaTheme="minorEastAsia"/>
          <w:noProof/>
          <w:sz w:val="22"/>
        </w:rPr>
      </w:pPr>
      <w:ins w:id="13" w:author="Erin Richardson" w:date="2012-10-25T11:03:00Z">
        <w:r w:rsidRPr="007E609C">
          <w:rPr>
            <w:rStyle w:val="Hyperlink"/>
            <w:noProof/>
          </w:rPr>
          <w:fldChar w:fldCharType="begin"/>
        </w:r>
        <w:r w:rsidRPr="007E609C">
          <w:rPr>
            <w:rStyle w:val="Hyperlink"/>
            <w:noProof/>
          </w:rPr>
          <w:instrText xml:space="preserve"> </w:instrText>
        </w:r>
        <w:r>
          <w:rPr>
            <w:noProof/>
          </w:rPr>
          <w:instrText>HYPERLINK \l "_Toc338926347"</w:instrText>
        </w:r>
        <w:r w:rsidRPr="007E609C">
          <w:rPr>
            <w:rStyle w:val="Hyperlink"/>
            <w:noProof/>
          </w:rPr>
          <w:instrText xml:space="preserve"> </w:instrText>
        </w:r>
        <w:r w:rsidRPr="007E609C">
          <w:rPr>
            <w:rStyle w:val="Hyperlink"/>
            <w:noProof/>
          </w:rPr>
        </w:r>
        <w:r w:rsidRPr="007E609C">
          <w:rPr>
            <w:rStyle w:val="Hyperlink"/>
            <w:noProof/>
          </w:rPr>
          <w:fldChar w:fldCharType="separate"/>
        </w:r>
        <w:r w:rsidRPr="007E609C">
          <w:rPr>
            <w:rStyle w:val="Hyperlink"/>
            <w:noProof/>
          </w:rPr>
          <w:t>2.3</w:t>
        </w:r>
        <w:r>
          <w:rPr>
            <w:rFonts w:eastAsiaTheme="minorEastAsia"/>
            <w:noProof/>
            <w:sz w:val="22"/>
          </w:rPr>
          <w:tab/>
        </w:r>
        <w:r w:rsidRPr="007E609C">
          <w:rPr>
            <w:rStyle w:val="Hyperlink"/>
            <w:noProof/>
          </w:rPr>
          <w:t>Modifying an Xlink with the Command Line</w:t>
        </w:r>
        <w:r>
          <w:rPr>
            <w:noProof/>
            <w:webHidden/>
          </w:rPr>
          <w:tab/>
        </w:r>
        <w:r>
          <w:rPr>
            <w:noProof/>
            <w:webHidden/>
          </w:rPr>
          <w:fldChar w:fldCharType="begin"/>
        </w:r>
        <w:r>
          <w:rPr>
            <w:noProof/>
            <w:webHidden/>
          </w:rPr>
          <w:instrText xml:space="preserve"> PAGEREF _Toc338926347 \h </w:instrText>
        </w:r>
        <w:r>
          <w:rPr>
            <w:noProof/>
            <w:webHidden/>
          </w:rPr>
        </w:r>
      </w:ins>
      <w:r>
        <w:rPr>
          <w:noProof/>
          <w:webHidden/>
        </w:rPr>
        <w:fldChar w:fldCharType="separate"/>
      </w:r>
      <w:ins w:id="14" w:author="Erin Richardson" w:date="2012-10-25T11:03:00Z">
        <w:r>
          <w:rPr>
            <w:noProof/>
            <w:webHidden/>
          </w:rPr>
          <w:t>7</w:t>
        </w:r>
        <w:r>
          <w:rPr>
            <w:noProof/>
            <w:webHidden/>
          </w:rPr>
          <w:fldChar w:fldCharType="end"/>
        </w:r>
        <w:r w:rsidRPr="007E609C">
          <w:rPr>
            <w:rStyle w:val="Hyperlink"/>
            <w:noProof/>
          </w:rPr>
          <w:fldChar w:fldCharType="end"/>
        </w:r>
      </w:ins>
    </w:p>
    <w:p w:rsidR="00E21798" w:rsidRDefault="00E21798">
      <w:pPr>
        <w:pStyle w:val="TOC2"/>
        <w:tabs>
          <w:tab w:val="left" w:pos="1080"/>
        </w:tabs>
        <w:rPr>
          <w:ins w:id="15" w:author="Erin Richardson" w:date="2012-10-25T11:03:00Z"/>
          <w:rFonts w:eastAsiaTheme="minorEastAsia"/>
          <w:noProof/>
          <w:sz w:val="22"/>
        </w:rPr>
      </w:pPr>
      <w:ins w:id="16" w:author="Erin Richardson" w:date="2012-10-25T11:03:00Z">
        <w:r w:rsidRPr="007E609C">
          <w:rPr>
            <w:rStyle w:val="Hyperlink"/>
            <w:noProof/>
          </w:rPr>
          <w:fldChar w:fldCharType="begin"/>
        </w:r>
        <w:r w:rsidRPr="007E609C">
          <w:rPr>
            <w:rStyle w:val="Hyperlink"/>
            <w:noProof/>
          </w:rPr>
          <w:instrText xml:space="preserve"> </w:instrText>
        </w:r>
        <w:r>
          <w:rPr>
            <w:noProof/>
          </w:rPr>
          <w:instrText>HYPERLINK \l "_Toc338926348"</w:instrText>
        </w:r>
        <w:r w:rsidRPr="007E609C">
          <w:rPr>
            <w:rStyle w:val="Hyperlink"/>
            <w:noProof/>
          </w:rPr>
          <w:instrText xml:space="preserve"> </w:instrText>
        </w:r>
        <w:r w:rsidRPr="007E609C">
          <w:rPr>
            <w:rStyle w:val="Hyperlink"/>
            <w:noProof/>
          </w:rPr>
        </w:r>
        <w:r w:rsidRPr="007E609C">
          <w:rPr>
            <w:rStyle w:val="Hyperlink"/>
            <w:noProof/>
          </w:rPr>
          <w:fldChar w:fldCharType="separate"/>
        </w:r>
        <w:r w:rsidRPr="007E609C">
          <w:rPr>
            <w:rStyle w:val="Hyperlink"/>
            <w:noProof/>
          </w:rPr>
          <w:t>2.4</w:t>
        </w:r>
        <w:r>
          <w:rPr>
            <w:rFonts w:eastAsiaTheme="minorEastAsia"/>
            <w:noProof/>
            <w:sz w:val="22"/>
          </w:rPr>
          <w:tab/>
        </w:r>
        <w:r w:rsidRPr="007E609C">
          <w:rPr>
            <w:rStyle w:val="Hyperlink"/>
            <w:noProof/>
          </w:rPr>
          <w:t>Modifying an Xlink with the GUI Client</w:t>
        </w:r>
        <w:r>
          <w:rPr>
            <w:noProof/>
            <w:webHidden/>
          </w:rPr>
          <w:tab/>
        </w:r>
        <w:r>
          <w:rPr>
            <w:noProof/>
            <w:webHidden/>
          </w:rPr>
          <w:fldChar w:fldCharType="begin"/>
        </w:r>
        <w:r>
          <w:rPr>
            <w:noProof/>
            <w:webHidden/>
          </w:rPr>
          <w:instrText xml:space="preserve"> PAGEREF _Toc338926348 \h </w:instrText>
        </w:r>
        <w:r>
          <w:rPr>
            <w:noProof/>
            <w:webHidden/>
          </w:rPr>
        </w:r>
      </w:ins>
      <w:r>
        <w:rPr>
          <w:noProof/>
          <w:webHidden/>
        </w:rPr>
        <w:fldChar w:fldCharType="separate"/>
      </w:r>
      <w:ins w:id="17" w:author="Erin Richardson" w:date="2012-10-25T11:03:00Z">
        <w:r>
          <w:rPr>
            <w:noProof/>
            <w:webHidden/>
          </w:rPr>
          <w:t>8</w:t>
        </w:r>
        <w:r>
          <w:rPr>
            <w:noProof/>
            <w:webHidden/>
          </w:rPr>
          <w:fldChar w:fldCharType="end"/>
        </w:r>
        <w:r w:rsidRPr="007E609C">
          <w:rPr>
            <w:rStyle w:val="Hyperlink"/>
            <w:noProof/>
          </w:rPr>
          <w:fldChar w:fldCharType="end"/>
        </w:r>
      </w:ins>
    </w:p>
    <w:p w:rsidR="00E21798" w:rsidRDefault="00E21798">
      <w:pPr>
        <w:pStyle w:val="TOC2"/>
        <w:tabs>
          <w:tab w:val="left" w:pos="1080"/>
        </w:tabs>
        <w:rPr>
          <w:ins w:id="18" w:author="Erin Richardson" w:date="2012-10-25T11:03:00Z"/>
          <w:rFonts w:eastAsiaTheme="minorEastAsia"/>
          <w:noProof/>
          <w:sz w:val="22"/>
        </w:rPr>
      </w:pPr>
      <w:ins w:id="19" w:author="Erin Richardson" w:date="2012-10-25T11:03:00Z">
        <w:r w:rsidRPr="007E609C">
          <w:rPr>
            <w:rStyle w:val="Hyperlink"/>
            <w:noProof/>
          </w:rPr>
          <w:fldChar w:fldCharType="begin"/>
        </w:r>
        <w:r w:rsidRPr="007E609C">
          <w:rPr>
            <w:rStyle w:val="Hyperlink"/>
            <w:noProof/>
          </w:rPr>
          <w:instrText xml:space="preserve"> </w:instrText>
        </w:r>
        <w:r>
          <w:rPr>
            <w:noProof/>
          </w:rPr>
          <w:instrText>HYPERLINK \l "_Toc338926349"</w:instrText>
        </w:r>
        <w:r w:rsidRPr="007E609C">
          <w:rPr>
            <w:rStyle w:val="Hyperlink"/>
            <w:noProof/>
          </w:rPr>
          <w:instrText xml:space="preserve"> </w:instrText>
        </w:r>
        <w:r w:rsidRPr="007E609C">
          <w:rPr>
            <w:rStyle w:val="Hyperlink"/>
            <w:noProof/>
          </w:rPr>
        </w:r>
        <w:r w:rsidRPr="007E609C">
          <w:rPr>
            <w:rStyle w:val="Hyperlink"/>
            <w:noProof/>
          </w:rPr>
          <w:fldChar w:fldCharType="separate"/>
        </w:r>
        <w:r w:rsidRPr="007E609C">
          <w:rPr>
            <w:rStyle w:val="Hyperlink"/>
            <w:noProof/>
          </w:rPr>
          <w:t>2.5</w:t>
        </w:r>
        <w:r>
          <w:rPr>
            <w:rFonts w:eastAsiaTheme="minorEastAsia"/>
            <w:noProof/>
            <w:sz w:val="22"/>
          </w:rPr>
          <w:tab/>
        </w:r>
        <w:r w:rsidRPr="007E609C">
          <w:rPr>
            <w:rStyle w:val="Hyperlink"/>
            <w:noProof/>
          </w:rPr>
          <w:t>Exploring the Xlinked repository</w:t>
        </w:r>
        <w:r>
          <w:rPr>
            <w:noProof/>
            <w:webHidden/>
          </w:rPr>
          <w:tab/>
        </w:r>
        <w:r>
          <w:rPr>
            <w:noProof/>
            <w:webHidden/>
          </w:rPr>
          <w:fldChar w:fldCharType="begin"/>
        </w:r>
        <w:r>
          <w:rPr>
            <w:noProof/>
            <w:webHidden/>
          </w:rPr>
          <w:instrText xml:space="preserve"> PAGEREF _Toc338926349 \h </w:instrText>
        </w:r>
        <w:r>
          <w:rPr>
            <w:noProof/>
            <w:webHidden/>
          </w:rPr>
        </w:r>
      </w:ins>
      <w:r>
        <w:rPr>
          <w:noProof/>
          <w:webHidden/>
        </w:rPr>
        <w:fldChar w:fldCharType="separate"/>
      </w:r>
      <w:ins w:id="20" w:author="Erin Richardson" w:date="2012-10-25T11:03:00Z">
        <w:r>
          <w:rPr>
            <w:noProof/>
            <w:webHidden/>
          </w:rPr>
          <w:t>10</w:t>
        </w:r>
        <w:r>
          <w:rPr>
            <w:noProof/>
            <w:webHidden/>
          </w:rPr>
          <w:fldChar w:fldCharType="end"/>
        </w:r>
        <w:r w:rsidRPr="007E609C">
          <w:rPr>
            <w:rStyle w:val="Hyperlink"/>
            <w:noProof/>
          </w:rPr>
          <w:fldChar w:fldCharType="end"/>
        </w:r>
      </w:ins>
    </w:p>
    <w:p w:rsidR="00E21798" w:rsidRDefault="00E21798">
      <w:pPr>
        <w:pStyle w:val="TOC1"/>
        <w:rPr>
          <w:ins w:id="21" w:author="Erin Richardson" w:date="2012-10-25T11:03:00Z"/>
          <w:rFonts w:eastAsiaTheme="minorEastAsia"/>
          <w:sz w:val="22"/>
        </w:rPr>
      </w:pPr>
      <w:ins w:id="22" w:author="Erin Richardson" w:date="2012-10-25T11:03:00Z">
        <w:r w:rsidRPr="007E609C">
          <w:rPr>
            <w:rStyle w:val="Hyperlink"/>
          </w:rPr>
          <w:fldChar w:fldCharType="begin"/>
        </w:r>
        <w:r w:rsidRPr="007E609C">
          <w:rPr>
            <w:rStyle w:val="Hyperlink"/>
          </w:rPr>
          <w:instrText xml:space="preserve"> </w:instrText>
        </w:r>
        <w:r>
          <w:instrText>HYPERLINK \l "_Toc338926350"</w:instrText>
        </w:r>
        <w:r w:rsidRPr="007E609C">
          <w:rPr>
            <w:rStyle w:val="Hyperlink"/>
          </w:rPr>
          <w:instrText xml:space="preserve"> </w:instrText>
        </w:r>
        <w:r w:rsidRPr="007E609C">
          <w:rPr>
            <w:rStyle w:val="Hyperlink"/>
          </w:rPr>
        </w:r>
        <w:r w:rsidRPr="007E609C">
          <w:rPr>
            <w:rStyle w:val="Hyperlink"/>
          </w:rPr>
          <w:fldChar w:fldCharType="separate"/>
        </w:r>
        <w:r w:rsidRPr="007E609C">
          <w:rPr>
            <w:rStyle w:val="Hyperlink"/>
            <w:b/>
          </w:rPr>
          <w:t>Chapter 3</w:t>
        </w:r>
        <w:r w:rsidRPr="007E609C">
          <w:rPr>
            <w:rStyle w:val="Hyperlink"/>
          </w:rPr>
          <w:t xml:space="preserve"> Types of Xlinks</w:t>
        </w:r>
        <w:r>
          <w:rPr>
            <w:webHidden/>
          </w:rPr>
          <w:tab/>
        </w:r>
        <w:r>
          <w:rPr>
            <w:webHidden/>
          </w:rPr>
          <w:fldChar w:fldCharType="begin"/>
        </w:r>
        <w:r>
          <w:rPr>
            <w:webHidden/>
          </w:rPr>
          <w:instrText xml:space="preserve"> PAGEREF _Toc338926350 \h </w:instrText>
        </w:r>
        <w:r>
          <w:rPr>
            <w:webHidden/>
          </w:rPr>
        </w:r>
      </w:ins>
      <w:r>
        <w:rPr>
          <w:webHidden/>
        </w:rPr>
        <w:fldChar w:fldCharType="separate"/>
      </w:r>
      <w:ins w:id="23" w:author="Erin Richardson" w:date="2012-10-25T11:03:00Z">
        <w:r>
          <w:rPr>
            <w:webHidden/>
          </w:rPr>
          <w:t>11</w:t>
        </w:r>
        <w:r>
          <w:rPr>
            <w:webHidden/>
          </w:rPr>
          <w:fldChar w:fldCharType="end"/>
        </w:r>
        <w:r w:rsidRPr="007E609C">
          <w:rPr>
            <w:rStyle w:val="Hyperlink"/>
          </w:rPr>
          <w:fldChar w:fldCharType="end"/>
        </w:r>
      </w:ins>
    </w:p>
    <w:p w:rsidR="00E21798" w:rsidRDefault="00E21798">
      <w:pPr>
        <w:pStyle w:val="TOC2"/>
        <w:tabs>
          <w:tab w:val="left" w:pos="1080"/>
        </w:tabs>
        <w:rPr>
          <w:ins w:id="24" w:author="Erin Richardson" w:date="2012-10-25T11:03:00Z"/>
          <w:rFonts w:eastAsiaTheme="minorEastAsia"/>
          <w:noProof/>
          <w:sz w:val="22"/>
        </w:rPr>
      </w:pPr>
      <w:ins w:id="25" w:author="Erin Richardson" w:date="2012-10-25T11:03:00Z">
        <w:r w:rsidRPr="007E609C">
          <w:rPr>
            <w:rStyle w:val="Hyperlink"/>
            <w:noProof/>
          </w:rPr>
          <w:fldChar w:fldCharType="begin"/>
        </w:r>
        <w:r w:rsidRPr="007E609C">
          <w:rPr>
            <w:rStyle w:val="Hyperlink"/>
            <w:noProof/>
          </w:rPr>
          <w:instrText xml:space="preserve"> </w:instrText>
        </w:r>
        <w:r>
          <w:rPr>
            <w:noProof/>
          </w:rPr>
          <w:instrText>HYPERLINK \l "_Toc338926351"</w:instrText>
        </w:r>
        <w:r w:rsidRPr="007E609C">
          <w:rPr>
            <w:rStyle w:val="Hyperlink"/>
            <w:noProof/>
          </w:rPr>
          <w:instrText xml:space="preserve"> </w:instrText>
        </w:r>
        <w:r w:rsidRPr="007E609C">
          <w:rPr>
            <w:rStyle w:val="Hyperlink"/>
            <w:noProof/>
          </w:rPr>
        </w:r>
        <w:r w:rsidRPr="007E609C">
          <w:rPr>
            <w:rStyle w:val="Hyperlink"/>
            <w:noProof/>
          </w:rPr>
          <w:fldChar w:fldCharType="separate"/>
        </w:r>
        <w:r w:rsidRPr="007E609C">
          <w:rPr>
            <w:rStyle w:val="Hyperlink"/>
            <w:noProof/>
          </w:rPr>
          <w:t>3.1</w:t>
        </w:r>
        <w:r>
          <w:rPr>
            <w:rFonts w:eastAsiaTheme="minorEastAsia"/>
            <w:noProof/>
            <w:sz w:val="22"/>
          </w:rPr>
          <w:tab/>
        </w:r>
        <w:r w:rsidRPr="007E609C">
          <w:rPr>
            <w:rStyle w:val="Hyperlink"/>
            <w:noProof/>
          </w:rPr>
          <w:t>Writable Xlinks</w:t>
        </w:r>
        <w:r>
          <w:rPr>
            <w:noProof/>
            <w:webHidden/>
          </w:rPr>
          <w:tab/>
        </w:r>
        <w:r>
          <w:rPr>
            <w:noProof/>
            <w:webHidden/>
          </w:rPr>
          <w:fldChar w:fldCharType="begin"/>
        </w:r>
        <w:r>
          <w:rPr>
            <w:noProof/>
            <w:webHidden/>
          </w:rPr>
          <w:instrText xml:space="preserve"> PAGEREF _Toc338926351 \h </w:instrText>
        </w:r>
        <w:r>
          <w:rPr>
            <w:noProof/>
            <w:webHidden/>
          </w:rPr>
        </w:r>
      </w:ins>
      <w:r>
        <w:rPr>
          <w:noProof/>
          <w:webHidden/>
        </w:rPr>
        <w:fldChar w:fldCharType="separate"/>
      </w:r>
      <w:ins w:id="26" w:author="Erin Richardson" w:date="2012-10-25T11:03:00Z">
        <w:r>
          <w:rPr>
            <w:noProof/>
            <w:webHidden/>
          </w:rPr>
          <w:t>11</w:t>
        </w:r>
        <w:r>
          <w:rPr>
            <w:noProof/>
            <w:webHidden/>
          </w:rPr>
          <w:fldChar w:fldCharType="end"/>
        </w:r>
        <w:r w:rsidRPr="007E609C">
          <w:rPr>
            <w:rStyle w:val="Hyperlink"/>
            <w:noProof/>
          </w:rPr>
          <w:fldChar w:fldCharType="end"/>
        </w:r>
      </w:ins>
    </w:p>
    <w:p w:rsidR="00E21798" w:rsidRDefault="00E21798">
      <w:pPr>
        <w:pStyle w:val="TOC3"/>
        <w:rPr>
          <w:ins w:id="27" w:author="Erin Richardson" w:date="2012-10-25T11:03:00Z"/>
          <w:rFonts w:eastAsiaTheme="minorEastAsia"/>
          <w:noProof/>
          <w:sz w:val="22"/>
        </w:rPr>
      </w:pPr>
      <w:ins w:id="28" w:author="Erin Richardson" w:date="2012-10-25T11:03:00Z">
        <w:r w:rsidRPr="007E609C">
          <w:rPr>
            <w:rStyle w:val="Hyperlink"/>
            <w:noProof/>
          </w:rPr>
          <w:fldChar w:fldCharType="begin"/>
        </w:r>
        <w:r w:rsidRPr="007E609C">
          <w:rPr>
            <w:rStyle w:val="Hyperlink"/>
            <w:noProof/>
          </w:rPr>
          <w:instrText xml:space="preserve"> </w:instrText>
        </w:r>
        <w:r>
          <w:rPr>
            <w:noProof/>
          </w:rPr>
          <w:instrText>HYPERLINK \l "_Toc338926352"</w:instrText>
        </w:r>
        <w:r w:rsidRPr="007E609C">
          <w:rPr>
            <w:rStyle w:val="Hyperlink"/>
            <w:noProof/>
          </w:rPr>
          <w:instrText xml:space="preserve"> </w:instrText>
        </w:r>
        <w:r w:rsidRPr="007E609C">
          <w:rPr>
            <w:rStyle w:val="Hyperlink"/>
            <w:noProof/>
          </w:rPr>
        </w:r>
        <w:r w:rsidRPr="007E609C">
          <w:rPr>
            <w:rStyle w:val="Hyperlink"/>
            <w:noProof/>
          </w:rPr>
          <w:fldChar w:fldCharType="separate"/>
        </w:r>
        <w:r w:rsidRPr="007E609C">
          <w:rPr>
            <w:rStyle w:val="Hyperlink"/>
            <w:noProof/>
          </w:rPr>
          <w:t>3.1.1</w:t>
        </w:r>
        <w:r>
          <w:rPr>
            <w:rFonts w:eastAsiaTheme="minorEastAsia"/>
            <w:noProof/>
            <w:sz w:val="22"/>
          </w:rPr>
          <w:tab/>
        </w:r>
        <w:r w:rsidRPr="007E609C">
          <w:rPr>
            <w:rStyle w:val="Hyperlink"/>
            <w:noProof/>
          </w:rPr>
          <w:t>Branch auto-expansion</w:t>
        </w:r>
        <w:r>
          <w:rPr>
            <w:noProof/>
            <w:webHidden/>
          </w:rPr>
          <w:tab/>
        </w:r>
        <w:r>
          <w:rPr>
            <w:noProof/>
            <w:webHidden/>
          </w:rPr>
          <w:fldChar w:fldCharType="begin"/>
        </w:r>
        <w:r>
          <w:rPr>
            <w:noProof/>
            <w:webHidden/>
          </w:rPr>
          <w:instrText xml:space="preserve"> PAGEREF _Toc338926352 \h </w:instrText>
        </w:r>
        <w:r>
          <w:rPr>
            <w:noProof/>
            <w:webHidden/>
          </w:rPr>
        </w:r>
      </w:ins>
      <w:r>
        <w:rPr>
          <w:noProof/>
          <w:webHidden/>
        </w:rPr>
        <w:fldChar w:fldCharType="separate"/>
      </w:r>
      <w:ins w:id="29" w:author="Erin Richardson" w:date="2012-10-25T11:03:00Z">
        <w:r>
          <w:rPr>
            <w:noProof/>
            <w:webHidden/>
          </w:rPr>
          <w:t>12</w:t>
        </w:r>
        <w:r>
          <w:rPr>
            <w:noProof/>
            <w:webHidden/>
          </w:rPr>
          <w:fldChar w:fldCharType="end"/>
        </w:r>
        <w:r w:rsidRPr="007E609C">
          <w:rPr>
            <w:rStyle w:val="Hyperlink"/>
            <w:noProof/>
          </w:rPr>
          <w:fldChar w:fldCharType="end"/>
        </w:r>
      </w:ins>
    </w:p>
    <w:p w:rsidR="00E21798" w:rsidRDefault="00E21798">
      <w:pPr>
        <w:pStyle w:val="TOC3"/>
        <w:rPr>
          <w:ins w:id="30" w:author="Erin Richardson" w:date="2012-10-25T11:03:00Z"/>
          <w:rFonts w:eastAsiaTheme="minorEastAsia"/>
          <w:noProof/>
          <w:sz w:val="22"/>
        </w:rPr>
      </w:pPr>
      <w:ins w:id="31" w:author="Erin Richardson" w:date="2012-10-25T11:03:00Z">
        <w:r w:rsidRPr="007E609C">
          <w:rPr>
            <w:rStyle w:val="Hyperlink"/>
            <w:noProof/>
          </w:rPr>
          <w:fldChar w:fldCharType="begin"/>
        </w:r>
        <w:r w:rsidRPr="007E609C">
          <w:rPr>
            <w:rStyle w:val="Hyperlink"/>
            <w:noProof/>
          </w:rPr>
          <w:instrText xml:space="preserve"> </w:instrText>
        </w:r>
        <w:r>
          <w:rPr>
            <w:noProof/>
          </w:rPr>
          <w:instrText>HYPERLINK \l "_Toc338926353"</w:instrText>
        </w:r>
        <w:r w:rsidRPr="007E609C">
          <w:rPr>
            <w:rStyle w:val="Hyperlink"/>
            <w:noProof/>
          </w:rPr>
          <w:instrText xml:space="preserve"> </w:instrText>
        </w:r>
        <w:r w:rsidRPr="007E609C">
          <w:rPr>
            <w:rStyle w:val="Hyperlink"/>
            <w:noProof/>
          </w:rPr>
        </w:r>
        <w:r w:rsidRPr="007E609C">
          <w:rPr>
            <w:rStyle w:val="Hyperlink"/>
            <w:noProof/>
          </w:rPr>
          <w:fldChar w:fldCharType="separate"/>
        </w:r>
        <w:r w:rsidRPr="007E609C">
          <w:rPr>
            <w:rStyle w:val="Hyperlink"/>
            <w:noProof/>
          </w:rPr>
          <w:t>3.1.2</w:t>
        </w:r>
        <w:r>
          <w:rPr>
            <w:rFonts w:eastAsiaTheme="minorEastAsia"/>
            <w:noProof/>
            <w:sz w:val="22"/>
          </w:rPr>
          <w:tab/>
        </w:r>
        <w:r w:rsidRPr="007E609C">
          <w:rPr>
            <w:rStyle w:val="Hyperlink"/>
            <w:noProof/>
          </w:rPr>
          <w:t>Branch auto-expansion naming rules</w:t>
        </w:r>
        <w:r>
          <w:rPr>
            <w:noProof/>
            <w:webHidden/>
          </w:rPr>
          <w:tab/>
        </w:r>
        <w:r>
          <w:rPr>
            <w:noProof/>
            <w:webHidden/>
          </w:rPr>
          <w:fldChar w:fldCharType="begin"/>
        </w:r>
        <w:r>
          <w:rPr>
            <w:noProof/>
            <w:webHidden/>
          </w:rPr>
          <w:instrText xml:space="preserve"> PAGEREF _Toc338926353 \h </w:instrText>
        </w:r>
        <w:r>
          <w:rPr>
            <w:noProof/>
            <w:webHidden/>
          </w:rPr>
        </w:r>
      </w:ins>
      <w:r>
        <w:rPr>
          <w:noProof/>
          <w:webHidden/>
        </w:rPr>
        <w:fldChar w:fldCharType="separate"/>
      </w:r>
      <w:ins w:id="32" w:author="Erin Richardson" w:date="2012-10-25T11:03:00Z">
        <w:r>
          <w:rPr>
            <w:noProof/>
            <w:webHidden/>
          </w:rPr>
          <w:t>14</w:t>
        </w:r>
        <w:r>
          <w:rPr>
            <w:noProof/>
            <w:webHidden/>
          </w:rPr>
          <w:fldChar w:fldCharType="end"/>
        </w:r>
        <w:r w:rsidRPr="007E609C">
          <w:rPr>
            <w:rStyle w:val="Hyperlink"/>
            <w:noProof/>
          </w:rPr>
          <w:fldChar w:fldCharType="end"/>
        </w:r>
      </w:ins>
    </w:p>
    <w:p w:rsidR="00E21798" w:rsidRDefault="00E21798">
      <w:pPr>
        <w:pStyle w:val="TOC3"/>
        <w:rPr>
          <w:ins w:id="33" w:author="Erin Richardson" w:date="2012-10-25T11:03:00Z"/>
          <w:rFonts w:eastAsiaTheme="minorEastAsia"/>
          <w:noProof/>
          <w:sz w:val="22"/>
        </w:rPr>
      </w:pPr>
      <w:ins w:id="34" w:author="Erin Richardson" w:date="2012-10-25T11:03:00Z">
        <w:r w:rsidRPr="007E609C">
          <w:rPr>
            <w:rStyle w:val="Hyperlink"/>
            <w:noProof/>
          </w:rPr>
          <w:fldChar w:fldCharType="begin"/>
        </w:r>
        <w:r w:rsidRPr="007E609C">
          <w:rPr>
            <w:rStyle w:val="Hyperlink"/>
            <w:noProof/>
          </w:rPr>
          <w:instrText xml:space="preserve"> </w:instrText>
        </w:r>
        <w:r>
          <w:rPr>
            <w:noProof/>
          </w:rPr>
          <w:instrText>HYPERLINK \l "_Toc338926354"</w:instrText>
        </w:r>
        <w:r w:rsidRPr="007E609C">
          <w:rPr>
            <w:rStyle w:val="Hyperlink"/>
            <w:noProof/>
          </w:rPr>
          <w:instrText xml:space="preserve"> </w:instrText>
        </w:r>
        <w:r w:rsidRPr="007E609C">
          <w:rPr>
            <w:rStyle w:val="Hyperlink"/>
            <w:noProof/>
          </w:rPr>
        </w:r>
        <w:r w:rsidRPr="007E609C">
          <w:rPr>
            <w:rStyle w:val="Hyperlink"/>
            <w:noProof/>
          </w:rPr>
          <w:fldChar w:fldCharType="separate"/>
        </w:r>
        <w:r w:rsidRPr="007E609C">
          <w:rPr>
            <w:rStyle w:val="Hyperlink"/>
            <w:noProof/>
          </w:rPr>
          <w:t>3.1.3</w:t>
        </w:r>
        <w:r>
          <w:rPr>
            <w:rFonts w:eastAsiaTheme="minorEastAsia"/>
            <w:noProof/>
            <w:sz w:val="22"/>
          </w:rPr>
          <w:tab/>
        </w:r>
        <w:r w:rsidRPr="007E609C">
          <w:rPr>
            <w:rStyle w:val="Hyperlink"/>
            <w:noProof/>
          </w:rPr>
          <w:t>Creating a writable Xlink</w:t>
        </w:r>
        <w:r>
          <w:rPr>
            <w:noProof/>
            <w:webHidden/>
          </w:rPr>
          <w:tab/>
        </w:r>
        <w:r>
          <w:rPr>
            <w:noProof/>
            <w:webHidden/>
          </w:rPr>
          <w:fldChar w:fldCharType="begin"/>
        </w:r>
        <w:r>
          <w:rPr>
            <w:noProof/>
            <w:webHidden/>
          </w:rPr>
          <w:instrText xml:space="preserve"> PAGEREF _Toc338926354 \h </w:instrText>
        </w:r>
        <w:r>
          <w:rPr>
            <w:noProof/>
            <w:webHidden/>
          </w:rPr>
        </w:r>
      </w:ins>
      <w:r>
        <w:rPr>
          <w:noProof/>
          <w:webHidden/>
        </w:rPr>
        <w:fldChar w:fldCharType="separate"/>
      </w:r>
      <w:ins w:id="35" w:author="Erin Richardson" w:date="2012-10-25T11:03:00Z">
        <w:r>
          <w:rPr>
            <w:noProof/>
            <w:webHidden/>
          </w:rPr>
          <w:t>16</w:t>
        </w:r>
        <w:r>
          <w:rPr>
            <w:noProof/>
            <w:webHidden/>
          </w:rPr>
          <w:fldChar w:fldCharType="end"/>
        </w:r>
        <w:r w:rsidRPr="007E609C">
          <w:rPr>
            <w:rStyle w:val="Hyperlink"/>
            <w:noProof/>
          </w:rPr>
          <w:fldChar w:fldCharType="end"/>
        </w:r>
      </w:ins>
    </w:p>
    <w:p w:rsidR="00E21798" w:rsidRDefault="00E21798">
      <w:pPr>
        <w:pStyle w:val="TOC3"/>
        <w:rPr>
          <w:ins w:id="36" w:author="Erin Richardson" w:date="2012-10-25T11:03:00Z"/>
          <w:rFonts w:eastAsiaTheme="minorEastAsia"/>
          <w:noProof/>
          <w:sz w:val="22"/>
        </w:rPr>
      </w:pPr>
      <w:ins w:id="37" w:author="Erin Richardson" w:date="2012-10-25T11:03:00Z">
        <w:r w:rsidRPr="007E609C">
          <w:rPr>
            <w:rStyle w:val="Hyperlink"/>
            <w:noProof/>
          </w:rPr>
          <w:fldChar w:fldCharType="begin"/>
        </w:r>
        <w:r w:rsidRPr="007E609C">
          <w:rPr>
            <w:rStyle w:val="Hyperlink"/>
            <w:noProof/>
          </w:rPr>
          <w:instrText xml:space="preserve"> </w:instrText>
        </w:r>
        <w:r>
          <w:rPr>
            <w:noProof/>
          </w:rPr>
          <w:instrText>HYPERLINK \l "_Toc338926355"</w:instrText>
        </w:r>
        <w:r w:rsidRPr="007E609C">
          <w:rPr>
            <w:rStyle w:val="Hyperlink"/>
            <w:noProof/>
          </w:rPr>
          <w:instrText xml:space="preserve"> </w:instrText>
        </w:r>
        <w:r w:rsidRPr="007E609C">
          <w:rPr>
            <w:rStyle w:val="Hyperlink"/>
            <w:noProof/>
          </w:rPr>
        </w:r>
        <w:r w:rsidRPr="007E609C">
          <w:rPr>
            <w:rStyle w:val="Hyperlink"/>
            <w:noProof/>
          </w:rPr>
          <w:fldChar w:fldCharType="separate"/>
        </w:r>
        <w:r w:rsidRPr="007E609C">
          <w:rPr>
            <w:rStyle w:val="Hyperlink"/>
            <w:noProof/>
          </w:rPr>
          <w:t>3.1.4</w:t>
        </w:r>
        <w:r>
          <w:rPr>
            <w:rFonts w:eastAsiaTheme="minorEastAsia"/>
            <w:noProof/>
            <w:sz w:val="22"/>
          </w:rPr>
          <w:tab/>
        </w:r>
        <w:r w:rsidRPr="007E609C">
          <w:rPr>
            <w:rStyle w:val="Hyperlink"/>
            <w:noProof/>
          </w:rPr>
          <w:t>Merging</w:t>
        </w:r>
        <w:r>
          <w:rPr>
            <w:noProof/>
            <w:webHidden/>
          </w:rPr>
          <w:tab/>
        </w:r>
        <w:r>
          <w:rPr>
            <w:noProof/>
            <w:webHidden/>
          </w:rPr>
          <w:fldChar w:fldCharType="begin"/>
        </w:r>
        <w:r>
          <w:rPr>
            <w:noProof/>
            <w:webHidden/>
          </w:rPr>
          <w:instrText xml:space="preserve"> PAGEREF _Toc338926355 \h </w:instrText>
        </w:r>
        <w:r>
          <w:rPr>
            <w:noProof/>
            <w:webHidden/>
          </w:rPr>
        </w:r>
      </w:ins>
      <w:r>
        <w:rPr>
          <w:noProof/>
          <w:webHidden/>
        </w:rPr>
        <w:fldChar w:fldCharType="separate"/>
      </w:r>
      <w:ins w:id="38" w:author="Erin Richardson" w:date="2012-10-25T11:03:00Z">
        <w:r>
          <w:rPr>
            <w:noProof/>
            <w:webHidden/>
          </w:rPr>
          <w:t>16</w:t>
        </w:r>
        <w:r>
          <w:rPr>
            <w:noProof/>
            <w:webHidden/>
          </w:rPr>
          <w:fldChar w:fldCharType="end"/>
        </w:r>
        <w:r w:rsidRPr="007E609C">
          <w:rPr>
            <w:rStyle w:val="Hyperlink"/>
            <w:noProof/>
          </w:rPr>
          <w:fldChar w:fldCharType="end"/>
        </w:r>
      </w:ins>
    </w:p>
    <w:p w:rsidR="00E21798" w:rsidRDefault="00E21798">
      <w:pPr>
        <w:pStyle w:val="TOC1"/>
        <w:rPr>
          <w:ins w:id="39" w:author="Erin Richardson" w:date="2012-10-25T11:03:00Z"/>
          <w:rFonts w:eastAsiaTheme="minorEastAsia"/>
          <w:sz w:val="22"/>
        </w:rPr>
      </w:pPr>
      <w:ins w:id="40" w:author="Erin Richardson" w:date="2012-10-25T11:03:00Z">
        <w:r w:rsidRPr="007E609C">
          <w:rPr>
            <w:rStyle w:val="Hyperlink"/>
          </w:rPr>
          <w:fldChar w:fldCharType="begin"/>
        </w:r>
        <w:r w:rsidRPr="007E609C">
          <w:rPr>
            <w:rStyle w:val="Hyperlink"/>
          </w:rPr>
          <w:instrText xml:space="preserve"> </w:instrText>
        </w:r>
        <w:r>
          <w:instrText>HYPERLINK \l "_Toc338926356"</w:instrText>
        </w:r>
        <w:r w:rsidRPr="007E609C">
          <w:rPr>
            <w:rStyle w:val="Hyperlink"/>
          </w:rPr>
          <w:instrText xml:space="preserve"> </w:instrText>
        </w:r>
        <w:r w:rsidRPr="007E609C">
          <w:rPr>
            <w:rStyle w:val="Hyperlink"/>
          </w:rPr>
        </w:r>
        <w:r w:rsidRPr="007E609C">
          <w:rPr>
            <w:rStyle w:val="Hyperlink"/>
          </w:rPr>
          <w:fldChar w:fldCharType="separate"/>
        </w:r>
        <w:r w:rsidRPr="007E609C">
          <w:rPr>
            <w:rStyle w:val="Hyperlink"/>
            <w:b/>
          </w:rPr>
          <w:t>Chapter 4</w:t>
        </w:r>
        <w:r w:rsidRPr="007E609C">
          <w:rPr>
            <w:rStyle w:val="Hyperlink"/>
          </w:rPr>
          <w:t xml:space="preserve"> Relative Xlinks</w:t>
        </w:r>
        <w:r>
          <w:rPr>
            <w:webHidden/>
          </w:rPr>
          <w:tab/>
        </w:r>
        <w:r>
          <w:rPr>
            <w:webHidden/>
          </w:rPr>
          <w:fldChar w:fldCharType="begin"/>
        </w:r>
        <w:r>
          <w:rPr>
            <w:webHidden/>
          </w:rPr>
          <w:instrText xml:space="preserve"> PAGEREF _Toc338926356 \h </w:instrText>
        </w:r>
        <w:r>
          <w:rPr>
            <w:webHidden/>
          </w:rPr>
        </w:r>
      </w:ins>
      <w:r>
        <w:rPr>
          <w:webHidden/>
        </w:rPr>
        <w:fldChar w:fldCharType="separate"/>
      </w:r>
      <w:ins w:id="41" w:author="Erin Richardson" w:date="2012-10-25T11:03:00Z">
        <w:r>
          <w:rPr>
            <w:webHidden/>
          </w:rPr>
          <w:t>20</w:t>
        </w:r>
        <w:r>
          <w:rPr>
            <w:webHidden/>
          </w:rPr>
          <w:fldChar w:fldCharType="end"/>
        </w:r>
        <w:r w:rsidRPr="007E609C">
          <w:rPr>
            <w:rStyle w:val="Hyperlink"/>
          </w:rPr>
          <w:fldChar w:fldCharType="end"/>
        </w:r>
      </w:ins>
    </w:p>
    <w:p w:rsidR="00560326" w:rsidDel="00E21798" w:rsidRDefault="00560326">
      <w:pPr>
        <w:pStyle w:val="TOC1"/>
        <w:rPr>
          <w:del w:id="42" w:author="Erin Richardson" w:date="2012-10-25T11:03:00Z"/>
          <w:rFonts w:eastAsiaTheme="minorEastAsia"/>
          <w:sz w:val="22"/>
          <w:lang w:val="es-ES_tradnl" w:eastAsia="es-ES_tradnl"/>
        </w:rPr>
      </w:pPr>
      <w:del w:id="43" w:author="Erin Richardson" w:date="2012-10-25T11:03:00Z">
        <w:r w:rsidRPr="00E21798" w:rsidDel="00E21798">
          <w:rPr>
            <w:b/>
            <w:rPrChange w:id="44" w:author="Erin Richardson" w:date="2012-10-25T11:03:00Z">
              <w:rPr>
                <w:rStyle w:val="Hyperlink"/>
                <w:b/>
              </w:rPr>
            </w:rPrChange>
          </w:rPr>
          <w:delText>Chapter 1</w:delText>
        </w:r>
        <w:r w:rsidRPr="00E21798" w:rsidDel="00E21798">
          <w:rPr>
            <w:rPrChange w:id="45" w:author="Erin Richardson" w:date="2012-10-25T11:03:00Z">
              <w:rPr>
                <w:rStyle w:val="Hyperlink"/>
              </w:rPr>
            </w:rPrChange>
          </w:rPr>
          <w:delText xml:space="preserve"> What is an Xlink</w:delText>
        </w:r>
        <w:r w:rsidDel="00E21798">
          <w:rPr>
            <w:webHidden/>
          </w:rPr>
          <w:tab/>
          <w:delText>2</w:delText>
        </w:r>
      </w:del>
    </w:p>
    <w:p w:rsidR="00560326" w:rsidDel="00E21798" w:rsidRDefault="00560326">
      <w:pPr>
        <w:pStyle w:val="TOC1"/>
        <w:rPr>
          <w:del w:id="46" w:author="Erin Richardson" w:date="2012-10-25T11:03:00Z"/>
          <w:rFonts w:eastAsiaTheme="minorEastAsia"/>
          <w:sz w:val="22"/>
          <w:lang w:val="es-ES_tradnl" w:eastAsia="es-ES_tradnl"/>
        </w:rPr>
      </w:pPr>
      <w:del w:id="47" w:author="Erin Richardson" w:date="2012-10-25T11:03:00Z">
        <w:r w:rsidRPr="00E21798" w:rsidDel="00E21798">
          <w:rPr>
            <w:b/>
            <w:rPrChange w:id="48" w:author="Erin Richardson" w:date="2012-10-25T11:03:00Z">
              <w:rPr>
                <w:rStyle w:val="Hyperlink"/>
                <w:b/>
              </w:rPr>
            </w:rPrChange>
          </w:rPr>
          <w:delText>Chapter 2</w:delText>
        </w:r>
        <w:r w:rsidRPr="00E21798" w:rsidDel="00E21798">
          <w:rPr>
            <w:rPrChange w:id="49" w:author="Erin Richardson" w:date="2012-10-25T11:03:00Z">
              <w:rPr>
                <w:rStyle w:val="Hyperlink"/>
              </w:rPr>
            </w:rPrChange>
          </w:rPr>
          <w:delText xml:space="preserve"> Creating Xlinks</w:delText>
        </w:r>
        <w:r w:rsidDel="00E21798">
          <w:rPr>
            <w:webHidden/>
          </w:rPr>
          <w:tab/>
          <w:delText>4</w:delText>
        </w:r>
      </w:del>
    </w:p>
    <w:p w:rsidR="00560326" w:rsidDel="00E21798" w:rsidRDefault="00560326">
      <w:pPr>
        <w:pStyle w:val="TOC2"/>
        <w:tabs>
          <w:tab w:val="left" w:pos="1080"/>
        </w:tabs>
        <w:rPr>
          <w:del w:id="50" w:author="Erin Richardson" w:date="2012-10-25T11:03:00Z"/>
          <w:rFonts w:eastAsiaTheme="minorEastAsia"/>
          <w:noProof/>
          <w:sz w:val="22"/>
          <w:lang w:val="es-ES_tradnl" w:eastAsia="es-ES_tradnl"/>
        </w:rPr>
      </w:pPr>
      <w:del w:id="51" w:author="Erin Richardson" w:date="2012-10-25T11:03:00Z">
        <w:r w:rsidRPr="00E21798" w:rsidDel="00E21798">
          <w:rPr>
            <w:noProof/>
            <w:rPrChange w:id="52" w:author="Erin Richardson" w:date="2012-10-25T11:03:00Z">
              <w:rPr>
                <w:rStyle w:val="Hyperlink"/>
                <w:noProof/>
              </w:rPr>
            </w:rPrChange>
          </w:rPr>
          <w:delText>2.1</w:delText>
        </w:r>
        <w:r w:rsidDel="00E21798">
          <w:rPr>
            <w:rFonts w:eastAsiaTheme="minorEastAsia"/>
            <w:noProof/>
            <w:sz w:val="22"/>
            <w:lang w:val="es-ES_tradnl" w:eastAsia="es-ES_tradnl"/>
          </w:rPr>
          <w:tab/>
        </w:r>
        <w:r w:rsidRPr="00E21798" w:rsidDel="00E21798">
          <w:rPr>
            <w:noProof/>
            <w:rPrChange w:id="53" w:author="Erin Richardson" w:date="2012-10-25T11:03:00Z">
              <w:rPr>
                <w:rStyle w:val="Hyperlink"/>
                <w:noProof/>
              </w:rPr>
            </w:rPrChange>
          </w:rPr>
          <w:delText>Modifying an Xlink</w:delText>
        </w:r>
        <w:r w:rsidDel="00E21798">
          <w:rPr>
            <w:noProof/>
            <w:webHidden/>
          </w:rPr>
          <w:tab/>
          <w:delText>6</w:delText>
        </w:r>
      </w:del>
    </w:p>
    <w:p w:rsidR="00560326" w:rsidDel="00E21798" w:rsidRDefault="00560326">
      <w:pPr>
        <w:pStyle w:val="TOC2"/>
        <w:tabs>
          <w:tab w:val="left" w:pos="1080"/>
        </w:tabs>
        <w:rPr>
          <w:del w:id="54" w:author="Erin Richardson" w:date="2012-10-25T11:03:00Z"/>
          <w:rFonts w:eastAsiaTheme="minorEastAsia"/>
          <w:noProof/>
          <w:sz w:val="22"/>
          <w:lang w:val="es-ES_tradnl" w:eastAsia="es-ES_tradnl"/>
        </w:rPr>
      </w:pPr>
      <w:del w:id="55" w:author="Erin Richardson" w:date="2012-10-25T11:03:00Z">
        <w:r w:rsidRPr="00E21798" w:rsidDel="00E21798">
          <w:rPr>
            <w:noProof/>
            <w:rPrChange w:id="56" w:author="Erin Richardson" w:date="2012-10-25T11:03:00Z">
              <w:rPr>
                <w:rStyle w:val="Hyperlink"/>
                <w:noProof/>
              </w:rPr>
            </w:rPrChange>
          </w:rPr>
          <w:delText>2.2</w:delText>
        </w:r>
        <w:r w:rsidDel="00E21798">
          <w:rPr>
            <w:rFonts w:eastAsiaTheme="minorEastAsia"/>
            <w:noProof/>
            <w:sz w:val="22"/>
            <w:lang w:val="es-ES_tradnl" w:eastAsia="es-ES_tradnl"/>
          </w:rPr>
          <w:tab/>
        </w:r>
        <w:r w:rsidRPr="00E21798" w:rsidDel="00E21798">
          <w:rPr>
            <w:noProof/>
            <w:rPrChange w:id="57" w:author="Erin Richardson" w:date="2012-10-25T11:03:00Z">
              <w:rPr>
                <w:rStyle w:val="Hyperlink"/>
                <w:noProof/>
              </w:rPr>
            </w:rPrChange>
          </w:rPr>
          <w:delText>Exploring the Xlinked repository</w:delText>
        </w:r>
        <w:r w:rsidDel="00E21798">
          <w:rPr>
            <w:noProof/>
            <w:webHidden/>
          </w:rPr>
          <w:tab/>
          <w:delText>6</w:delText>
        </w:r>
      </w:del>
    </w:p>
    <w:p w:rsidR="00560326" w:rsidDel="00E21798" w:rsidRDefault="00560326">
      <w:pPr>
        <w:pStyle w:val="TOC1"/>
        <w:rPr>
          <w:del w:id="58" w:author="Erin Richardson" w:date="2012-10-25T11:03:00Z"/>
          <w:rFonts w:eastAsiaTheme="minorEastAsia"/>
          <w:sz w:val="22"/>
          <w:lang w:val="es-ES_tradnl" w:eastAsia="es-ES_tradnl"/>
        </w:rPr>
      </w:pPr>
      <w:del w:id="59" w:author="Erin Richardson" w:date="2012-10-25T11:03:00Z">
        <w:r w:rsidRPr="00E21798" w:rsidDel="00E21798">
          <w:rPr>
            <w:b/>
            <w:rPrChange w:id="60" w:author="Erin Richardson" w:date="2012-10-25T11:03:00Z">
              <w:rPr>
                <w:rStyle w:val="Hyperlink"/>
                <w:b/>
              </w:rPr>
            </w:rPrChange>
          </w:rPr>
          <w:delText>Chapter 3</w:delText>
        </w:r>
        <w:r w:rsidRPr="00E21798" w:rsidDel="00E21798">
          <w:rPr>
            <w:rPrChange w:id="61" w:author="Erin Richardson" w:date="2012-10-25T11:03:00Z">
              <w:rPr>
                <w:rStyle w:val="Hyperlink"/>
              </w:rPr>
            </w:rPrChange>
          </w:rPr>
          <w:delText xml:space="preserve"> Types of Xlinks</w:delText>
        </w:r>
        <w:r w:rsidDel="00E21798">
          <w:rPr>
            <w:webHidden/>
          </w:rPr>
          <w:tab/>
          <w:delText>8</w:delText>
        </w:r>
      </w:del>
    </w:p>
    <w:p w:rsidR="00560326" w:rsidDel="00E21798" w:rsidRDefault="00560326">
      <w:pPr>
        <w:pStyle w:val="TOC2"/>
        <w:tabs>
          <w:tab w:val="left" w:pos="1080"/>
        </w:tabs>
        <w:rPr>
          <w:del w:id="62" w:author="Erin Richardson" w:date="2012-10-25T11:03:00Z"/>
          <w:rFonts w:eastAsiaTheme="minorEastAsia"/>
          <w:noProof/>
          <w:sz w:val="22"/>
          <w:lang w:val="es-ES_tradnl" w:eastAsia="es-ES_tradnl"/>
        </w:rPr>
      </w:pPr>
      <w:del w:id="63" w:author="Erin Richardson" w:date="2012-10-25T11:03:00Z">
        <w:r w:rsidRPr="00E21798" w:rsidDel="00E21798">
          <w:rPr>
            <w:noProof/>
            <w:rPrChange w:id="64" w:author="Erin Richardson" w:date="2012-10-25T11:03:00Z">
              <w:rPr>
                <w:rStyle w:val="Hyperlink"/>
                <w:noProof/>
              </w:rPr>
            </w:rPrChange>
          </w:rPr>
          <w:delText>3.1</w:delText>
        </w:r>
        <w:r w:rsidDel="00E21798">
          <w:rPr>
            <w:rFonts w:eastAsiaTheme="minorEastAsia"/>
            <w:noProof/>
            <w:sz w:val="22"/>
            <w:lang w:val="es-ES_tradnl" w:eastAsia="es-ES_tradnl"/>
          </w:rPr>
          <w:tab/>
        </w:r>
        <w:r w:rsidRPr="00E21798" w:rsidDel="00E21798">
          <w:rPr>
            <w:noProof/>
            <w:rPrChange w:id="65" w:author="Erin Richardson" w:date="2012-10-25T11:03:00Z">
              <w:rPr>
                <w:rStyle w:val="Hyperlink"/>
                <w:noProof/>
              </w:rPr>
            </w:rPrChange>
          </w:rPr>
          <w:delText>Writable Xlinks</w:delText>
        </w:r>
        <w:r w:rsidDel="00E21798">
          <w:rPr>
            <w:noProof/>
            <w:webHidden/>
          </w:rPr>
          <w:tab/>
          <w:delText>8</w:delText>
        </w:r>
      </w:del>
    </w:p>
    <w:p w:rsidR="00560326" w:rsidDel="00E21798" w:rsidRDefault="00560326">
      <w:pPr>
        <w:pStyle w:val="TOC3"/>
        <w:rPr>
          <w:del w:id="66" w:author="Erin Richardson" w:date="2012-10-25T11:03:00Z"/>
          <w:rFonts w:eastAsiaTheme="minorEastAsia"/>
          <w:noProof/>
          <w:sz w:val="22"/>
          <w:lang w:val="es-ES_tradnl" w:eastAsia="es-ES_tradnl"/>
        </w:rPr>
      </w:pPr>
      <w:del w:id="67" w:author="Erin Richardson" w:date="2012-10-25T11:03:00Z">
        <w:r w:rsidRPr="00E21798" w:rsidDel="00E21798">
          <w:rPr>
            <w:noProof/>
            <w:rPrChange w:id="68" w:author="Erin Richardson" w:date="2012-10-25T11:03:00Z">
              <w:rPr>
                <w:rStyle w:val="Hyperlink"/>
                <w:noProof/>
              </w:rPr>
            </w:rPrChange>
          </w:rPr>
          <w:delText>3.1.1</w:delText>
        </w:r>
        <w:r w:rsidDel="00E21798">
          <w:rPr>
            <w:rFonts w:eastAsiaTheme="minorEastAsia"/>
            <w:noProof/>
            <w:sz w:val="22"/>
            <w:lang w:val="es-ES_tradnl" w:eastAsia="es-ES_tradnl"/>
          </w:rPr>
          <w:tab/>
        </w:r>
        <w:r w:rsidRPr="00E21798" w:rsidDel="00E21798">
          <w:rPr>
            <w:noProof/>
            <w:rPrChange w:id="69" w:author="Erin Richardson" w:date="2012-10-25T11:03:00Z">
              <w:rPr>
                <w:rStyle w:val="Hyperlink"/>
                <w:noProof/>
              </w:rPr>
            </w:rPrChange>
          </w:rPr>
          <w:delText>Branch auto-expansion</w:delText>
        </w:r>
        <w:r w:rsidDel="00E21798">
          <w:rPr>
            <w:noProof/>
            <w:webHidden/>
          </w:rPr>
          <w:tab/>
          <w:delText>9</w:delText>
        </w:r>
      </w:del>
    </w:p>
    <w:p w:rsidR="00560326" w:rsidDel="00E21798" w:rsidRDefault="00560326">
      <w:pPr>
        <w:pStyle w:val="TOC3"/>
        <w:rPr>
          <w:del w:id="70" w:author="Erin Richardson" w:date="2012-10-25T11:03:00Z"/>
          <w:rFonts w:eastAsiaTheme="minorEastAsia"/>
          <w:noProof/>
          <w:sz w:val="22"/>
          <w:lang w:val="es-ES_tradnl" w:eastAsia="es-ES_tradnl"/>
        </w:rPr>
      </w:pPr>
      <w:del w:id="71" w:author="Erin Richardson" w:date="2012-10-25T11:03:00Z">
        <w:r w:rsidRPr="00E21798" w:rsidDel="00E21798">
          <w:rPr>
            <w:noProof/>
            <w:rPrChange w:id="72" w:author="Erin Richardson" w:date="2012-10-25T11:03:00Z">
              <w:rPr>
                <w:rStyle w:val="Hyperlink"/>
                <w:noProof/>
              </w:rPr>
            </w:rPrChange>
          </w:rPr>
          <w:delText>3.1.2</w:delText>
        </w:r>
        <w:r w:rsidDel="00E21798">
          <w:rPr>
            <w:rFonts w:eastAsiaTheme="minorEastAsia"/>
            <w:noProof/>
            <w:sz w:val="22"/>
            <w:lang w:val="es-ES_tradnl" w:eastAsia="es-ES_tradnl"/>
          </w:rPr>
          <w:tab/>
        </w:r>
        <w:r w:rsidRPr="00E21798" w:rsidDel="00E21798">
          <w:rPr>
            <w:noProof/>
            <w:rPrChange w:id="73" w:author="Erin Richardson" w:date="2012-10-25T11:03:00Z">
              <w:rPr>
                <w:rStyle w:val="Hyperlink"/>
                <w:noProof/>
              </w:rPr>
            </w:rPrChange>
          </w:rPr>
          <w:delText>Branch auto-expansion naming rules</w:delText>
        </w:r>
        <w:r w:rsidDel="00E21798">
          <w:rPr>
            <w:noProof/>
            <w:webHidden/>
          </w:rPr>
          <w:tab/>
          <w:delText>11</w:delText>
        </w:r>
      </w:del>
    </w:p>
    <w:p w:rsidR="00560326" w:rsidDel="00E21798" w:rsidRDefault="00560326">
      <w:pPr>
        <w:pStyle w:val="TOC3"/>
        <w:rPr>
          <w:del w:id="74" w:author="Erin Richardson" w:date="2012-10-25T11:03:00Z"/>
          <w:rFonts w:eastAsiaTheme="minorEastAsia"/>
          <w:noProof/>
          <w:sz w:val="22"/>
          <w:lang w:val="es-ES_tradnl" w:eastAsia="es-ES_tradnl"/>
        </w:rPr>
      </w:pPr>
      <w:del w:id="75" w:author="Erin Richardson" w:date="2012-10-25T11:03:00Z">
        <w:r w:rsidRPr="00E21798" w:rsidDel="00E21798">
          <w:rPr>
            <w:noProof/>
            <w:rPrChange w:id="76" w:author="Erin Richardson" w:date="2012-10-25T11:03:00Z">
              <w:rPr>
                <w:rStyle w:val="Hyperlink"/>
                <w:noProof/>
              </w:rPr>
            </w:rPrChange>
          </w:rPr>
          <w:delText>3.1.3</w:delText>
        </w:r>
        <w:r w:rsidDel="00E21798">
          <w:rPr>
            <w:rFonts w:eastAsiaTheme="minorEastAsia"/>
            <w:noProof/>
            <w:sz w:val="22"/>
            <w:lang w:val="es-ES_tradnl" w:eastAsia="es-ES_tradnl"/>
          </w:rPr>
          <w:tab/>
        </w:r>
        <w:r w:rsidRPr="00E21798" w:rsidDel="00E21798">
          <w:rPr>
            <w:noProof/>
            <w:rPrChange w:id="77" w:author="Erin Richardson" w:date="2012-10-25T11:03:00Z">
              <w:rPr>
                <w:rStyle w:val="Hyperlink"/>
                <w:noProof/>
              </w:rPr>
            </w:rPrChange>
          </w:rPr>
          <w:delText>Creating a writable Xlink</w:delText>
        </w:r>
        <w:r w:rsidDel="00E21798">
          <w:rPr>
            <w:noProof/>
            <w:webHidden/>
          </w:rPr>
          <w:tab/>
          <w:delText>13</w:delText>
        </w:r>
      </w:del>
    </w:p>
    <w:p w:rsidR="00560326" w:rsidDel="00E21798" w:rsidRDefault="00560326">
      <w:pPr>
        <w:pStyle w:val="TOC3"/>
        <w:rPr>
          <w:del w:id="78" w:author="Erin Richardson" w:date="2012-10-25T11:03:00Z"/>
          <w:rFonts w:eastAsiaTheme="minorEastAsia"/>
          <w:noProof/>
          <w:sz w:val="22"/>
          <w:lang w:val="es-ES_tradnl" w:eastAsia="es-ES_tradnl"/>
        </w:rPr>
      </w:pPr>
      <w:del w:id="79" w:author="Erin Richardson" w:date="2012-10-25T11:03:00Z">
        <w:r w:rsidRPr="00E21798" w:rsidDel="00E21798">
          <w:rPr>
            <w:noProof/>
            <w:rPrChange w:id="80" w:author="Erin Richardson" w:date="2012-10-25T11:03:00Z">
              <w:rPr>
                <w:rStyle w:val="Hyperlink"/>
                <w:noProof/>
              </w:rPr>
            </w:rPrChange>
          </w:rPr>
          <w:delText>3.1.4</w:delText>
        </w:r>
        <w:r w:rsidDel="00E21798">
          <w:rPr>
            <w:rFonts w:eastAsiaTheme="minorEastAsia"/>
            <w:noProof/>
            <w:sz w:val="22"/>
            <w:lang w:val="es-ES_tradnl" w:eastAsia="es-ES_tradnl"/>
          </w:rPr>
          <w:tab/>
        </w:r>
        <w:r w:rsidRPr="00E21798" w:rsidDel="00E21798">
          <w:rPr>
            <w:noProof/>
            <w:rPrChange w:id="81" w:author="Erin Richardson" w:date="2012-10-25T11:03:00Z">
              <w:rPr>
                <w:rStyle w:val="Hyperlink"/>
                <w:noProof/>
              </w:rPr>
            </w:rPrChange>
          </w:rPr>
          <w:delText>Merging</w:delText>
        </w:r>
        <w:r w:rsidDel="00E21798">
          <w:rPr>
            <w:noProof/>
            <w:webHidden/>
          </w:rPr>
          <w:tab/>
          <w:delText>13</w:delText>
        </w:r>
      </w:del>
    </w:p>
    <w:p w:rsidR="00560326" w:rsidDel="00E21798" w:rsidRDefault="00560326">
      <w:pPr>
        <w:pStyle w:val="TOC1"/>
        <w:rPr>
          <w:del w:id="82" w:author="Erin Richardson" w:date="2012-10-25T11:03:00Z"/>
          <w:rFonts w:eastAsiaTheme="minorEastAsia"/>
          <w:sz w:val="22"/>
          <w:lang w:val="es-ES_tradnl" w:eastAsia="es-ES_tradnl"/>
        </w:rPr>
      </w:pPr>
      <w:del w:id="83" w:author="Erin Richardson" w:date="2012-10-25T11:03:00Z">
        <w:r w:rsidRPr="00E21798" w:rsidDel="00E21798">
          <w:rPr>
            <w:b/>
            <w:rPrChange w:id="84" w:author="Erin Richardson" w:date="2012-10-25T11:03:00Z">
              <w:rPr>
                <w:rStyle w:val="Hyperlink"/>
                <w:b/>
              </w:rPr>
            </w:rPrChange>
          </w:rPr>
          <w:delText>Chapter 4</w:delText>
        </w:r>
        <w:r w:rsidRPr="00E21798" w:rsidDel="00E21798">
          <w:rPr>
            <w:rPrChange w:id="85" w:author="Erin Richardson" w:date="2012-10-25T11:03:00Z">
              <w:rPr>
                <w:rStyle w:val="Hyperlink"/>
              </w:rPr>
            </w:rPrChange>
          </w:rPr>
          <w:delText xml:space="preserve"> Relative Xlinks</w:delText>
        </w:r>
        <w:r w:rsidDel="00E21798">
          <w:rPr>
            <w:webHidden/>
          </w:rPr>
          <w:tab/>
          <w:delText>17</w:delText>
        </w:r>
      </w:del>
    </w:p>
    <w:p w:rsidR="008C15D0" w:rsidRPr="008C15D0" w:rsidRDefault="003D2D45" w:rsidP="00F72A5A">
      <w:pPr>
        <w:pStyle w:val="TOC1"/>
      </w:pPr>
      <w:r>
        <w:fldChar w:fldCharType="end"/>
      </w:r>
    </w:p>
    <w:p w:rsidR="001342C5" w:rsidRDefault="001342C5" w:rsidP="004653CB">
      <w:pPr>
        <w:pStyle w:val="FrontmatterHeading"/>
      </w:pPr>
      <w:r>
        <w:lastRenderedPageBreak/>
        <w:t>List of Figures</w:t>
      </w:r>
    </w:p>
    <w:p w:rsidR="00E21798" w:rsidRDefault="003D2D45">
      <w:pPr>
        <w:pStyle w:val="TableofFigures"/>
        <w:tabs>
          <w:tab w:val="right" w:leader="dot" w:pos="9350"/>
        </w:tabs>
        <w:rPr>
          <w:ins w:id="86" w:author="Erin Richardson" w:date="2012-10-25T11:03:00Z"/>
          <w:rFonts w:eastAsiaTheme="minorEastAsia"/>
          <w:noProof/>
          <w:sz w:val="22"/>
        </w:rPr>
      </w:pPr>
      <w:r>
        <w:fldChar w:fldCharType="begin"/>
      </w:r>
      <w:r w:rsidR="00710775">
        <w:instrText xml:space="preserve"> TOC \h \z \c "Figure" </w:instrText>
      </w:r>
      <w:r>
        <w:fldChar w:fldCharType="separate"/>
      </w:r>
      <w:ins w:id="87" w:author="Erin Richardson" w:date="2012-10-25T11:03:00Z">
        <w:r w:rsidR="00E21798" w:rsidRPr="00FC74E4">
          <w:rPr>
            <w:rStyle w:val="Hyperlink"/>
            <w:noProof/>
          </w:rPr>
          <w:fldChar w:fldCharType="begin"/>
        </w:r>
        <w:r w:rsidR="00E21798" w:rsidRPr="00FC74E4">
          <w:rPr>
            <w:rStyle w:val="Hyperlink"/>
            <w:noProof/>
          </w:rPr>
          <w:instrText xml:space="preserve"> </w:instrText>
        </w:r>
        <w:r w:rsidR="00E21798">
          <w:rPr>
            <w:noProof/>
          </w:rPr>
          <w:instrText>HYPERLINK \l "_Toc338926357"</w:instrText>
        </w:r>
        <w:r w:rsidR="00E21798" w:rsidRPr="00FC74E4">
          <w:rPr>
            <w:rStyle w:val="Hyperlink"/>
            <w:noProof/>
          </w:rPr>
          <w:instrText xml:space="preserve"> </w:instrText>
        </w:r>
        <w:r w:rsidR="00E21798" w:rsidRPr="00FC74E4">
          <w:rPr>
            <w:rStyle w:val="Hyperlink"/>
            <w:noProof/>
          </w:rPr>
        </w:r>
        <w:r w:rsidR="00E21798" w:rsidRPr="00FC74E4">
          <w:rPr>
            <w:rStyle w:val="Hyperlink"/>
            <w:noProof/>
          </w:rPr>
          <w:fldChar w:fldCharType="separate"/>
        </w:r>
        <w:r w:rsidR="00E21798" w:rsidRPr="00FC74E4">
          <w:rPr>
            <w:rStyle w:val="Hyperlink"/>
            <w:noProof/>
          </w:rPr>
          <w:t>Figure 1: sample Xlink</w:t>
        </w:r>
        <w:r w:rsidR="00E21798">
          <w:rPr>
            <w:noProof/>
            <w:webHidden/>
          </w:rPr>
          <w:tab/>
        </w:r>
        <w:r w:rsidR="00E21798">
          <w:rPr>
            <w:noProof/>
            <w:webHidden/>
          </w:rPr>
          <w:fldChar w:fldCharType="begin"/>
        </w:r>
        <w:r w:rsidR="00E21798">
          <w:rPr>
            <w:noProof/>
            <w:webHidden/>
          </w:rPr>
          <w:instrText xml:space="preserve"> PAGEREF _Toc338926357 \h </w:instrText>
        </w:r>
        <w:r w:rsidR="00E21798">
          <w:rPr>
            <w:noProof/>
            <w:webHidden/>
          </w:rPr>
        </w:r>
      </w:ins>
      <w:r w:rsidR="00E21798">
        <w:rPr>
          <w:noProof/>
          <w:webHidden/>
        </w:rPr>
        <w:fldChar w:fldCharType="separate"/>
      </w:r>
      <w:ins w:id="88" w:author="Erin Richardson" w:date="2012-10-25T11:03:00Z">
        <w:r w:rsidR="00E21798">
          <w:rPr>
            <w:noProof/>
            <w:webHidden/>
          </w:rPr>
          <w:t>2</w:t>
        </w:r>
        <w:r w:rsidR="00E21798">
          <w:rPr>
            <w:noProof/>
            <w:webHidden/>
          </w:rPr>
          <w:fldChar w:fldCharType="end"/>
        </w:r>
        <w:r w:rsidR="00E21798" w:rsidRPr="00FC74E4">
          <w:rPr>
            <w:rStyle w:val="Hyperlink"/>
            <w:noProof/>
          </w:rPr>
          <w:fldChar w:fldCharType="end"/>
        </w:r>
      </w:ins>
    </w:p>
    <w:p w:rsidR="00E21798" w:rsidRDefault="00E21798">
      <w:pPr>
        <w:pStyle w:val="TableofFigures"/>
        <w:tabs>
          <w:tab w:val="right" w:leader="dot" w:pos="9350"/>
        </w:tabs>
        <w:rPr>
          <w:ins w:id="89" w:author="Erin Richardson" w:date="2012-10-25T11:03:00Z"/>
          <w:rFonts w:eastAsiaTheme="minorEastAsia"/>
          <w:noProof/>
          <w:sz w:val="22"/>
        </w:rPr>
      </w:pPr>
      <w:ins w:id="90"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"_Toc338926358"</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2: Several Xlinked repositories</w:t>
        </w:r>
        <w:r>
          <w:rPr>
            <w:noProof/>
            <w:webHidden/>
          </w:rPr>
          <w:tab/>
        </w:r>
        <w:r>
          <w:rPr>
            <w:noProof/>
            <w:webHidden/>
          </w:rPr>
          <w:fldChar w:fldCharType="begin"/>
        </w:r>
        <w:r>
          <w:rPr>
            <w:noProof/>
            <w:webHidden/>
          </w:rPr>
          <w:instrText xml:space="preserve"> PAGEREF _Toc338926358 \h </w:instrText>
        </w:r>
        <w:r>
          <w:rPr>
            <w:noProof/>
            <w:webHidden/>
          </w:rPr>
        </w:r>
      </w:ins>
      <w:r>
        <w:rPr>
          <w:noProof/>
          <w:webHidden/>
        </w:rPr>
        <w:fldChar w:fldCharType="separate"/>
      </w:r>
      <w:ins w:id="91" w:author="Erin Richardson" w:date="2012-10-25T11:03:00Z">
        <w:r>
          <w:rPr>
            <w:noProof/>
            <w:webHidden/>
          </w:rPr>
          <w:t>3</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92" w:author="Erin Richardson" w:date="2012-10-25T11:03:00Z"/>
          <w:rFonts w:eastAsiaTheme="minorEastAsia"/>
          <w:noProof/>
          <w:sz w:val="22"/>
        </w:rPr>
      </w:pPr>
      <w:ins w:id="93"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"_Toc338926359"</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3: Xlink evolution</w:t>
        </w:r>
        <w:r>
          <w:rPr>
            <w:noProof/>
            <w:webHidden/>
          </w:rPr>
          <w:tab/>
        </w:r>
        <w:r>
          <w:rPr>
            <w:noProof/>
            <w:webHidden/>
          </w:rPr>
          <w:fldChar w:fldCharType="begin"/>
        </w:r>
        <w:r>
          <w:rPr>
            <w:noProof/>
            <w:webHidden/>
          </w:rPr>
          <w:instrText xml:space="preserve"> PAGEREF _Toc338926359 \h </w:instrText>
        </w:r>
        <w:r>
          <w:rPr>
            <w:noProof/>
            <w:webHidden/>
          </w:rPr>
        </w:r>
      </w:ins>
      <w:r>
        <w:rPr>
          <w:noProof/>
          <w:webHidden/>
        </w:rPr>
        <w:fldChar w:fldCharType="separate"/>
      </w:r>
      <w:ins w:id="94" w:author="Erin Richardson" w:date="2012-10-25T11:03:00Z">
        <w:r>
          <w:rPr>
            <w:noProof/>
            <w:webHidden/>
          </w:rPr>
          <w:t>3</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95" w:author="Erin Richardson" w:date="2012-10-25T11:03:00Z"/>
          <w:rFonts w:eastAsiaTheme="minorEastAsia"/>
          <w:noProof/>
          <w:sz w:val="22"/>
        </w:rPr>
      </w:pPr>
      <w:ins w:id="96"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"_Toc338926360"</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4: Xlink definition syntax sample</w:t>
        </w:r>
        <w:r>
          <w:rPr>
            <w:noProof/>
            <w:webHidden/>
          </w:rPr>
          <w:tab/>
        </w:r>
        <w:r>
          <w:rPr>
            <w:noProof/>
            <w:webHidden/>
          </w:rPr>
          <w:fldChar w:fldCharType="begin"/>
        </w:r>
        <w:r>
          <w:rPr>
            <w:noProof/>
            <w:webHidden/>
          </w:rPr>
          <w:instrText xml:space="preserve"> PAGEREF _Toc338926360 \h </w:instrText>
        </w:r>
        <w:r>
          <w:rPr>
            <w:noProof/>
            <w:webHidden/>
          </w:rPr>
        </w:r>
      </w:ins>
      <w:r>
        <w:rPr>
          <w:noProof/>
          <w:webHidden/>
        </w:rPr>
        <w:fldChar w:fldCharType="separate"/>
      </w:r>
      <w:ins w:id="97" w:author="Erin Richardson" w:date="2012-10-25T11:03:00Z">
        <w:r>
          <w:rPr>
            <w:noProof/>
            <w:webHidden/>
          </w:rPr>
          <w:t>4</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98" w:author="Erin Richardson" w:date="2012-10-25T11:03:00Z"/>
          <w:rFonts w:eastAsiaTheme="minorEastAsia"/>
          <w:noProof/>
          <w:sz w:val="22"/>
        </w:rPr>
      </w:pPr>
      <w:ins w:id="99"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"_Toc338926361"</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5: Just created Xlink in the Pending Changes view</w:t>
        </w:r>
        <w:r>
          <w:rPr>
            <w:noProof/>
            <w:webHidden/>
          </w:rPr>
          <w:tab/>
        </w:r>
        <w:r>
          <w:rPr>
            <w:noProof/>
            <w:webHidden/>
          </w:rPr>
          <w:fldChar w:fldCharType="begin"/>
        </w:r>
        <w:r>
          <w:rPr>
            <w:noProof/>
            <w:webHidden/>
          </w:rPr>
          <w:instrText xml:space="preserve"> PAGEREF _Toc338926361 \h </w:instrText>
        </w:r>
        <w:r>
          <w:rPr>
            <w:noProof/>
            <w:webHidden/>
          </w:rPr>
        </w:r>
      </w:ins>
      <w:r>
        <w:rPr>
          <w:noProof/>
          <w:webHidden/>
        </w:rPr>
        <w:fldChar w:fldCharType="separate"/>
      </w:r>
      <w:ins w:id="100" w:author="Erin Richardson" w:date="2012-10-25T11:03:00Z">
        <w:r>
          <w:rPr>
            <w:noProof/>
            <w:webHidden/>
          </w:rPr>
          <w:t>5</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101" w:author="Erin Richardson" w:date="2012-10-25T11:03:00Z"/>
          <w:rFonts w:eastAsiaTheme="minorEastAsia"/>
          <w:noProof/>
          <w:sz w:val="22"/>
        </w:rPr>
      </w:pPr>
      <w:ins w:id="102"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"_Toc338926362"</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6: Xlink in the Items view</w:t>
        </w:r>
        <w:r>
          <w:rPr>
            <w:noProof/>
            <w:webHidden/>
          </w:rPr>
          <w:tab/>
        </w:r>
        <w:r>
          <w:rPr>
            <w:noProof/>
            <w:webHidden/>
          </w:rPr>
          <w:fldChar w:fldCharType="begin"/>
        </w:r>
        <w:r>
          <w:rPr>
            <w:noProof/>
            <w:webHidden/>
          </w:rPr>
          <w:instrText xml:space="preserve"> PAGEREF _Toc338926362 \h </w:instrText>
        </w:r>
        <w:r>
          <w:rPr>
            <w:noProof/>
            <w:webHidden/>
          </w:rPr>
        </w:r>
      </w:ins>
      <w:r>
        <w:rPr>
          <w:noProof/>
          <w:webHidden/>
        </w:rPr>
        <w:fldChar w:fldCharType="separate"/>
      </w:r>
      <w:ins w:id="103" w:author="Erin Richardson" w:date="2012-10-25T11:03:00Z">
        <w:r>
          <w:rPr>
            <w:noProof/>
            <w:webHidden/>
          </w:rPr>
          <w:t>6</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104" w:author="Erin Richardson" w:date="2012-10-25T11:03:00Z"/>
          <w:rFonts w:eastAsiaTheme="minorEastAsia"/>
          <w:noProof/>
          <w:sz w:val="22"/>
        </w:rPr>
      </w:pPr>
      <w:ins w:id="105"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"_Toc338926363"</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7: Creating an Xlink in the GUI Client</w:t>
        </w:r>
        <w:r>
          <w:rPr>
            <w:noProof/>
            <w:webHidden/>
          </w:rPr>
          <w:tab/>
        </w:r>
        <w:r>
          <w:rPr>
            <w:noProof/>
            <w:webHidden/>
          </w:rPr>
          <w:fldChar w:fldCharType="begin"/>
        </w:r>
        <w:r>
          <w:rPr>
            <w:noProof/>
            <w:webHidden/>
          </w:rPr>
          <w:instrText xml:space="preserve"> PAGEREF _Toc338926363 \h </w:instrText>
        </w:r>
        <w:r>
          <w:rPr>
            <w:noProof/>
            <w:webHidden/>
          </w:rPr>
        </w:r>
      </w:ins>
      <w:r>
        <w:rPr>
          <w:noProof/>
          <w:webHidden/>
        </w:rPr>
        <w:fldChar w:fldCharType="separate"/>
      </w:r>
      <w:ins w:id="106" w:author="Erin Richardson" w:date="2012-10-25T11:03:00Z">
        <w:r>
          <w:rPr>
            <w:noProof/>
            <w:webHidden/>
          </w:rPr>
          <w:t>6</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107" w:author="Erin Richardson" w:date="2012-10-25T11:03:00Z"/>
          <w:rFonts w:eastAsiaTheme="minorEastAsia"/>
          <w:noProof/>
          <w:sz w:val="22"/>
        </w:rPr>
      </w:pPr>
      <w:ins w:id="108"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"_Toc338926364"</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8: Create Xlink Dialog Box in the GUI Client</w:t>
        </w:r>
        <w:r>
          <w:rPr>
            <w:noProof/>
            <w:webHidden/>
          </w:rPr>
          <w:tab/>
        </w:r>
        <w:r>
          <w:rPr>
            <w:noProof/>
            <w:webHidden/>
          </w:rPr>
          <w:fldChar w:fldCharType="begin"/>
        </w:r>
        <w:r>
          <w:rPr>
            <w:noProof/>
            <w:webHidden/>
          </w:rPr>
          <w:instrText xml:space="preserve"> PAGEREF _Toc338926364 \h </w:instrText>
        </w:r>
        <w:r>
          <w:rPr>
            <w:noProof/>
            <w:webHidden/>
          </w:rPr>
        </w:r>
      </w:ins>
      <w:r>
        <w:rPr>
          <w:noProof/>
          <w:webHidden/>
        </w:rPr>
        <w:fldChar w:fldCharType="separate"/>
      </w:r>
      <w:ins w:id="109" w:author="Erin Richardson" w:date="2012-10-25T11:03:00Z">
        <w:r>
          <w:rPr>
            <w:noProof/>
            <w:webHidden/>
          </w:rPr>
          <w:t>7</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110" w:author="Erin Richardson" w:date="2012-10-25T11:03:00Z"/>
          <w:rFonts w:eastAsiaTheme="minorEastAsia"/>
          <w:noProof/>
          <w:sz w:val="22"/>
        </w:rPr>
      </w:pPr>
      <w:ins w:id="111"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"_Toc338926365"</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9: Editing an Xlink in the GUI Client</w:t>
        </w:r>
        <w:r>
          <w:rPr>
            <w:noProof/>
            <w:webHidden/>
          </w:rPr>
          <w:tab/>
        </w:r>
        <w:r>
          <w:rPr>
            <w:noProof/>
            <w:webHidden/>
          </w:rPr>
          <w:fldChar w:fldCharType="begin"/>
        </w:r>
        <w:r>
          <w:rPr>
            <w:noProof/>
            <w:webHidden/>
          </w:rPr>
          <w:instrText xml:space="preserve"> PAGEREF _Toc338926365 \h </w:instrText>
        </w:r>
        <w:r>
          <w:rPr>
            <w:noProof/>
            <w:webHidden/>
          </w:rPr>
        </w:r>
      </w:ins>
      <w:r>
        <w:rPr>
          <w:noProof/>
          <w:webHidden/>
        </w:rPr>
        <w:fldChar w:fldCharType="separate"/>
      </w:r>
      <w:ins w:id="112" w:author="Erin Richardson" w:date="2012-10-25T11:03:00Z">
        <w:r>
          <w:rPr>
            <w:noProof/>
            <w:webHidden/>
          </w:rPr>
          <w:t>8</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113" w:author="Erin Richardson" w:date="2012-10-25T11:03:00Z"/>
          <w:rFonts w:eastAsiaTheme="minorEastAsia"/>
          <w:noProof/>
          <w:sz w:val="22"/>
        </w:rPr>
      </w:pPr>
      <w:ins w:id="114"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"_Toc338926366"</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10: Editing an Xlink Dialog Box</w:t>
        </w:r>
        <w:r>
          <w:rPr>
            <w:noProof/>
            <w:webHidden/>
          </w:rPr>
          <w:tab/>
        </w:r>
        <w:r>
          <w:rPr>
            <w:noProof/>
            <w:webHidden/>
          </w:rPr>
          <w:fldChar w:fldCharType="begin"/>
        </w:r>
        <w:r>
          <w:rPr>
            <w:noProof/>
            <w:webHidden/>
          </w:rPr>
          <w:instrText xml:space="preserve"> PAGEREF _Toc338926366 \h </w:instrText>
        </w:r>
        <w:r>
          <w:rPr>
            <w:noProof/>
            <w:webHidden/>
          </w:rPr>
        </w:r>
      </w:ins>
      <w:r>
        <w:rPr>
          <w:noProof/>
          <w:webHidden/>
        </w:rPr>
        <w:fldChar w:fldCharType="separate"/>
      </w:r>
      <w:ins w:id="115" w:author="Erin Richardson" w:date="2012-10-25T11:03:00Z">
        <w:r>
          <w:rPr>
            <w:noProof/>
            <w:webHidden/>
          </w:rPr>
          <w:t>9</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116" w:author="Erin Richardson" w:date="2012-10-25T11:03:00Z"/>
          <w:rFonts w:eastAsiaTheme="minorEastAsia"/>
          <w:noProof/>
          <w:sz w:val="22"/>
        </w:rPr>
      </w:pPr>
      <w:ins w:id="117"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"_Toc338926367"</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11: Repository menu for an item in an Xlinked repository</w:t>
        </w:r>
        <w:r>
          <w:rPr>
            <w:noProof/>
            <w:webHidden/>
          </w:rPr>
          <w:tab/>
        </w:r>
        <w:r>
          <w:rPr>
            <w:noProof/>
            <w:webHidden/>
          </w:rPr>
          <w:fldChar w:fldCharType="begin"/>
        </w:r>
        <w:r>
          <w:rPr>
            <w:noProof/>
            <w:webHidden/>
          </w:rPr>
          <w:instrText xml:space="preserve"> PAGEREF _Toc338926367 \h </w:instrText>
        </w:r>
        <w:r>
          <w:rPr>
            <w:noProof/>
            <w:webHidden/>
          </w:rPr>
        </w:r>
      </w:ins>
      <w:r>
        <w:rPr>
          <w:noProof/>
          <w:webHidden/>
        </w:rPr>
        <w:fldChar w:fldCharType="separate"/>
      </w:r>
      <w:ins w:id="118" w:author="Erin Richardson" w:date="2012-10-25T11:03:00Z">
        <w:r>
          <w:rPr>
            <w:noProof/>
            <w:webHidden/>
          </w:rPr>
          <w:t>10</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119" w:author="Erin Richardson" w:date="2012-10-25T11:03:00Z"/>
          <w:rFonts w:eastAsiaTheme="minorEastAsia"/>
          <w:noProof/>
          <w:sz w:val="22"/>
        </w:rPr>
      </w:pPr>
      <w:ins w:id="120"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"_Toc338926368"</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12: Writable Xlink sample scenario</w:t>
        </w:r>
        <w:r>
          <w:rPr>
            <w:noProof/>
            <w:webHidden/>
          </w:rPr>
          <w:tab/>
        </w:r>
        <w:r>
          <w:rPr>
            <w:noProof/>
            <w:webHidden/>
          </w:rPr>
          <w:fldChar w:fldCharType="begin"/>
        </w:r>
        <w:r>
          <w:rPr>
            <w:noProof/>
            <w:webHidden/>
          </w:rPr>
          <w:instrText xml:space="preserve"> PAGEREF _Toc338926368 \h </w:instrText>
        </w:r>
        <w:r>
          <w:rPr>
            <w:noProof/>
            <w:webHidden/>
          </w:rPr>
        </w:r>
      </w:ins>
      <w:r>
        <w:rPr>
          <w:noProof/>
          <w:webHidden/>
        </w:rPr>
        <w:fldChar w:fldCharType="separate"/>
      </w:r>
      <w:ins w:id="121" w:author="Erin Richardson" w:date="2012-10-25T11:03:00Z">
        <w:r>
          <w:rPr>
            <w:noProof/>
            <w:webHidden/>
          </w:rPr>
          <w:t>12</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122" w:author="Erin Richardson" w:date="2012-10-25T11:03:00Z"/>
          <w:rFonts w:eastAsiaTheme="minorEastAsia"/>
          <w:noProof/>
          <w:sz w:val="22"/>
        </w:rPr>
      </w:pPr>
      <w:ins w:id="123"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"_Toc338926369"</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13: Change checked in with a Writable Xlink</w:t>
        </w:r>
        <w:r>
          <w:rPr>
            <w:noProof/>
            <w:webHidden/>
          </w:rPr>
          <w:tab/>
        </w:r>
        <w:r>
          <w:rPr>
            <w:noProof/>
            <w:webHidden/>
          </w:rPr>
          <w:fldChar w:fldCharType="begin"/>
        </w:r>
        <w:r>
          <w:rPr>
            <w:noProof/>
            <w:webHidden/>
          </w:rPr>
          <w:instrText xml:space="preserve"> PAGEREF _Toc338926369 \h </w:instrText>
        </w:r>
        <w:r>
          <w:rPr>
            <w:noProof/>
            <w:webHidden/>
          </w:rPr>
        </w:r>
      </w:ins>
      <w:r>
        <w:rPr>
          <w:noProof/>
          <w:webHidden/>
        </w:rPr>
        <w:fldChar w:fldCharType="separate"/>
      </w:r>
      <w:ins w:id="124" w:author="Erin Richardson" w:date="2012-10-25T11:03:00Z">
        <w:r>
          <w:rPr>
            <w:noProof/>
            <w:webHidden/>
          </w:rPr>
          <w:t>13</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125" w:author="Erin Richardson" w:date="2012-10-25T11:03:00Z"/>
          <w:rFonts w:eastAsiaTheme="minorEastAsia"/>
          <w:noProof/>
          <w:sz w:val="22"/>
        </w:rPr>
      </w:pPr>
      <w:ins w:id="126"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"_Toc338926370"</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14: Diff changeset contents shows changes in Xlinked repositories</w:t>
        </w:r>
        <w:r>
          <w:rPr>
            <w:noProof/>
            <w:webHidden/>
          </w:rPr>
          <w:tab/>
        </w:r>
        <w:r>
          <w:rPr>
            <w:noProof/>
            <w:webHidden/>
          </w:rPr>
          <w:fldChar w:fldCharType="begin"/>
        </w:r>
        <w:r>
          <w:rPr>
            <w:noProof/>
            <w:webHidden/>
          </w:rPr>
          <w:instrText xml:space="preserve"> PAGEREF _Toc338926370 \h </w:instrText>
        </w:r>
        <w:r>
          <w:rPr>
            <w:noProof/>
            <w:webHidden/>
          </w:rPr>
        </w:r>
      </w:ins>
      <w:r>
        <w:rPr>
          <w:noProof/>
          <w:webHidden/>
        </w:rPr>
        <w:fldChar w:fldCharType="separate"/>
      </w:r>
      <w:ins w:id="127" w:author="Erin Richardson" w:date="2012-10-25T11:03:00Z">
        <w:r>
          <w:rPr>
            <w:noProof/>
            <w:webHidden/>
          </w:rPr>
          <w:t>13</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128" w:author="Erin Richardson" w:date="2012-10-25T11:03:00Z"/>
          <w:rFonts w:eastAsiaTheme="minorEastAsia"/>
          <w:noProof/>
          <w:sz w:val="22"/>
        </w:rPr>
      </w:pPr>
      <w:ins w:id="129"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"_Toc338926371"</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15: Branch auto-expansion in repositories with different branch structure</w:t>
        </w:r>
        <w:r>
          <w:rPr>
            <w:noProof/>
            <w:webHidden/>
          </w:rPr>
          <w:tab/>
        </w:r>
        <w:r>
          <w:rPr>
            <w:noProof/>
            <w:webHidden/>
          </w:rPr>
          <w:fldChar w:fldCharType="begin"/>
        </w:r>
        <w:r>
          <w:rPr>
            <w:noProof/>
            <w:webHidden/>
          </w:rPr>
          <w:instrText xml:space="preserve"> PAGEREF _Toc338926371 \h </w:instrText>
        </w:r>
        <w:r>
          <w:rPr>
            <w:noProof/>
            <w:webHidden/>
          </w:rPr>
        </w:r>
      </w:ins>
      <w:r>
        <w:rPr>
          <w:noProof/>
          <w:webHidden/>
        </w:rPr>
        <w:fldChar w:fldCharType="separate"/>
      </w:r>
      <w:ins w:id="130" w:author="Erin Richardson" w:date="2012-10-25T11:03:00Z">
        <w:r>
          <w:rPr>
            <w:noProof/>
            <w:webHidden/>
          </w:rPr>
          <w:t>15</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131" w:author="Erin Richardson" w:date="2012-10-25T11:03:00Z"/>
          <w:rFonts w:eastAsiaTheme="minorEastAsia"/>
          <w:noProof/>
          <w:sz w:val="22"/>
        </w:rPr>
      </w:pPr>
      <w:ins w:id="132"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"_Toc338926372"</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16: Read-only vs. writable-Xlinks in the Items view</w:t>
        </w:r>
        <w:r>
          <w:rPr>
            <w:noProof/>
            <w:webHidden/>
          </w:rPr>
          <w:tab/>
        </w:r>
        <w:r>
          <w:rPr>
            <w:noProof/>
            <w:webHidden/>
          </w:rPr>
          <w:fldChar w:fldCharType="begin"/>
        </w:r>
        <w:r>
          <w:rPr>
            <w:noProof/>
            <w:webHidden/>
          </w:rPr>
          <w:instrText xml:space="preserve"> PAGEREF _Toc338926372 \h </w:instrText>
        </w:r>
        <w:r>
          <w:rPr>
            <w:noProof/>
            <w:webHidden/>
          </w:rPr>
        </w:r>
      </w:ins>
      <w:r>
        <w:rPr>
          <w:noProof/>
          <w:webHidden/>
        </w:rPr>
        <w:fldChar w:fldCharType="separate"/>
      </w:r>
      <w:ins w:id="133" w:author="Erin Richardson" w:date="2012-10-25T11:03:00Z">
        <w:r>
          <w:rPr>
            <w:noProof/>
            <w:webHidden/>
          </w:rPr>
          <w:t>16</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134" w:author="Erin Richardson" w:date="2012-10-25T11:03:00Z"/>
          <w:rFonts w:eastAsiaTheme="minorEastAsia"/>
          <w:noProof/>
          <w:sz w:val="22"/>
        </w:rPr>
      </w:pPr>
      <w:ins w:id="135"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"_Toc338926373"</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17: Sample conflict: same file modified on two branches on Xlinked repositories</w:t>
        </w:r>
        <w:r>
          <w:rPr>
            <w:noProof/>
            <w:webHidden/>
          </w:rPr>
          <w:tab/>
        </w:r>
        <w:r>
          <w:rPr>
            <w:noProof/>
            <w:webHidden/>
          </w:rPr>
          <w:fldChar w:fldCharType="begin"/>
        </w:r>
        <w:r>
          <w:rPr>
            <w:noProof/>
            <w:webHidden/>
          </w:rPr>
          <w:instrText xml:space="preserve"> PAGEREF _Toc338926373 \h </w:instrText>
        </w:r>
        <w:r>
          <w:rPr>
            <w:noProof/>
            <w:webHidden/>
          </w:rPr>
        </w:r>
      </w:ins>
      <w:r>
        <w:rPr>
          <w:noProof/>
          <w:webHidden/>
        </w:rPr>
        <w:fldChar w:fldCharType="separate"/>
      </w:r>
      <w:ins w:id="136" w:author="Erin Richardson" w:date="2012-10-25T11:03:00Z">
        <w:r>
          <w:rPr>
            <w:noProof/>
            <w:webHidden/>
          </w:rPr>
          <w:t>17</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137" w:author="Erin Richardson" w:date="2012-10-25T11:03:00Z"/>
          <w:rFonts w:eastAsiaTheme="minorEastAsia"/>
          <w:noProof/>
          <w:sz w:val="22"/>
        </w:rPr>
      </w:pPr>
      <w:ins w:id="138"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"_Toc338926374"</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18: branch "task0127" is merged to "task0243"</w:t>
        </w:r>
        <w:r>
          <w:rPr>
            <w:noProof/>
            <w:webHidden/>
          </w:rPr>
          <w:tab/>
        </w:r>
        <w:r>
          <w:rPr>
            <w:noProof/>
            <w:webHidden/>
          </w:rPr>
          <w:fldChar w:fldCharType="begin"/>
        </w:r>
        <w:r>
          <w:rPr>
            <w:noProof/>
            <w:webHidden/>
          </w:rPr>
          <w:instrText xml:space="preserve"> PAGEREF _Toc338926374 \h </w:instrText>
        </w:r>
        <w:r>
          <w:rPr>
            <w:noProof/>
            <w:webHidden/>
          </w:rPr>
        </w:r>
      </w:ins>
      <w:r>
        <w:rPr>
          <w:noProof/>
          <w:webHidden/>
        </w:rPr>
        <w:fldChar w:fldCharType="separate"/>
      </w:r>
      <w:ins w:id="139" w:author="Erin Richardson" w:date="2012-10-25T11:03:00Z">
        <w:r>
          <w:rPr>
            <w:noProof/>
            <w:webHidden/>
          </w:rPr>
          <w:t>18</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140" w:author="Erin Richardson" w:date="2012-10-25T11:03:00Z"/>
          <w:rFonts w:eastAsiaTheme="minorEastAsia"/>
          <w:noProof/>
          <w:sz w:val="22"/>
        </w:rPr>
      </w:pPr>
      <w:ins w:id="141"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"_Toc338926375"</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19: Merging changes in Xlinked repositories</w:t>
        </w:r>
        <w:r>
          <w:rPr>
            <w:noProof/>
            <w:webHidden/>
          </w:rPr>
          <w:tab/>
        </w:r>
        <w:r>
          <w:rPr>
            <w:noProof/>
            <w:webHidden/>
          </w:rPr>
          <w:fldChar w:fldCharType="begin"/>
        </w:r>
        <w:r>
          <w:rPr>
            <w:noProof/>
            <w:webHidden/>
          </w:rPr>
          <w:instrText xml:space="preserve"> PAGEREF _Toc338926375 \h </w:instrText>
        </w:r>
        <w:r>
          <w:rPr>
            <w:noProof/>
            <w:webHidden/>
          </w:rPr>
        </w:r>
      </w:ins>
      <w:r>
        <w:rPr>
          <w:noProof/>
          <w:webHidden/>
        </w:rPr>
        <w:fldChar w:fldCharType="separate"/>
      </w:r>
      <w:ins w:id="142" w:author="Erin Richardson" w:date="2012-10-25T11:03:00Z">
        <w:r>
          <w:rPr>
            <w:noProof/>
            <w:webHidden/>
          </w:rPr>
          <w:t>18</w:t>
        </w:r>
        <w:r>
          <w:rPr>
            <w:noProof/>
            <w:webHidden/>
          </w:rPr>
          <w:fldChar w:fldCharType="end"/>
        </w:r>
        <w:r w:rsidRPr="00FC74E4">
          <w:rPr>
            <w:rStyle w:val="Hyperlink"/>
            <w:noProof/>
          </w:rPr>
          <w:fldChar w:fldCharType="end"/>
        </w:r>
      </w:ins>
    </w:p>
    <w:p w:rsidR="00E21798" w:rsidRDefault="00E21798">
      <w:pPr>
        <w:pStyle w:val="TableofFigures"/>
        <w:tabs>
          <w:tab w:val="right" w:leader="dot" w:pos="9350"/>
        </w:tabs>
        <w:rPr>
          <w:ins w:id="143" w:author="Erin Richardson" w:date="2012-10-25T11:03:00Z"/>
          <w:rFonts w:eastAsiaTheme="minorEastAsia"/>
          <w:noProof/>
          <w:sz w:val="22"/>
        </w:rPr>
      </w:pPr>
      <w:ins w:id="144" w:author="Erin Richardson" w:date="2012-10-25T11:03:00Z">
        <w:r w:rsidRPr="00FC74E4">
          <w:rPr>
            <w:rStyle w:val="Hyperlink"/>
            <w:noProof/>
          </w:rPr>
          <w:fldChar w:fldCharType="begin"/>
        </w:r>
        <w:r w:rsidRPr="00FC74E4">
          <w:rPr>
            <w:rStyle w:val="Hyperlink"/>
            <w:noProof/>
          </w:rPr>
          <w:instrText xml:space="preserve"> </w:instrText>
        </w:r>
        <w:r>
          <w:rPr>
            <w:noProof/>
          </w:rPr>
          <w:instrText>HYPERLINK \l "_Toc338926376"</w:instrText>
        </w:r>
        <w:r w:rsidRPr="00FC74E4">
          <w:rPr>
            <w:rStyle w:val="Hyperlink"/>
            <w:noProof/>
          </w:rPr>
          <w:instrText xml:space="preserve"> </w:instrText>
        </w:r>
        <w:r w:rsidRPr="00FC74E4">
          <w:rPr>
            <w:rStyle w:val="Hyperlink"/>
            <w:noProof/>
          </w:rPr>
        </w:r>
        <w:r w:rsidRPr="00FC74E4">
          <w:rPr>
            <w:rStyle w:val="Hyperlink"/>
            <w:noProof/>
          </w:rPr>
          <w:fldChar w:fldCharType="separate"/>
        </w:r>
        <w:r w:rsidRPr="00FC74E4">
          <w:rPr>
            <w:rStyle w:val="Hyperlink"/>
            <w:noProof/>
          </w:rPr>
          <w:t>Figure 20: Merged branches in top-level and WXlinked repositories</w:t>
        </w:r>
        <w:r>
          <w:rPr>
            <w:noProof/>
            <w:webHidden/>
          </w:rPr>
          <w:tab/>
        </w:r>
        <w:r>
          <w:rPr>
            <w:noProof/>
            <w:webHidden/>
          </w:rPr>
          <w:fldChar w:fldCharType="begin"/>
        </w:r>
        <w:r>
          <w:rPr>
            <w:noProof/>
            <w:webHidden/>
          </w:rPr>
          <w:instrText xml:space="preserve"> PAGEREF _Toc338926376 \h </w:instrText>
        </w:r>
        <w:r>
          <w:rPr>
            <w:noProof/>
            <w:webHidden/>
          </w:rPr>
        </w:r>
      </w:ins>
      <w:r>
        <w:rPr>
          <w:noProof/>
          <w:webHidden/>
        </w:rPr>
        <w:fldChar w:fldCharType="separate"/>
      </w:r>
      <w:ins w:id="145" w:author="Erin Richardson" w:date="2012-10-25T11:03:00Z">
        <w:r>
          <w:rPr>
            <w:noProof/>
            <w:webHidden/>
          </w:rPr>
          <w:t>19</w:t>
        </w:r>
        <w:r>
          <w:rPr>
            <w:noProof/>
            <w:webHidden/>
          </w:rPr>
          <w:fldChar w:fldCharType="end"/>
        </w:r>
        <w:r w:rsidRPr="00FC74E4">
          <w:rPr>
            <w:rStyle w:val="Hyperlink"/>
            <w:noProof/>
          </w:rPr>
          <w:fldChar w:fldCharType="end"/>
        </w:r>
      </w:ins>
    </w:p>
    <w:p w:rsidR="00560326" w:rsidDel="00E21798" w:rsidRDefault="00560326">
      <w:pPr>
        <w:pStyle w:val="TableofFigures"/>
        <w:tabs>
          <w:tab w:val="right" w:leader="dot" w:pos="9350"/>
        </w:tabs>
        <w:rPr>
          <w:del w:id="146" w:author="Erin Richardson" w:date="2012-10-25T11:03:00Z"/>
          <w:rFonts w:eastAsiaTheme="minorEastAsia"/>
          <w:noProof/>
          <w:sz w:val="22"/>
          <w:lang w:val="es-ES_tradnl" w:eastAsia="es-ES_tradnl"/>
        </w:rPr>
      </w:pPr>
      <w:del w:id="147" w:author="Erin Richardson" w:date="2012-10-25T11:03:00Z">
        <w:r w:rsidRPr="00E21798" w:rsidDel="00E21798">
          <w:rPr>
            <w:noProof/>
            <w:rPrChange w:id="148" w:author="Erin Richardson" w:date="2012-10-25T11:03:00Z">
              <w:rPr>
                <w:rStyle w:val="Hyperlink"/>
                <w:noProof/>
              </w:rPr>
            </w:rPrChange>
          </w:rPr>
          <w:delText>Figure 1: sample Xlink</w:delText>
        </w:r>
        <w:r w:rsidDel="00E21798">
          <w:rPr>
            <w:noProof/>
            <w:webHidden/>
          </w:rPr>
          <w:tab/>
          <w:delText>2</w:delText>
        </w:r>
      </w:del>
    </w:p>
    <w:p w:rsidR="00560326" w:rsidDel="00E21798" w:rsidRDefault="00560326">
      <w:pPr>
        <w:pStyle w:val="TableofFigures"/>
        <w:tabs>
          <w:tab w:val="right" w:leader="dot" w:pos="9350"/>
        </w:tabs>
        <w:rPr>
          <w:del w:id="149" w:author="Erin Richardson" w:date="2012-10-25T11:03:00Z"/>
          <w:rFonts w:eastAsiaTheme="minorEastAsia"/>
          <w:noProof/>
          <w:sz w:val="22"/>
          <w:lang w:val="es-ES_tradnl" w:eastAsia="es-ES_tradnl"/>
        </w:rPr>
      </w:pPr>
      <w:del w:id="150" w:author="Erin Richardson" w:date="2012-10-25T11:03:00Z">
        <w:r w:rsidRPr="00E21798" w:rsidDel="00E21798">
          <w:rPr>
            <w:noProof/>
            <w:rPrChange w:id="151" w:author="Erin Richardson" w:date="2012-10-25T11:03:00Z">
              <w:rPr>
                <w:rStyle w:val="Hyperlink"/>
                <w:noProof/>
              </w:rPr>
            </w:rPrChange>
          </w:rPr>
          <w:delText>Figure 2: Several Xlinked repositories</w:delText>
        </w:r>
        <w:r w:rsidDel="00E21798">
          <w:rPr>
            <w:noProof/>
            <w:webHidden/>
          </w:rPr>
          <w:tab/>
          <w:delText>3</w:delText>
        </w:r>
      </w:del>
    </w:p>
    <w:p w:rsidR="00560326" w:rsidDel="00E21798" w:rsidRDefault="00560326">
      <w:pPr>
        <w:pStyle w:val="TableofFigures"/>
        <w:tabs>
          <w:tab w:val="right" w:leader="dot" w:pos="9350"/>
        </w:tabs>
        <w:rPr>
          <w:del w:id="152" w:author="Erin Richardson" w:date="2012-10-25T11:03:00Z"/>
          <w:rFonts w:eastAsiaTheme="minorEastAsia"/>
          <w:noProof/>
          <w:sz w:val="22"/>
          <w:lang w:val="es-ES_tradnl" w:eastAsia="es-ES_tradnl"/>
        </w:rPr>
      </w:pPr>
      <w:del w:id="153" w:author="Erin Richardson" w:date="2012-10-25T11:03:00Z">
        <w:r w:rsidRPr="00E21798" w:rsidDel="00E21798">
          <w:rPr>
            <w:noProof/>
            <w:rPrChange w:id="154" w:author="Erin Richardson" w:date="2012-10-25T11:03:00Z">
              <w:rPr>
                <w:rStyle w:val="Hyperlink"/>
                <w:noProof/>
              </w:rPr>
            </w:rPrChange>
          </w:rPr>
          <w:delText>Figure 3: Xlink evolution</w:delText>
        </w:r>
        <w:r w:rsidDel="00E21798">
          <w:rPr>
            <w:noProof/>
            <w:webHidden/>
          </w:rPr>
          <w:tab/>
          <w:delText>3</w:delText>
        </w:r>
      </w:del>
    </w:p>
    <w:p w:rsidR="00560326" w:rsidDel="00E21798" w:rsidRDefault="00560326">
      <w:pPr>
        <w:pStyle w:val="TableofFigures"/>
        <w:tabs>
          <w:tab w:val="right" w:leader="dot" w:pos="9350"/>
        </w:tabs>
        <w:rPr>
          <w:del w:id="155" w:author="Erin Richardson" w:date="2012-10-25T11:03:00Z"/>
          <w:rFonts w:eastAsiaTheme="minorEastAsia"/>
          <w:noProof/>
          <w:sz w:val="22"/>
          <w:lang w:val="es-ES_tradnl" w:eastAsia="es-ES_tradnl"/>
        </w:rPr>
      </w:pPr>
      <w:del w:id="156" w:author="Erin Richardson" w:date="2012-10-25T11:03:00Z">
        <w:r w:rsidRPr="00E21798" w:rsidDel="00E21798">
          <w:rPr>
            <w:noProof/>
            <w:rPrChange w:id="157" w:author="Erin Richardson" w:date="2012-10-25T11:03:00Z">
              <w:rPr>
                <w:rStyle w:val="Hyperlink"/>
                <w:noProof/>
              </w:rPr>
            </w:rPrChange>
          </w:rPr>
          <w:delText>Figure 4: Xlink definition syntax sample</w:delText>
        </w:r>
        <w:r w:rsidDel="00E21798">
          <w:rPr>
            <w:noProof/>
            <w:webHidden/>
          </w:rPr>
          <w:tab/>
          <w:delText>4</w:delText>
        </w:r>
      </w:del>
    </w:p>
    <w:p w:rsidR="00560326" w:rsidDel="00E21798" w:rsidRDefault="00560326">
      <w:pPr>
        <w:pStyle w:val="TableofFigures"/>
        <w:tabs>
          <w:tab w:val="right" w:leader="dot" w:pos="9350"/>
        </w:tabs>
        <w:rPr>
          <w:del w:id="158" w:author="Erin Richardson" w:date="2012-10-25T11:03:00Z"/>
          <w:rFonts w:eastAsiaTheme="minorEastAsia"/>
          <w:noProof/>
          <w:sz w:val="22"/>
          <w:lang w:val="es-ES_tradnl" w:eastAsia="es-ES_tradnl"/>
        </w:rPr>
      </w:pPr>
      <w:del w:id="159" w:author="Erin Richardson" w:date="2012-10-25T11:03:00Z">
        <w:r w:rsidRPr="00E21798" w:rsidDel="00E21798">
          <w:rPr>
            <w:noProof/>
            <w:rPrChange w:id="160" w:author="Erin Richardson" w:date="2012-10-25T11:03:00Z">
              <w:rPr>
                <w:rStyle w:val="Hyperlink"/>
                <w:noProof/>
              </w:rPr>
            </w:rPrChange>
          </w:rPr>
          <w:delText>Figure 5: Just created Xlink in the Pending Changes view</w:delText>
        </w:r>
        <w:r w:rsidDel="00E21798">
          <w:rPr>
            <w:noProof/>
            <w:webHidden/>
          </w:rPr>
          <w:tab/>
          <w:delText>5</w:delText>
        </w:r>
      </w:del>
    </w:p>
    <w:p w:rsidR="00560326" w:rsidDel="00E21798" w:rsidRDefault="00560326">
      <w:pPr>
        <w:pStyle w:val="TableofFigures"/>
        <w:tabs>
          <w:tab w:val="right" w:leader="dot" w:pos="9350"/>
        </w:tabs>
        <w:rPr>
          <w:del w:id="161" w:author="Erin Richardson" w:date="2012-10-25T11:03:00Z"/>
          <w:rFonts w:eastAsiaTheme="minorEastAsia"/>
          <w:noProof/>
          <w:sz w:val="22"/>
          <w:lang w:val="es-ES_tradnl" w:eastAsia="es-ES_tradnl"/>
        </w:rPr>
      </w:pPr>
      <w:del w:id="162" w:author="Erin Richardson" w:date="2012-10-25T11:03:00Z">
        <w:r w:rsidRPr="00E21798" w:rsidDel="00E21798">
          <w:rPr>
            <w:noProof/>
            <w:rPrChange w:id="163" w:author="Erin Richardson" w:date="2012-10-25T11:03:00Z">
              <w:rPr>
                <w:rStyle w:val="Hyperlink"/>
                <w:noProof/>
              </w:rPr>
            </w:rPrChange>
          </w:rPr>
          <w:delText>Figure 6: Xlink in the Items view</w:delText>
        </w:r>
        <w:r w:rsidDel="00E21798">
          <w:rPr>
            <w:noProof/>
            <w:webHidden/>
          </w:rPr>
          <w:tab/>
          <w:delText>6</w:delText>
        </w:r>
      </w:del>
    </w:p>
    <w:p w:rsidR="00560326" w:rsidDel="00E21798" w:rsidRDefault="00560326">
      <w:pPr>
        <w:pStyle w:val="TableofFigures"/>
        <w:tabs>
          <w:tab w:val="right" w:leader="dot" w:pos="9350"/>
        </w:tabs>
        <w:rPr>
          <w:del w:id="164" w:author="Erin Richardson" w:date="2012-10-25T11:03:00Z"/>
          <w:rFonts w:eastAsiaTheme="minorEastAsia"/>
          <w:noProof/>
          <w:sz w:val="22"/>
          <w:lang w:val="es-ES_tradnl" w:eastAsia="es-ES_tradnl"/>
        </w:rPr>
      </w:pPr>
      <w:del w:id="165" w:author="Erin Richardson" w:date="2012-10-25T11:03:00Z">
        <w:r w:rsidRPr="00E21798" w:rsidDel="00E21798">
          <w:rPr>
            <w:noProof/>
            <w:rPrChange w:id="166" w:author="Erin Richardson" w:date="2012-10-25T11:03:00Z">
              <w:rPr>
                <w:rStyle w:val="Hyperlink"/>
                <w:noProof/>
              </w:rPr>
            </w:rPrChange>
          </w:rPr>
          <w:delText>Figure 7: Repository men</w:delText>
        </w:r>
        <w:bookmarkStart w:id="167" w:name="_GoBack"/>
        <w:bookmarkEnd w:id="167"/>
        <w:r w:rsidRPr="00E21798" w:rsidDel="00E21798">
          <w:rPr>
            <w:noProof/>
            <w:rPrChange w:id="168" w:author="Erin Richardson" w:date="2012-10-25T11:03:00Z">
              <w:rPr>
                <w:rStyle w:val="Hyperlink"/>
                <w:noProof/>
              </w:rPr>
            </w:rPrChange>
          </w:rPr>
          <w:delText>u for an item in an Xlinked repository</w:delText>
        </w:r>
        <w:r w:rsidDel="00E21798">
          <w:rPr>
            <w:noProof/>
            <w:webHidden/>
          </w:rPr>
          <w:tab/>
          <w:delText>7</w:delText>
        </w:r>
      </w:del>
    </w:p>
    <w:p w:rsidR="00560326" w:rsidDel="00E21798" w:rsidRDefault="00560326">
      <w:pPr>
        <w:pStyle w:val="TableofFigures"/>
        <w:tabs>
          <w:tab w:val="right" w:leader="dot" w:pos="9350"/>
        </w:tabs>
        <w:rPr>
          <w:del w:id="169" w:author="Erin Richardson" w:date="2012-10-25T11:03:00Z"/>
          <w:rFonts w:eastAsiaTheme="minorEastAsia"/>
          <w:noProof/>
          <w:sz w:val="22"/>
          <w:lang w:val="es-ES_tradnl" w:eastAsia="es-ES_tradnl"/>
        </w:rPr>
      </w:pPr>
      <w:del w:id="170" w:author="Erin Richardson" w:date="2012-10-25T11:03:00Z">
        <w:r w:rsidRPr="00E21798" w:rsidDel="00E21798">
          <w:rPr>
            <w:noProof/>
            <w:rPrChange w:id="171" w:author="Erin Richardson" w:date="2012-10-25T11:03:00Z">
              <w:rPr>
                <w:rStyle w:val="Hyperlink"/>
                <w:noProof/>
              </w:rPr>
            </w:rPrChange>
          </w:rPr>
          <w:delText>Figure 8: Writable Xlink sample scenario</w:delText>
        </w:r>
        <w:r w:rsidDel="00E21798">
          <w:rPr>
            <w:noProof/>
            <w:webHidden/>
          </w:rPr>
          <w:tab/>
          <w:delText>9</w:delText>
        </w:r>
      </w:del>
    </w:p>
    <w:p w:rsidR="00560326" w:rsidDel="00E21798" w:rsidRDefault="00560326">
      <w:pPr>
        <w:pStyle w:val="TableofFigures"/>
        <w:tabs>
          <w:tab w:val="right" w:leader="dot" w:pos="9350"/>
        </w:tabs>
        <w:rPr>
          <w:del w:id="172" w:author="Erin Richardson" w:date="2012-10-25T11:03:00Z"/>
          <w:rFonts w:eastAsiaTheme="minorEastAsia"/>
          <w:noProof/>
          <w:sz w:val="22"/>
          <w:lang w:val="es-ES_tradnl" w:eastAsia="es-ES_tradnl"/>
        </w:rPr>
      </w:pPr>
      <w:del w:id="173" w:author="Erin Richardson" w:date="2012-10-25T11:03:00Z">
        <w:r w:rsidRPr="00E21798" w:rsidDel="00E21798">
          <w:rPr>
            <w:noProof/>
            <w:rPrChange w:id="174" w:author="Erin Richardson" w:date="2012-10-25T11:03:00Z">
              <w:rPr>
                <w:rStyle w:val="Hyperlink"/>
                <w:noProof/>
              </w:rPr>
            </w:rPrChange>
          </w:rPr>
          <w:delText>Figure 9: Change checked in with a Writable Xlink</w:delText>
        </w:r>
        <w:r w:rsidDel="00E21798">
          <w:rPr>
            <w:noProof/>
            <w:webHidden/>
          </w:rPr>
          <w:tab/>
          <w:delText>10</w:delText>
        </w:r>
      </w:del>
    </w:p>
    <w:p w:rsidR="00560326" w:rsidDel="00E21798" w:rsidRDefault="00560326">
      <w:pPr>
        <w:pStyle w:val="TableofFigures"/>
        <w:tabs>
          <w:tab w:val="right" w:leader="dot" w:pos="9350"/>
        </w:tabs>
        <w:rPr>
          <w:del w:id="175" w:author="Erin Richardson" w:date="2012-10-25T11:03:00Z"/>
          <w:rFonts w:eastAsiaTheme="minorEastAsia"/>
          <w:noProof/>
          <w:sz w:val="22"/>
          <w:lang w:val="es-ES_tradnl" w:eastAsia="es-ES_tradnl"/>
        </w:rPr>
      </w:pPr>
      <w:del w:id="176" w:author="Erin Richardson" w:date="2012-10-25T11:03:00Z">
        <w:r w:rsidRPr="00E21798" w:rsidDel="00E21798">
          <w:rPr>
            <w:noProof/>
            <w:rPrChange w:id="177" w:author="Erin Richardson" w:date="2012-10-25T11:03:00Z">
              <w:rPr>
                <w:rStyle w:val="Hyperlink"/>
                <w:noProof/>
              </w:rPr>
            </w:rPrChange>
          </w:rPr>
          <w:delText>Figure 10: Diff changeset contents shows changes in Xlinked repositories</w:delText>
        </w:r>
        <w:r w:rsidDel="00E21798">
          <w:rPr>
            <w:noProof/>
            <w:webHidden/>
          </w:rPr>
          <w:tab/>
          <w:delText>10</w:delText>
        </w:r>
      </w:del>
    </w:p>
    <w:p w:rsidR="00560326" w:rsidDel="00E21798" w:rsidRDefault="00560326">
      <w:pPr>
        <w:pStyle w:val="TableofFigures"/>
        <w:tabs>
          <w:tab w:val="right" w:leader="dot" w:pos="9350"/>
        </w:tabs>
        <w:rPr>
          <w:del w:id="178" w:author="Erin Richardson" w:date="2012-10-25T11:03:00Z"/>
          <w:rFonts w:eastAsiaTheme="minorEastAsia"/>
          <w:noProof/>
          <w:sz w:val="22"/>
          <w:lang w:val="es-ES_tradnl" w:eastAsia="es-ES_tradnl"/>
        </w:rPr>
      </w:pPr>
      <w:del w:id="179" w:author="Erin Richardson" w:date="2012-10-25T11:03:00Z">
        <w:r w:rsidRPr="00E21798" w:rsidDel="00E21798">
          <w:rPr>
            <w:noProof/>
            <w:rPrChange w:id="180" w:author="Erin Richardson" w:date="2012-10-25T11:03:00Z">
              <w:rPr>
                <w:rStyle w:val="Hyperlink"/>
                <w:noProof/>
              </w:rPr>
            </w:rPrChange>
          </w:rPr>
          <w:lastRenderedPageBreak/>
          <w:delText>Figure 11: Branch auto-expansion in repositories with different branch structure</w:delText>
        </w:r>
        <w:r w:rsidDel="00E21798">
          <w:rPr>
            <w:noProof/>
            <w:webHidden/>
          </w:rPr>
          <w:tab/>
          <w:delText>12</w:delText>
        </w:r>
      </w:del>
    </w:p>
    <w:p w:rsidR="00560326" w:rsidDel="00E21798" w:rsidRDefault="00560326">
      <w:pPr>
        <w:pStyle w:val="TableofFigures"/>
        <w:tabs>
          <w:tab w:val="right" w:leader="dot" w:pos="9350"/>
        </w:tabs>
        <w:rPr>
          <w:del w:id="181" w:author="Erin Richardson" w:date="2012-10-25T11:03:00Z"/>
          <w:rFonts w:eastAsiaTheme="minorEastAsia"/>
          <w:noProof/>
          <w:sz w:val="22"/>
          <w:lang w:val="es-ES_tradnl" w:eastAsia="es-ES_tradnl"/>
        </w:rPr>
      </w:pPr>
      <w:del w:id="182" w:author="Erin Richardson" w:date="2012-10-25T11:03:00Z">
        <w:r w:rsidRPr="00E21798" w:rsidDel="00E21798">
          <w:rPr>
            <w:noProof/>
            <w:rPrChange w:id="183" w:author="Erin Richardson" w:date="2012-10-25T11:03:00Z">
              <w:rPr>
                <w:rStyle w:val="Hyperlink"/>
                <w:noProof/>
              </w:rPr>
            </w:rPrChange>
          </w:rPr>
          <w:delText>Figure 12: Read-only vs. writable-Xlinks in the Items view</w:delText>
        </w:r>
        <w:r w:rsidDel="00E21798">
          <w:rPr>
            <w:noProof/>
            <w:webHidden/>
          </w:rPr>
          <w:tab/>
          <w:delText>13</w:delText>
        </w:r>
      </w:del>
    </w:p>
    <w:p w:rsidR="00560326" w:rsidDel="00E21798" w:rsidRDefault="00560326">
      <w:pPr>
        <w:pStyle w:val="TableofFigures"/>
        <w:tabs>
          <w:tab w:val="right" w:leader="dot" w:pos="9350"/>
        </w:tabs>
        <w:rPr>
          <w:del w:id="184" w:author="Erin Richardson" w:date="2012-10-25T11:03:00Z"/>
          <w:rFonts w:eastAsiaTheme="minorEastAsia"/>
          <w:noProof/>
          <w:sz w:val="22"/>
          <w:lang w:val="es-ES_tradnl" w:eastAsia="es-ES_tradnl"/>
        </w:rPr>
      </w:pPr>
      <w:del w:id="185" w:author="Erin Richardson" w:date="2012-10-25T11:03:00Z">
        <w:r w:rsidRPr="00E21798" w:rsidDel="00E21798">
          <w:rPr>
            <w:noProof/>
            <w:rPrChange w:id="186" w:author="Erin Richardson" w:date="2012-10-25T11:03:00Z">
              <w:rPr>
                <w:rStyle w:val="Hyperlink"/>
                <w:noProof/>
              </w:rPr>
            </w:rPrChange>
          </w:rPr>
          <w:delText>Figure 13: Sample conflict: same file modified on two branches on Xlinked repositories</w:delText>
        </w:r>
        <w:r w:rsidDel="00E21798">
          <w:rPr>
            <w:noProof/>
            <w:webHidden/>
          </w:rPr>
          <w:tab/>
          <w:delText>14</w:delText>
        </w:r>
      </w:del>
    </w:p>
    <w:p w:rsidR="00560326" w:rsidDel="00E21798" w:rsidRDefault="00560326">
      <w:pPr>
        <w:pStyle w:val="TableofFigures"/>
        <w:tabs>
          <w:tab w:val="right" w:leader="dot" w:pos="9350"/>
        </w:tabs>
        <w:rPr>
          <w:del w:id="187" w:author="Erin Richardson" w:date="2012-10-25T11:03:00Z"/>
          <w:rFonts w:eastAsiaTheme="minorEastAsia"/>
          <w:noProof/>
          <w:sz w:val="22"/>
          <w:lang w:val="es-ES_tradnl" w:eastAsia="es-ES_tradnl"/>
        </w:rPr>
      </w:pPr>
      <w:del w:id="188" w:author="Erin Richardson" w:date="2012-10-25T11:03:00Z">
        <w:r w:rsidRPr="00E21798" w:rsidDel="00E21798">
          <w:rPr>
            <w:noProof/>
            <w:rPrChange w:id="189" w:author="Erin Richardson" w:date="2012-10-25T11:03:00Z">
              <w:rPr>
                <w:rStyle w:val="Hyperlink"/>
                <w:noProof/>
              </w:rPr>
            </w:rPrChange>
          </w:rPr>
          <w:delText>Figure 14: branch "task0127" is merged to "task0243"</w:delText>
        </w:r>
        <w:r w:rsidDel="00E21798">
          <w:rPr>
            <w:noProof/>
            <w:webHidden/>
          </w:rPr>
          <w:tab/>
          <w:delText>15</w:delText>
        </w:r>
      </w:del>
    </w:p>
    <w:p w:rsidR="00560326" w:rsidDel="00E21798" w:rsidRDefault="00560326">
      <w:pPr>
        <w:pStyle w:val="TableofFigures"/>
        <w:tabs>
          <w:tab w:val="right" w:leader="dot" w:pos="9350"/>
        </w:tabs>
        <w:rPr>
          <w:del w:id="190" w:author="Erin Richardson" w:date="2012-10-25T11:03:00Z"/>
          <w:rFonts w:eastAsiaTheme="minorEastAsia"/>
          <w:noProof/>
          <w:sz w:val="22"/>
          <w:lang w:val="es-ES_tradnl" w:eastAsia="es-ES_tradnl"/>
        </w:rPr>
      </w:pPr>
      <w:del w:id="191" w:author="Erin Richardson" w:date="2012-10-25T11:03:00Z">
        <w:r w:rsidRPr="00E21798" w:rsidDel="00E21798">
          <w:rPr>
            <w:noProof/>
            <w:rPrChange w:id="192" w:author="Erin Richardson" w:date="2012-10-25T11:03:00Z">
              <w:rPr>
                <w:rStyle w:val="Hyperlink"/>
                <w:noProof/>
              </w:rPr>
            </w:rPrChange>
          </w:rPr>
          <w:delText>Figure 15: Merging changes in Xlinked repositories</w:delText>
        </w:r>
        <w:r w:rsidDel="00E21798">
          <w:rPr>
            <w:noProof/>
            <w:webHidden/>
          </w:rPr>
          <w:tab/>
          <w:delText>15</w:delText>
        </w:r>
      </w:del>
    </w:p>
    <w:p w:rsidR="00560326" w:rsidDel="00E21798" w:rsidRDefault="00560326">
      <w:pPr>
        <w:pStyle w:val="TableofFigures"/>
        <w:tabs>
          <w:tab w:val="right" w:leader="dot" w:pos="9350"/>
        </w:tabs>
        <w:rPr>
          <w:del w:id="193" w:author="Erin Richardson" w:date="2012-10-25T11:03:00Z"/>
          <w:rFonts w:eastAsiaTheme="minorEastAsia"/>
          <w:noProof/>
          <w:sz w:val="22"/>
          <w:lang w:val="es-ES_tradnl" w:eastAsia="es-ES_tradnl"/>
        </w:rPr>
      </w:pPr>
      <w:del w:id="194" w:author="Erin Richardson" w:date="2012-10-25T11:03:00Z">
        <w:r w:rsidRPr="00E21798" w:rsidDel="00E21798">
          <w:rPr>
            <w:noProof/>
            <w:rPrChange w:id="195" w:author="Erin Richardson" w:date="2012-10-25T11:03:00Z">
              <w:rPr>
                <w:rStyle w:val="Hyperlink"/>
                <w:noProof/>
              </w:rPr>
            </w:rPrChange>
          </w:rPr>
          <w:delText>Figure 16: Merged branches in top-level and WXlinked repositories</w:delText>
        </w:r>
        <w:r w:rsidDel="00E21798">
          <w:rPr>
            <w:noProof/>
            <w:webHidden/>
          </w:rPr>
          <w:tab/>
          <w:delText>16</w:delText>
        </w:r>
      </w:del>
    </w:p>
    <w:p w:rsidR="00BE04B4" w:rsidRDefault="003D2D45" w:rsidP="00E40A16">
      <w:pPr>
        <w:pStyle w:val="TableofFigures"/>
        <w:tabs>
          <w:tab w:val="right" w:leader="dot" w:pos="9350"/>
        </w:tabs>
        <w:sectPr w:rsidR="00BE04B4" w:rsidSect="00507F5B">
          <w:footerReference w:type="default" r:id="rId11"/>
          <w:footerReference w:type="first" r:id="rId12"/>
          <w:pgSz w:w="12240" w:h="15840" w:code="1"/>
          <w:pgMar w:top="1440" w:right="1440" w:bottom="1440" w:left="1440" w:header="720" w:footer="720" w:gutter="0"/>
          <w:pgNumType w:fmt="lowerRoman" w:start="1"/>
          <w:cols w:space="720"/>
          <w:titlePg/>
          <w:docGrid w:linePitch="360"/>
        </w:sectPr>
      </w:pPr>
      <w:r>
        <w:fldChar w:fldCharType="end"/>
      </w:r>
    </w:p>
    <w:p w:rsidR="001F5E39" w:rsidRDefault="001F5E39" w:rsidP="003F423E">
      <w:pPr>
        <w:pStyle w:val="ChapterTitlePre"/>
      </w:pPr>
    </w:p>
    <w:p w:rsidR="00CE2A8E" w:rsidRDefault="00590462" w:rsidP="00590462">
      <w:pPr>
        <w:pStyle w:val="Heading1"/>
      </w:pPr>
      <w:bookmarkStart w:id="196" w:name="_Ref317613226"/>
      <w:r>
        <w:lastRenderedPageBreak/>
        <w:br/>
      </w:r>
      <w:bookmarkStart w:id="197" w:name="_Toc338926343"/>
      <w:r w:rsidR="003614FD">
        <w:t>What is an Xlink</w:t>
      </w:r>
      <w:bookmarkEnd w:id="196"/>
      <w:bookmarkEnd w:id="197"/>
    </w:p>
    <w:p w:rsidR="00590462" w:rsidRPr="003F423E" w:rsidRDefault="00590462" w:rsidP="00590462">
      <w:r>
        <w:t xml:space="preserve">Projects often need to reuse existing components that have been developed and are actively used as part of other projects. Plastic SCM encourages using separate repositories for different projects and components, and access shared components by “mounting” them in the project repository through </w:t>
      </w:r>
      <w:r w:rsidRPr="00DE71A1">
        <w:rPr>
          <w:rStyle w:val="GlossaryTerm"/>
        </w:rPr>
        <w:t>Xlinks</w:t>
      </w:r>
      <w:r>
        <w:t>. This chapter will introduce what are Xlinks and how to use this powerful feature to share components among projects that evolve in parallel.</w:t>
      </w:r>
    </w:p>
    <w:p w:rsidR="000B3BA8" w:rsidRDefault="00D729D0" w:rsidP="00590462">
      <w:r>
        <w:t>An Xlink is pretty similar to a symbolic link</w:t>
      </w:r>
      <w:r w:rsidR="0066795D">
        <w:t>, like those</w:t>
      </w:r>
      <w:r>
        <w:t xml:space="preserve"> found in Unix operating systems. It is a directory entry in your repository tree that points to </w:t>
      </w:r>
      <w:r w:rsidR="0066795D">
        <w:t xml:space="preserve">another directory in a different repository. An Xlink, however, will also contain information about the specific </w:t>
      </w:r>
      <w:r w:rsidR="0066795D" w:rsidRPr="0066795D">
        <w:rPr>
          <w:rStyle w:val="Strong"/>
        </w:rPr>
        <w:t>version</w:t>
      </w:r>
      <w:r w:rsidR="0066795D">
        <w:t xml:space="preserve"> of the target directory to which it is pointing. </w:t>
      </w:r>
    </w:p>
    <w:p w:rsidR="00BE6764" w:rsidRDefault="003A381C" w:rsidP="00590462">
      <w:pPr>
        <w:keepNext/>
        <w:jc w:val="center"/>
      </w:pPr>
      <w:r>
        <w:object w:dxaOrig="7445" w:dyaOrig="4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9pt;height:202.4pt" o:ole="">
            <v:imagedata r:id="rId13" o:title=""/>
          </v:shape>
          <o:OLEObject Type="Embed" ProgID="Visio.Drawing.11" ShapeID="_x0000_i1025" DrawAspect="Content" ObjectID="_1412668596" r:id="rId14"/>
        </w:object>
      </w:r>
    </w:p>
    <w:p w:rsidR="003614FD" w:rsidRDefault="00BE6764" w:rsidP="00590462">
      <w:pPr>
        <w:pStyle w:val="Caption"/>
      </w:pPr>
      <w:bookmarkStart w:id="198" w:name="_Toc338926357"/>
      <w:r>
        <w:t xml:space="preserve">Figure </w:t>
      </w:r>
      <w:fldSimple w:instr=" SEQ Figure \* ARABIC ">
        <w:r w:rsidR="00F10A7C">
          <w:rPr>
            <w:noProof/>
          </w:rPr>
          <w:t>1</w:t>
        </w:r>
      </w:fldSimple>
      <w:r>
        <w:t>: sample Xlink</w:t>
      </w:r>
      <w:bookmarkEnd w:id="198"/>
    </w:p>
    <w:p w:rsidR="00D42148" w:rsidRDefault="00D42148" w:rsidP="00590462">
      <w:r>
        <w:lastRenderedPageBreak/>
        <w:t xml:space="preserve">Xlinks can point to repositories with other Xlinks inside them, so </w:t>
      </w:r>
      <w:r w:rsidR="004D4DE1">
        <w:t xml:space="preserve">Xlink </w:t>
      </w:r>
      <w:r>
        <w:t xml:space="preserve">component mounting can address really complex development scenarios. </w:t>
      </w:r>
    </w:p>
    <w:p w:rsidR="00DB43AA" w:rsidRDefault="00DB43AA" w:rsidP="00590462">
      <w:pPr>
        <w:keepNext/>
        <w:jc w:val="center"/>
      </w:pPr>
      <w:r>
        <w:object w:dxaOrig="12831" w:dyaOrig="4044">
          <v:shape id="_x0000_i1026" type="#_x0000_t75" style="width:467.7pt;height:147.8pt" o:ole="">
            <v:imagedata r:id="rId15" o:title=""/>
          </v:shape>
          <o:OLEObject Type="Embed" ProgID="Visio.Drawing.11" ShapeID="_x0000_i1026" DrawAspect="Content" ObjectID="_1412668597" r:id="rId16"/>
        </w:object>
      </w:r>
    </w:p>
    <w:p w:rsidR="00DB43AA" w:rsidRDefault="00DB43AA" w:rsidP="00590462">
      <w:pPr>
        <w:pStyle w:val="Caption"/>
      </w:pPr>
      <w:bookmarkStart w:id="199" w:name="_Toc338926358"/>
      <w:r>
        <w:t xml:space="preserve">Figure </w:t>
      </w:r>
      <w:fldSimple w:instr=" SEQ Figure \* ARABIC ">
        <w:r w:rsidR="00F10A7C">
          <w:rPr>
            <w:noProof/>
          </w:rPr>
          <w:t>2</w:t>
        </w:r>
      </w:fldSimple>
      <w:r>
        <w:t>: Several Xlinked repositories</w:t>
      </w:r>
      <w:bookmarkEnd w:id="199"/>
    </w:p>
    <w:p w:rsidR="009C4DD2" w:rsidRDefault="009C4DD2" w:rsidP="00590462">
      <w:r>
        <w:t xml:space="preserve">Xlinks pointing to a given version of the target directory let the user specify, for instance, that project X on version 1.1 is using version 2.1 of library Y. When a new version of the library is labeled, say 2.2, the code of the project can be updated to use it and maybe version 1.2 of project X uses library Y 2.2. </w:t>
      </w:r>
    </w:p>
    <w:p w:rsidR="009C4DD2" w:rsidRDefault="009C4DD2" w:rsidP="00590462">
      <w:r>
        <w:t>Since Xlinks are versioned, the Xlink in old project X version 1.1 still points to library Y 2.1 and the original configuration can be completely rebuilt without any issue. The following figure depicts how it looks like:</w:t>
      </w:r>
    </w:p>
    <w:p w:rsidR="009C4DD2" w:rsidRDefault="009C4DD2" w:rsidP="00590462">
      <w:pPr>
        <w:keepNext/>
        <w:jc w:val="center"/>
      </w:pPr>
      <w:r>
        <w:object w:dxaOrig="10226" w:dyaOrig="4592">
          <v:shape id="_x0000_i1027" type="#_x0000_t75" style="width:467.85pt;height:210.1pt" o:ole="">
            <v:imagedata r:id="rId17" o:title=""/>
          </v:shape>
          <o:OLEObject Type="Embed" ProgID="Visio.Drawing.11" ShapeID="_x0000_i1027" DrawAspect="Content" ObjectID="_1412668598" r:id="rId18"/>
        </w:object>
      </w:r>
    </w:p>
    <w:p w:rsidR="009C4DD2" w:rsidRPr="009C4DD2" w:rsidRDefault="009C4DD2" w:rsidP="00590462">
      <w:pPr>
        <w:pStyle w:val="Caption"/>
      </w:pPr>
      <w:bookmarkStart w:id="200" w:name="_Toc338926359"/>
      <w:r>
        <w:t xml:space="preserve">Figure </w:t>
      </w:r>
      <w:fldSimple w:instr=" SEQ Figure \* ARABIC ">
        <w:r w:rsidR="00F10A7C">
          <w:rPr>
            <w:noProof/>
          </w:rPr>
          <w:t>3</w:t>
        </w:r>
      </w:fldSimple>
      <w:r>
        <w:t>: Xlink evolution</w:t>
      </w:r>
      <w:bookmarkEnd w:id="200"/>
    </w:p>
    <w:p w:rsidR="0099159C" w:rsidRPr="0099159C" w:rsidRDefault="00590462" w:rsidP="00590462">
      <w:pPr>
        <w:pStyle w:val="Heading1"/>
      </w:pPr>
      <w:r>
        <w:lastRenderedPageBreak/>
        <w:br/>
      </w:r>
      <w:bookmarkStart w:id="201" w:name="_Toc338926344"/>
      <w:r w:rsidR="003A1F4C">
        <w:t xml:space="preserve">Creating </w:t>
      </w:r>
      <w:r w:rsidR="0099159C">
        <w:t>Xlink</w:t>
      </w:r>
      <w:r w:rsidR="003A1F4C">
        <w:t>s</w:t>
      </w:r>
      <w:bookmarkEnd w:id="201"/>
    </w:p>
    <w:p w:rsidR="00BE6764" w:rsidRDefault="00137597" w:rsidP="00590462">
      <w:r>
        <w:t>An Xlink is defined using the Plastic SCM command line client, through the ‘</w:t>
      </w:r>
      <w:r w:rsidRPr="00137597">
        <w:rPr>
          <w:rStyle w:val="Strong"/>
        </w:rPr>
        <w:t>xlink’</w:t>
      </w:r>
      <w:r>
        <w:t xml:space="preserve"> command. </w:t>
      </w:r>
      <w:r w:rsidR="00D42148">
        <w:t xml:space="preserve">An Xlink is defined with at least two arguments: </w:t>
      </w:r>
    </w:p>
    <w:p w:rsidR="00D42148" w:rsidRDefault="00D42148" w:rsidP="00590462">
      <w:pPr>
        <w:pStyle w:val="ListParagraph"/>
        <w:numPr>
          <w:ilvl w:val="0"/>
          <w:numId w:val="17"/>
        </w:numPr>
      </w:pPr>
      <w:r>
        <w:t>The directory entry to create in the current repository</w:t>
      </w:r>
      <w:r w:rsidR="002A3F7A">
        <w:t xml:space="preserve">. This is a directory that will be used to </w:t>
      </w:r>
    </w:p>
    <w:p w:rsidR="00B84922" w:rsidRDefault="002A3F7A" w:rsidP="00590462">
      <w:pPr>
        <w:pStyle w:val="ListParagraph"/>
        <w:numPr>
          <w:ilvl w:val="0"/>
          <w:numId w:val="17"/>
        </w:numPr>
      </w:pPr>
      <w:r>
        <w:t>The directory</w:t>
      </w:r>
      <w:r w:rsidR="00B84922">
        <w:t xml:space="preserve"> to mount in the target repository. In the current implementation this is limited to the root directory, but this situation will most likely change in future releases of Plastic SCM to support any directory in the target repository.</w:t>
      </w:r>
    </w:p>
    <w:p w:rsidR="002A3F7A" w:rsidRDefault="00555445" w:rsidP="00590462">
      <w:pPr>
        <w:pStyle w:val="ListParagraph"/>
        <w:numPr>
          <w:ilvl w:val="0"/>
          <w:numId w:val="17"/>
        </w:numPr>
      </w:pPr>
      <w:r>
        <w:t xml:space="preserve">Version and </w:t>
      </w:r>
      <w:r w:rsidR="002A3F7A">
        <w:t xml:space="preserve">repository to mount at point 1 above. </w:t>
      </w:r>
      <w:r w:rsidR="00696EA3">
        <w:t xml:space="preserve">The version of the root directory to mount is specified using either a changeset specification or a label specification. </w:t>
      </w:r>
    </w:p>
    <w:p w:rsidR="0099159C" w:rsidRDefault="0099159C" w:rsidP="00590462">
      <w:pPr>
        <w:keepNext/>
        <w:jc w:val="center"/>
      </w:pPr>
      <w:r>
        <w:object w:dxaOrig="8332" w:dyaOrig="3600">
          <v:shape id="_x0000_i1028" type="#_x0000_t75" style="width:416.2pt;height:180pt" o:ole="">
            <v:imagedata r:id="rId19" o:title=""/>
          </v:shape>
          <o:OLEObject Type="Embed" ProgID="Visio.Drawing.11" ShapeID="_x0000_i1028" DrawAspect="Content" ObjectID="_1412668599" r:id="rId20"/>
        </w:object>
      </w:r>
    </w:p>
    <w:p w:rsidR="00BE6764" w:rsidRDefault="0099159C" w:rsidP="00590462">
      <w:pPr>
        <w:pStyle w:val="Caption"/>
      </w:pPr>
      <w:bookmarkStart w:id="202" w:name="_Toc338926360"/>
      <w:r>
        <w:t xml:space="preserve">Figure </w:t>
      </w:r>
      <w:fldSimple w:instr=" SEQ Figure \* ARABIC ">
        <w:r w:rsidR="00F10A7C">
          <w:rPr>
            <w:noProof/>
          </w:rPr>
          <w:t>4</w:t>
        </w:r>
      </w:fldSimple>
      <w:r>
        <w:t xml:space="preserve">: Xlink definition syntax </w:t>
      </w:r>
      <w:r>
        <w:rPr>
          <w:noProof/>
        </w:rPr>
        <w:t>sample</w:t>
      </w:r>
      <w:bookmarkEnd w:id="202"/>
    </w:p>
    <w:p w:rsidR="00F10A7C" w:rsidRDefault="00F10A7C">
      <w:pPr>
        <w:pStyle w:val="Heading2"/>
        <w:rPr>
          <w:ins w:id="203" w:author="Erin Richardson" w:date="2012-10-25T11:00:00Z"/>
        </w:rPr>
        <w:pPrChange w:id="204" w:author="Erin Richardson" w:date="2012-10-25T11:01:00Z">
          <w:pPr/>
        </w:pPrChange>
      </w:pPr>
      <w:bookmarkStart w:id="205" w:name="_Toc338926345"/>
      <w:ins w:id="206" w:author="Erin Richardson" w:date="2012-10-25T11:01:00Z">
        <w:r>
          <w:lastRenderedPageBreak/>
          <w:t>Creating an Xlink in the Command Line</w:t>
        </w:r>
      </w:ins>
      <w:bookmarkEnd w:id="205"/>
    </w:p>
    <w:p w:rsidR="00137597" w:rsidRDefault="00B84922" w:rsidP="00590462">
      <w:r>
        <w:t xml:space="preserve">The command used to create the Xlink in the sample referred in section </w:t>
      </w:r>
      <w:r w:rsidR="0040481B">
        <w:fldChar w:fldCharType="begin"/>
      </w:r>
      <w:r w:rsidR="0040481B">
        <w:instrText xml:space="preserve"> REF _Ref317613226 \h  \* MERGEFORMAT </w:instrText>
      </w:r>
      <w:r w:rsidR="0040481B">
        <w:fldChar w:fldCharType="separate"/>
      </w:r>
      <w:r w:rsidRPr="00B84922">
        <w:rPr>
          <w:rStyle w:val="CrossRef"/>
        </w:rPr>
        <w:t>What is an Xlink</w:t>
      </w:r>
      <w:r w:rsidR="0040481B">
        <w:fldChar w:fldCharType="end"/>
      </w:r>
      <w:r>
        <w:t xml:space="preserve"> looks like this: </w:t>
      </w:r>
    </w:p>
    <w:p w:rsidR="00137597" w:rsidRDefault="00B84922" w:rsidP="00590462">
      <w:pPr>
        <w:pStyle w:val="Code"/>
      </w:pPr>
      <w:r>
        <w:t xml:space="preserve">cm xlink component1 </w:t>
      </w:r>
      <w:r w:rsidR="00555445">
        <w:t xml:space="preserve">/ </w:t>
      </w:r>
      <w:r w:rsidR="00B12A97">
        <w:t>1</w:t>
      </w:r>
      <w:r w:rsidR="00555445">
        <w:t>@mylibrary</w:t>
      </w:r>
    </w:p>
    <w:p w:rsidR="00555445" w:rsidRDefault="00555445" w:rsidP="00590462">
      <w:r>
        <w:t xml:space="preserve">In the sample: </w:t>
      </w:r>
    </w:p>
    <w:p w:rsidR="00555445" w:rsidRDefault="00555445" w:rsidP="00590462">
      <w:pPr>
        <w:pStyle w:val="ListParagraph"/>
        <w:numPr>
          <w:ilvl w:val="0"/>
          <w:numId w:val="18"/>
        </w:numPr>
      </w:pPr>
      <w:r>
        <w:t xml:space="preserve">component1 is the directory in the project repository that will point to the mounted mylibrary component. This directory must not exist already in the repository. The “xlink” command will create an item for it and it will throw an error if a file of directory already existed with the same name. </w:t>
      </w:r>
    </w:p>
    <w:p w:rsidR="00555445" w:rsidRDefault="00B12A97" w:rsidP="00590462">
      <w:pPr>
        <w:pStyle w:val="ListParagraph"/>
        <w:numPr>
          <w:ilvl w:val="0"/>
          <w:numId w:val="18"/>
        </w:numPr>
      </w:pPr>
      <w:r>
        <w:t xml:space="preserve">/ is the directory in the target repository, as described above. </w:t>
      </w:r>
    </w:p>
    <w:p w:rsidR="00B12A97" w:rsidRDefault="00B12A97" w:rsidP="00590462">
      <w:pPr>
        <w:pStyle w:val="ListParagraph"/>
        <w:numPr>
          <w:ilvl w:val="0"/>
          <w:numId w:val="18"/>
        </w:numPr>
      </w:pPr>
      <w:r>
        <w:t xml:space="preserve">1 is the changeset number in the target repository. </w:t>
      </w:r>
    </w:p>
    <w:p w:rsidR="00B12A97" w:rsidRDefault="00B12A97" w:rsidP="00590462">
      <w:pPr>
        <w:pStyle w:val="ListParagraph"/>
        <w:numPr>
          <w:ilvl w:val="0"/>
          <w:numId w:val="18"/>
        </w:numPr>
      </w:pPr>
      <w:r>
        <w:t xml:space="preserve">mylibrary is the target repository. Together with the changeset it forms a </w:t>
      </w:r>
      <w:r w:rsidRPr="00B12A97">
        <w:rPr>
          <w:rStyle w:val="GlossaryTerm"/>
        </w:rPr>
        <w:t>changeset specification</w:t>
      </w:r>
      <w:r>
        <w:t xml:space="preserve">. </w:t>
      </w:r>
      <w:r w:rsidR="00A556AD">
        <w:t xml:space="preserve">In this case, there is </w:t>
      </w:r>
      <w:r w:rsidR="00D62FC4">
        <w:t xml:space="preserve">no </w:t>
      </w:r>
      <w:r w:rsidR="00A556AD">
        <w:t>server specified. If the server is to be specified, the spec</w:t>
      </w:r>
      <w:r w:rsidR="00D62FC4">
        <w:t xml:space="preserve"> would</w:t>
      </w:r>
      <w:r w:rsidR="00A556AD">
        <w:t xml:space="preserve"> look like this: </w:t>
      </w:r>
    </w:p>
    <w:p w:rsidR="00A556AD" w:rsidRDefault="00A556AD" w:rsidP="00590462">
      <w:pPr>
        <w:pStyle w:val="ListParagraph"/>
        <w:numPr>
          <w:ilvl w:val="1"/>
          <w:numId w:val="18"/>
        </w:numPr>
        <w:rPr>
          <w:b/>
        </w:rPr>
      </w:pPr>
      <w:r>
        <w:t>1@mylibrary@</w:t>
      </w:r>
      <w:r w:rsidRPr="00A556AD">
        <w:rPr>
          <w:b/>
        </w:rPr>
        <w:t>servername:8087</w:t>
      </w:r>
    </w:p>
    <w:p w:rsidR="00A556AD" w:rsidRDefault="00A556AD" w:rsidP="00590462">
      <w:pPr>
        <w:pStyle w:val="ListParagraph"/>
        <w:numPr>
          <w:ilvl w:val="1"/>
          <w:numId w:val="18"/>
        </w:numPr>
        <w:rPr>
          <w:rStyle w:val="FileName"/>
          <w:i w:val="0"/>
        </w:rPr>
      </w:pPr>
      <w:r w:rsidRPr="00A556AD">
        <w:rPr>
          <w:rStyle w:val="FileName"/>
          <w:i w:val="0"/>
        </w:rPr>
        <w:t xml:space="preserve">It is also possible to </w:t>
      </w:r>
      <w:r>
        <w:rPr>
          <w:rStyle w:val="FileName"/>
          <w:i w:val="0"/>
        </w:rPr>
        <w:t>specify a label instead of a changeset. Since a label is actually a pointer to a changeset, the two specification</w:t>
      </w:r>
      <w:r w:rsidR="008B5CFF">
        <w:rPr>
          <w:rStyle w:val="FileName"/>
          <w:i w:val="0"/>
        </w:rPr>
        <w:t>s</w:t>
      </w:r>
      <w:r>
        <w:rPr>
          <w:rStyle w:val="FileName"/>
          <w:i w:val="0"/>
        </w:rPr>
        <w:t xml:space="preserve"> are interchangeable. To do so </w:t>
      </w:r>
    </w:p>
    <w:p w:rsidR="00A556AD" w:rsidRPr="00A556AD" w:rsidRDefault="00A556AD" w:rsidP="00590462">
      <w:pPr>
        <w:pStyle w:val="ListParagraph"/>
        <w:numPr>
          <w:ilvl w:val="1"/>
          <w:numId w:val="18"/>
        </w:numPr>
        <w:rPr>
          <w:rStyle w:val="FileName"/>
          <w:i w:val="0"/>
        </w:rPr>
      </w:pPr>
      <w:r>
        <w:rPr>
          <w:rStyle w:val="FileName"/>
          <w:i w:val="0"/>
        </w:rPr>
        <w:t xml:space="preserve">Keep in mind that specifying an xlink with a label only uses the label to retrieve the changeset to which it points and sets the xlink to it. This means that if the label is moved afterwards, the Xlink will still point to the original changeset. </w:t>
      </w:r>
    </w:p>
    <w:p w:rsidR="00A556AD" w:rsidRDefault="00A556AD" w:rsidP="00590462">
      <w:r>
        <w:t xml:space="preserve">The xlink is created in the workspace and appears as a pending change in the pending changes view or to the </w:t>
      </w:r>
      <w:r w:rsidRPr="004B2E3D">
        <w:rPr>
          <w:rStyle w:val="CommandInput"/>
        </w:rPr>
        <w:t>cm status –a</w:t>
      </w:r>
      <w:r>
        <w:t xml:space="preserve"> command, as depicted in the following figure: </w:t>
      </w:r>
    </w:p>
    <w:p w:rsidR="00C0214E" w:rsidRDefault="00C0214E" w:rsidP="00590462">
      <w:pPr>
        <w:keepNext/>
        <w:jc w:val="center"/>
      </w:pPr>
      <w:r>
        <w:rPr>
          <w:noProof/>
        </w:rPr>
        <w:drawing>
          <wp:inline distT="0" distB="0" distL="0" distR="0">
            <wp:extent cx="5943600" cy="525780"/>
            <wp:effectExtent l="19050" t="19050" r="19050" b="266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43600" cy="525780"/>
                    </a:xfrm>
                    <a:prstGeom prst="rect">
                      <a:avLst/>
                    </a:prstGeom>
                    <a:noFill/>
                    <a:ln w="9525">
                      <a:solidFill>
                        <a:schemeClr val="tx1"/>
                      </a:solidFill>
                      <a:miter lim="800000"/>
                      <a:headEnd/>
                      <a:tailEnd/>
                    </a:ln>
                  </pic:spPr>
                </pic:pic>
              </a:graphicData>
            </a:graphic>
          </wp:inline>
        </w:drawing>
      </w:r>
    </w:p>
    <w:p w:rsidR="00A556AD" w:rsidRDefault="00C0214E" w:rsidP="00590462">
      <w:pPr>
        <w:pStyle w:val="Caption"/>
      </w:pPr>
      <w:bookmarkStart w:id="207" w:name="_Toc338926361"/>
      <w:r>
        <w:t xml:space="preserve">Figure </w:t>
      </w:r>
      <w:fldSimple w:instr=" SEQ Figure \* ARABIC ">
        <w:r w:rsidR="00F10A7C">
          <w:rPr>
            <w:noProof/>
          </w:rPr>
          <w:t>5</w:t>
        </w:r>
      </w:fldSimple>
      <w:r>
        <w:t xml:space="preserve">: Just created Xlink </w:t>
      </w:r>
      <w:r w:rsidR="009C5126">
        <w:rPr>
          <w:noProof/>
        </w:rPr>
        <w:t>in the</w:t>
      </w:r>
      <w:r>
        <w:rPr>
          <w:noProof/>
        </w:rPr>
        <w:t xml:space="preserve"> </w:t>
      </w:r>
      <w:r w:rsidR="0068076E">
        <w:rPr>
          <w:noProof/>
        </w:rPr>
        <w:t>Pending C</w:t>
      </w:r>
      <w:r>
        <w:rPr>
          <w:noProof/>
        </w:rPr>
        <w:t>hanges view</w:t>
      </w:r>
      <w:bookmarkEnd w:id="207"/>
    </w:p>
    <w:p w:rsidR="00C0214E" w:rsidRDefault="004B2E3D" w:rsidP="00590462">
      <w:r>
        <w:t xml:space="preserve">Once it is checked in, the Xlink needs to be updated so the contents of the mounted directory are downloaded into the workspace. </w:t>
      </w:r>
      <w:r w:rsidR="006E4E16">
        <w:t xml:space="preserve">This can be done in the GUI by right clicking on the Xlink and selecting “Update”. A complete workspace update or an update of any parent directory will also populate the contents of the Xlink. </w:t>
      </w:r>
    </w:p>
    <w:p w:rsidR="00593841" w:rsidRDefault="00593841" w:rsidP="00590462">
      <w:pPr>
        <w:keepNext/>
        <w:jc w:val="center"/>
      </w:pPr>
      <w:r>
        <w:object w:dxaOrig="17130" w:dyaOrig="6255">
          <v:shape id="_x0000_i1029" type="#_x0000_t75" style="width:467.65pt;height:171.05pt" o:ole="">
            <v:imagedata r:id="rId22" o:title=""/>
          </v:shape>
          <o:OLEObject Type="Embed" ProgID="Visio.Drawing.11" ShapeID="_x0000_i1029" DrawAspect="Content" ObjectID="_1412668600" r:id="rId23"/>
        </w:object>
      </w:r>
    </w:p>
    <w:p w:rsidR="0068076E" w:rsidRDefault="00593841" w:rsidP="00590462">
      <w:pPr>
        <w:pStyle w:val="Caption"/>
        <w:rPr>
          <w:ins w:id="208" w:author="Erin Richardson" w:date="2012-10-25T10:45:00Z"/>
        </w:rPr>
      </w:pPr>
      <w:bookmarkStart w:id="209" w:name="_Toc338926362"/>
      <w:r>
        <w:t xml:space="preserve">Figure </w:t>
      </w:r>
      <w:fldSimple w:instr=" SEQ Figure \* ARABIC ">
        <w:r w:rsidR="00F10A7C">
          <w:rPr>
            <w:noProof/>
          </w:rPr>
          <w:t>6</w:t>
        </w:r>
      </w:fldSimple>
      <w:r>
        <w:t>: Xlink in the Items view</w:t>
      </w:r>
      <w:bookmarkEnd w:id="209"/>
    </w:p>
    <w:p w:rsidR="001D0311" w:rsidRDefault="001D0311" w:rsidP="001D0311">
      <w:pPr>
        <w:pStyle w:val="Heading2"/>
        <w:rPr>
          <w:ins w:id="210" w:author="Erin Richardson" w:date="2012-10-25T10:45:00Z"/>
        </w:rPr>
      </w:pPr>
      <w:bookmarkStart w:id="211" w:name="_Toc338926346"/>
      <w:ins w:id="212" w:author="Erin Richardson" w:date="2012-10-25T10:45:00Z">
        <w:r>
          <w:t>Creating an Xlink in the GUI</w:t>
        </w:r>
      </w:ins>
      <w:ins w:id="213" w:author="Erin Richardson" w:date="2012-10-25T11:01:00Z">
        <w:r w:rsidR="00F10A7C">
          <w:t xml:space="preserve"> Client</w:t>
        </w:r>
      </w:ins>
      <w:bookmarkEnd w:id="211"/>
    </w:p>
    <w:p w:rsidR="001D0311" w:rsidRDefault="001D0311" w:rsidP="001D0311">
      <w:pPr>
        <w:rPr>
          <w:ins w:id="214" w:author="Erin Richardson" w:date="2012-10-25T10:45:00Z"/>
        </w:rPr>
      </w:pPr>
      <w:ins w:id="215" w:author="Erin Richardson" w:date="2012-10-25T10:45:00Z">
        <w:r>
          <w:t>Xlinks can not only be created from the command line, they can be created from the GUI client that Plastic SCM provides. You’ll note the new option in the Items View context menu.</w:t>
        </w:r>
      </w:ins>
    </w:p>
    <w:p w:rsidR="001D0311" w:rsidRDefault="001D0311">
      <w:pPr>
        <w:keepNext/>
        <w:jc w:val="center"/>
        <w:rPr>
          <w:ins w:id="216" w:author="Erin Richardson" w:date="2012-10-25T10:46:00Z"/>
        </w:rPr>
        <w:pPrChange w:id="217" w:author="Erin Richardson" w:date="2012-10-25T10:46:00Z">
          <w:pPr>
            <w:jc w:val="center"/>
          </w:pPr>
        </w:pPrChange>
      </w:pPr>
      <w:ins w:id="218" w:author="Erin Richardson" w:date="2012-10-25T10:46:00Z">
        <w:r>
          <w:rPr>
            <w:noProof/>
          </w:rPr>
          <w:drawing>
            <wp:inline distT="0" distB="0" distL="0" distR="0" wp14:anchorId="6194FDA2" wp14:editId="2BD309C4">
              <wp:extent cx="3914775" cy="14287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ink_003.png"/>
                      <pic:cNvPicPr/>
                    </pic:nvPicPr>
                    <pic:blipFill>
                      <a:blip r:embed="rId24">
                        <a:extLst>
                          <a:ext uri="{28A0092B-C50C-407E-A947-70E740481C1C}">
                            <a14:useLocalDpi xmlns:a14="http://schemas.microsoft.com/office/drawing/2010/main" val="0"/>
                          </a:ext>
                        </a:extLst>
                      </a:blip>
                      <a:stretch>
                        <a:fillRect/>
                      </a:stretch>
                    </pic:blipFill>
                    <pic:spPr>
                      <a:xfrm>
                        <a:off x="0" y="0"/>
                        <a:ext cx="3914775" cy="1428750"/>
                      </a:xfrm>
                      <a:prstGeom prst="rect">
                        <a:avLst/>
                      </a:prstGeom>
                      <a:ln>
                        <a:solidFill>
                          <a:schemeClr val="tx1"/>
                        </a:solidFill>
                      </a:ln>
                    </pic:spPr>
                  </pic:pic>
                </a:graphicData>
              </a:graphic>
            </wp:inline>
          </w:drawing>
        </w:r>
      </w:ins>
    </w:p>
    <w:p w:rsidR="001D0311" w:rsidRDefault="001D0311">
      <w:pPr>
        <w:pStyle w:val="Caption"/>
        <w:rPr>
          <w:ins w:id="219" w:author="Erin Richardson" w:date="2012-10-25T10:47:00Z"/>
        </w:rPr>
        <w:pPrChange w:id="220" w:author="Erin Richardson" w:date="2012-10-25T10:46:00Z">
          <w:pPr/>
        </w:pPrChange>
      </w:pPr>
      <w:bookmarkStart w:id="221" w:name="_Toc338926363"/>
      <w:ins w:id="222" w:author="Erin Richardson" w:date="2012-10-25T10:46:00Z">
        <w:r>
          <w:t xml:space="preserve">Figure </w:t>
        </w:r>
        <w:r>
          <w:fldChar w:fldCharType="begin"/>
        </w:r>
        <w:r>
          <w:instrText xml:space="preserve"> SEQ Figure \* ARABIC </w:instrText>
        </w:r>
      </w:ins>
      <w:r>
        <w:fldChar w:fldCharType="separate"/>
      </w:r>
      <w:ins w:id="223" w:author="Erin Richardson" w:date="2012-10-25T10:57:00Z">
        <w:r w:rsidR="00F10A7C">
          <w:rPr>
            <w:noProof/>
          </w:rPr>
          <w:t>7</w:t>
        </w:r>
      </w:ins>
      <w:ins w:id="224" w:author="Erin Richardson" w:date="2012-10-25T10:46:00Z">
        <w:r>
          <w:fldChar w:fldCharType="end"/>
        </w:r>
        <w:r>
          <w:t>: Creating an Xlink in the GUI Client</w:t>
        </w:r>
      </w:ins>
      <w:bookmarkEnd w:id="221"/>
    </w:p>
    <w:p w:rsidR="001D0311" w:rsidRDefault="001D0311">
      <w:pPr>
        <w:rPr>
          <w:ins w:id="225" w:author="Erin Richardson" w:date="2012-10-25T10:47:00Z"/>
        </w:rPr>
      </w:pPr>
    </w:p>
    <w:p w:rsidR="001D0311" w:rsidRDefault="001D0311">
      <w:pPr>
        <w:rPr>
          <w:ins w:id="226" w:author="Erin Richardson" w:date="2012-10-25T10:48:00Z"/>
        </w:rPr>
      </w:pPr>
      <w:ins w:id="227" w:author="Erin Richardson" w:date="2012-10-25T10:47:00Z">
        <w:r>
          <w:t>You can create an Xlink by right-clicking on any directory or existing Xlink and selecting this option. It will create a new Xlink inside the selected directory. You</w:t>
        </w:r>
      </w:ins>
      <w:ins w:id="228" w:author="Erin Richardson" w:date="2012-10-25T10:48:00Z">
        <w:r>
          <w:t>’ll see this dialog box pop up to help delineate the parameters.</w:t>
        </w:r>
      </w:ins>
    </w:p>
    <w:p w:rsidR="001D0311" w:rsidRDefault="001D0311">
      <w:pPr>
        <w:rPr>
          <w:ins w:id="229" w:author="Erin Richardson" w:date="2012-10-25T10:49:00Z"/>
        </w:rPr>
      </w:pPr>
    </w:p>
    <w:p w:rsidR="001D0311" w:rsidRDefault="001D0311">
      <w:pPr>
        <w:keepNext/>
        <w:jc w:val="center"/>
        <w:rPr>
          <w:ins w:id="230" w:author="Erin Richardson" w:date="2012-10-25T10:49:00Z"/>
        </w:rPr>
        <w:pPrChange w:id="231" w:author="Erin Richardson" w:date="2012-10-25T10:49:00Z">
          <w:pPr>
            <w:jc w:val="center"/>
          </w:pPr>
        </w:pPrChange>
      </w:pPr>
      <w:ins w:id="232" w:author="Erin Richardson" w:date="2012-10-25T10:49:00Z">
        <w:r>
          <w:rPr>
            <w:noProof/>
          </w:rPr>
          <w:lastRenderedPageBreak/>
          <w:drawing>
            <wp:inline distT="0" distB="0" distL="0" distR="0" wp14:anchorId="72CE2C55" wp14:editId="6A87A260">
              <wp:extent cx="4124325" cy="6029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ink_002.png"/>
                      <pic:cNvPicPr/>
                    </pic:nvPicPr>
                    <pic:blipFill>
                      <a:blip r:embed="rId25">
                        <a:extLst>
                          <a:ext uri="{28A0092B-C50C-407E-A947-70E740481C1C}">
                            <a14:useLocalDpi xmlns:a14="http://schemas.microsoft.com/office/drawing/2010/main" val="0"/>
                          </a:ext>
                        </a:extLst>
                      </a:blip>
                      <a:stretch>
                        <a:fillRect/>
                      </a:stretch>
                    </pic:blipFill>
                    <pic:spPr>
                      <a:xfrm>
                        <a:off x="0" y="0"/>
                        <a:ext cx="4124325" cy="6029325"/>
                      </a:xfrm>
                      <a:prstGeom prst="rect">
                        <a:avLst/>
                      </a:prstGeom>
                    </pic:spPr>
                  </pic:pic>
                </a:graphicData>
              </a:graphic>
            </wp:inline>
          </w:drawing>
        </w:r>
      </w:ins>
    </w:p>
    <w:p w:rsidR="001D0311" w:rsidRDefault="001D0311">
      <w:pPr>
        <w:pStyle w:val="Caption"/>
        <w:rPr>
          <w:ins w:id="233" w:author="Erin Richardson" w:date="2012-10-25T10:50:00Z"/>
        </w:rPr>
        <w:pPrChange w:id="234" w:author="Erin Richardson" w:date="2012-10-25T10:49:00Z">
          <w:pPr/>
        </w:pPrChange>
      </w:pPr>
      <w:bookmarkStart w:id="235" w:name="_Toc338926364"/>
      <w:ins w:id="236" w:author="Erin Richardson" w:date="2012-10-25T10:49:00Z">
        <w:r>
          <w:t xml:space="preserve">Figure </w:t>
        </w:r>
        <w:r>
          <w:fldChar w:fldCharType="begin"/>
        </w:r>
        <w:r>
          <w:instrText xml:space="preserve"> SEQ Figure \* ARABIC </w:instrText>
        </w:r>
      </w:ins>
      <w:r>
        <w:fldChar w:fldCharType="separate"/>
      </w:r>
      <w:ins w:id="237" w:author="Erin Richardson" w:date="2012-10-25T10:57:00Z">
        <w:r w:rsidR="00F10A7C">
          <w:rPr>
            <w:noProof/>
          </w:rPr>
          <w:t>8</w:t>
        </w:r>
      </w:ins>
      <w:ins w:id="238" w:author="Erin Richardson" w:date="2012-10-25T10:49:00Z">
        <w:r>
          <w:fldChar w:fldCharType="end"/>
        </w:r>
        <w:r>
          <w:t>: Create Xlink Dialog Box in the GUI Client</w:t>
        </w:r>
      </w:ins>
      <w:bookmarkEnd w:id="235"/>
    </w:p>
    <w:p w:rsidR="001D0311" w:rsidRPr="00F10A7C" w:rsidRDefault="001D0311">
      <w:pPr>
        <w:rPr>
          <w:ins w:id="239" w:author="Erin Richardson" w:date="2012-10-25T10:45:00Z"/>
        </w:rPr>
      </w:pPr>
      <w:ins w:id="240" w:author="Erin Richardson" w:date="2012-10-25T10:50:00Z">
        <w:r>
          <w:t>You’ll be able to configure the name of the Xlink and the target changeset of the Xlink. To select the target changeset, you</w:t>
        </w:r>
      </w:ins>
      <w:ins w:id="241" w:author="Erin Richardson" w:date="2012-10-25T10:51:00Z">
        <w:r>
          <w:t xml:space="preserve">’ll select the target Plastic SCM server, then a repository inside that server, and finally a changeset in the repository. In this dialog box, it is also possible to set the Writable and Relative Server </w:t>
        </w:r>
      </w:ins>
      <w:ins w:id="242" w:author="Erin Richardson" w:date="2012-10-25T10:52:00Z">
        <w:r>
          <w:t>options for the Xlink.</w:t>
        </w:r>
      </w:ins>
    </w:p>
    <w:p w:rsidR="001D0311" w:rsidRPr="001D0311" w:rsidRDefault="001D0311">
      <w:pPr>
        <w:pPrChange w:id="243" w:author="Erin Richardson" w:date="2012-10-25T10:45:00Z">
          <w:pPr>
            <w:pStyle w:val="Caption"/>
          </w:pPr>
        </w:pPrChange>
      </w:pPr>
    </w:p>
    <w:p w:rsidR="00087EEA" w:rsidRDefault="00087EEA" w:rsidP="00590462">
      <w:pPr>
        <w:pStyle w:val="Heading2"/>
      </w:pPr>
      <w:bookmarkStart w:id="244" w:name="_Toc338926347"/>
      <w:r>
        <w:t>Modifying an Xlink</w:t>
      </w:r>
      <w:ins w:id="245" w:author="Erin Richardson" w:date="2012-10-25T10:53:00Z">
        <w:r w:rsidR="00F10A7C">
          <w:t xml:space="preserve"> with the Command Line</w:t>
        </w:r>
      </w:ins>
      <w:bookmarkEnd w:id="244"/>
    </w:p>
    <w:p w:rsidR="00087EEA" w:rsidRDefault="00387CC6" w:rsidP="00590462">
      <w:r>
        <w:t xml:space="preserve">The target of an existing Xlink can be modified using the “-e” modifier of the xlink command. The syntax in this case is similar to the creation syntax, but the Xlink must exist </w:t>
      </w:r>
      <w:r>
        <w:lastRenderedPageBreak/>
        <w:t xml:space="preserve">already. The following example modifies an existing Xlink “component1” to point to changeset 5 on repository “mylibrary”. </w:t>
      </w:r>
    </w:p>
    <w:p w:rsidR="00387CC6" w:rsidRPr="00387CC6" w:rsidRDefault="00387CC6" w:rsidP="00590462">
      <w:pPr>
        <w:pStyle w:val="Code"/>
        <w:rPr>
          <w:lang w:val="es-ES_tradnl"/>
        </w:rPr>
      </w:pPr>
      <w:r w:rsidRPr="00387CC6">
        <w:rPr>
          <w:lang w:val="es-ES_tradnl"/>
        </w:rPr>
        <w:t>cm xlink –e component1 / 5@mylibrary</w:t>
      </w:r>
    </w:p>
    <w:p w:rsidR="00F10A7C" w:rsidRDefault="00F10A7C" w:rsidP="00590462">
      <w:pPr>
        <w:pStyle w:val="Heading2"/>
        <w:rPr>
          <w:ins w:id="246" w:author="Erin Richardson" w:date="2012-10-25T10:53:00Z"/>
        </w:rPr>
      </w:pPr>
      <w:bookmarkStart w:id="247" w:name="_Toc338926348"/>
      <w:ins w:id="248" w:author="Erin Richardson" w:date="2012-10-25T10:53:00Z">
        <w:r>
          <w:t>Modifying an Xlink with the GUI Client</w:t>
        </w:r>
        <w:bookmarkEnd w:id="247"/>
      </w:ins>
    </w:p>
    <w:p w:rsidR="00F10A7C" w:rsidRDefault="00F10A7C">
      <w:pPr>
        <w:rPr>
          <w:ins w:id="249" w:author="Erin Richardson" w:date="2012-10-25T10:55:00Z"/>
        </w:rPr>
        <w:pPrChange w:id="250" w:author="Erin Richardson" w:date="2012-10-25T10:53:00Z">
          <w:pPr>
            <w:pStyle w:val="Heading2"/>
          </w:pPr>
        </w:pPrChange>
      </w:pPr>
      <w:ins w:id="251" w:author="Erin Richardson" w:date="2012-10-25T10:54:00Z">
        <w:r>
          <w:t>Xlinks can also be modified using the</w:t>
        </w:r>
      </w:ins>
      <w:ins w:id="252" w:author="Erin Richardson" w:date="2012-10-25T10:55:00Z">
        <w:r>
          <w:t xml:space="preserve"> Plastic SCM</w:t>
        </w:r>
      </w:ins>
      <w:ins w:id="253" w:author="Erin Richardson" w:date="2012-10-25T10:54:00Z">
        <w:r>
          <w:t xml:space="preserve"> GUI client.</w:t>
        </w:r>
      </w:ins>
      <w:ins w:id="254" w:author="Erin Richardson" w:date="2012-10-25T10:55:00Z">
        <w:r>
          <w:t xml:space="preserve"> When you right-click on an existing Xlink, the following context menu will pop up:</w:t>
        </w:r>
      </w:ins>
    </w:p>
    <w:p w:rsidR="00F10A7C" w:rsidRDefault="00F10A7C">
      <w:pPr>
        <w:keepNext/>
        <w:jc w:val="center"/>
        <w:rPr>
          <w:ins w:id="255" w:author="Erin Richardson" w:date="2012-10-25T10:56:00Z"/>
        </w:rPr>
        <w:pPrChange w:id="256" w:author="Erin Richardson" w:date="2012-10-25T10:56:00Z">
          <w:pPr>
            <w:jc w:val="center"/>
          </w:pPr>
        </w:pPrChange>
      </w:pPr>
      <w:ins w:id="257" w:author="Erin Richardson" w:date="2012-10-25T10:55:00Z">
        <w:r>
          <w:rPr>
            <w:noProof/>
          </w:rPr>
          <w:drawing>
            <wp:inline distT="0" distB="0" distL="0" distR="0" wp14:anchorId="77922E88" wp14:editId="3E1014E9">
              <wp:extent cx="4324350" cy="29337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link_004.png"/>
                      <pic:cNvPicPr/>
                    </pic:nvPicPr>
                    <pic:blipFill>
                      <a:blip r:embed="rId26">
                        <a:extLst>
                          <a:ext uri="{28A0092B-C50C-407E-A947-70E740481C1C}">
                            <a14:useLocalDpi xmlns:a14="http://schemas.microsoft.com/office/drawing/2010/main" val="0"/>
                          </a:ext>
                        </a:extLst>
                      </a:blip>
                      <a:stretch>
                        <a:fillRect/>
                      </a:stretch>
                    </pic:blipFill>
                    <pic:spPr>
                      <a:xfrm>
                        <a:off x="0" y="0"/>
                        <a:ext cx="4324350" cy="2933700"/>
                      </a:xfrm>
                      <a:prstGeom prst="rect">
                        <a:avLst/>
                      </a:prstGeom>
                      <a:ln>
                        <a:solidFill>
                          <a:schemeClr val="tx1"/>
                        </a:solidFill>
                      </a:ln>
                    </pic:spPr>
                  </pic:pic>
                </a:graphicData>
              </a:graphic>
            </wp:inline>
          </w:drawing>
        </w:r>
      </w:ins>
    </w:p>
    <w:p w:rsidR="00F10A7C" w:rsidRDefault="00F10A7C">
      <w:pPr>
        <w:pStyle w:val="Caption"/>
        <w:rPr>
          <w:ins w:id="258" w:author="Erin Richardson" w:date="2012-10-25T10:56:00Z"/>
        </w:rPr>
        <w:pPrChange w:id="259" w:author="Erin Richardson" w:date="2012-10-25T10:56:00Z">
          <w:pPr>
            <w:pStyle w:val="Heading2"/>
          </w:pPr>
        </w:pPrChange>
      </w:pPr>
      <w:bookmarkStart w:id="260" w:name="_Toc338926365"/>
      <w:ins w:id="261" w:author="Erin Richardson" w:date="2012-10-25T10:56:00Z">
        <w:r>
          <w:t xml:space="preserve">Figure </w:t>
        </w:r>
        <w:r>
          <w:fldChar w:fldCharType="begin"/>
        </w:r>
        <w:r>
          <w:instrText xml:space="preserve"> SEQ Figure \* ARABIC </w:instrText>
        </w:r>
      </w:ins>
      <w:r>
        <w:fldChar w:fldCharType="separate"/>
      </w:r>
      <w:ins w:id="262" w:author="Erin Richardson" w:date="2012-10-25T10:57:00Z">
        <w:r>
          <w:rPr>
            <w:noProof/>
          </w:rPr>
          <w:t>9</w:t>
        </w:r>
      </w:ins>
      <w:ins w:id="263" w:author="Erin Richardson" w:date="2012-10-25T10:56:00Z">
        <w:r>
          <w:fldChar w:fldCharType="end"/>
        </w:r>
        <w:r>
          <w:t>: Editing an Xlink in the GUI Client</w:t>
        </w:r>
        <w:bookmarkEnd w:id="260"/>
      </w:ins>
    </w:p>
    <w:p w:rsidR="00F10A7C" w:rsidRDefault="00F10A7C">
      <w:pPr>
        <w:rPr>
          <w:ins w:id="264" w:author="Erin Richardson" w:date="2012-10-25T10:56:00Z"/>
        </w:rPr>
        <w:pPrChange w:id="265" w:author="Erin Richardson" w:date="2012-10-25T10:56:00Z">
          <w:pPr>
            <w:pStyle w:val="Heading2"/>
          </w:pPr>
        </w:pPrChange>
      </w:pPr>
      <w:ins w:id="266" w:author="Erin Richardson" w:date="2012-10-25T10:56:00Z">
        <w:r>
          <w:t>When you click this option, a dialog box will pop up.</w:t>
        </w:r>
      </w:ins>
    </w:p>
    <w:p w:rsidR="00F10A7C" w:rsidRDefault="00F10A7C">
      <w:pPr>
        <w:keepNext/>
        <w:jc w:val="center"/>
        <w:rPr>
          <w:ins w:id="267" w:author="Erin Richardson" w:date="2012-10-25T10:57:00Z"/>
        </w:rPr>
        <w:pPrChange w:id="268" w:author="Erin Richardson" w:date="2012-10-25T10:57:00Z">
          <w:pPr>
            <w:jc w:val="center"/>
          </w:pPr>
        </w:pPrChange>
      </w:pPr>
      <w:ins w:id="269" w:author="Erin Richardson" w:date="2012-10-25T10:56:00Z">
        <w:r>
          <w:rPr>
            <w:noProof/>
          </w:rPr>
          <w:lastRenderedPageBreak/>
          <w:drawing>
            <wp:inline distT="0" distB="0" distL="0" distR="0" wp14:anchorId="09FF1214" wp14:editId="19653E2B">
              <wp:extent cx="4124325" cy="6029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ink_001.png"/>
                      <pic:cNvPicPr/>
                    </pic:nvPicPr>
                    <pic:blipFill>
                      <a:blip r:embed="rId27">
                        <a:extLst>
                          <a:ext uri="{28A0092B-C50C-407E-A947-70E740481C1C}">
                            <a14:useLocalDpi xmlns:a14="http://schemas.microsoft.com/office/drawing/2010/main" val="0"/>
                          </a:ext>
                        </a:extLst>
                      </a:blip>
                      <a:stretch>
                        <a:fillRect/>
                      </a:stretch>
                    </pic:blipFill>
                    <pic:spPr>
                      <a:xfrm>
                        <a:off x="0" y="0"/>
                        <a:ext cx="4124325" cy="6029325"/>
                      </a:xfrm>
                      <a:prstGeom prst="rect">
                        <a:avLst/>
                      </a:prstGeom>
                    </pic:spPr>
                  </pic:pic>
                </a:graphicData>
              </a:graphic>
            </wp:inline>
          </w:drawing>
        </w:r>
      </w:ins>
    </w:p>
    <w:p w:rsidR="00F10A7C" w:rsidRDefault="00F10A7C">
      <w:pPr>
        <w:pStyle w:val="Caption"/>
        <w:rPr>
          <w:ins w:id="270" w:author="Erin Richardson" w:date="2012-10-25T10:56:00Z"/>
        </w:rPr>
        <w:pPrChange w:id="271" w:author="Erin Richardson" w:date="2012-10-25T10:57:00Z">
          <w:pPr>
            <w:pStyle w:val="Heading2"/>
          </w:pPr>
        </w:pPrChange>
      </w:pPr>
      <w:bookmarkStart w:id="272" w:name="_Toc338926366"/>
      <w:ins w:id="273" w:author="Erin Richardson" w:date="2012-10-25T10:57:00Z">
        <w:r>
          <w:t xml:space="preserve">Figure </w:t>
        </w:r>
        <w:r>
          <w:fldChar w:fldCharType="begin"/>
        </w:r>
        <w:r>
          <w:instrText xml:space="preserve"> SEQ Figure \* ARABIC </w:instrText>
        </w:r>
      </w:ins>
      <w:r>
        <w:fldChar w:fldCharType="separate"/>
      </w:r>
      <w:ins w:id="274" w:author="Erin Richardson" w:date="2012-10-25T10:57:00Z">
        <w:r>
          <w:rPr>
            <w:noProof/>
          </w:rPr>
          <w:t>10</w:t>
        </w:r>
        <w:r>
          <w:fldChar w:fldCharType="end"/>
        </w:r>
        <w:r>
          <w:t>: Editing an Xlink Dialog Box</w:t>
        </w:r>
      </w:ins>
      <w:bookmarkEnd w:id="272"/>
    </w:p>
    <w:p w:rsidR="00F10A7C" w:rsidRDefault="00F10A7C" w:rsidP="00F10A7C">
      <w:pPr>
        <w:rPr>
          <w:ins w:id="275" w:author="Erin Richardson" w:date="2012-10-25T10:58:00Z"/>
        </w:rPr>
      </w:pPr>
      <w:ins w:id="276" w:author="Erin Richardson" w:date="2012-10-25T10:57:00Z">
        <w:r>
          <w:t>You’ll be able to configure the name of the Xlink and the target changeset of the Xlink. To select the target changeset, you’ll select the target Plastic SCM server, then a repository inside that server, and finally a changeset in the repository. In this dialog box, it is also possible to set the Writable and Relative Server options for the Xlink.</w:t>
        </w:r>
      </w:ins>
    </w:p>
    <w:p w:rsidR="00F10A7C" w:rsidRPr="0098408F" w:rsidRDefault="00F10A7C" w:rsidP="00F10A7C">
      <w:pPr>
        <w:rPr>
          <w:ins w:id="277" w:author="Erin Richardson" w:date="2012-10-25T10:57:00Z"/>
        </w:rPr>
      </w:pPr>
      <w:ins w:id="278" w:author="Erin Richardson" w:date="2012-10-25T10:58:00Z">
        <w:r>
          <w:t>Please note that when editing Read-Only Xlinks, the name cannot be changed. The rest of the properties (target server, repository, changeset, writable, and relative server can be modified. When editing a writable Xlink, only the target changeset can be modified, as you see above.</w:t>
        </w:r>
      </w:ins>
    </w:p>
    <w:p w:rsidR="00F10A7C" w:rsidRDefault="00F10A7C">
      <w:pPr>
        <w:rPr>
          <w:ins w:id="279" w:author="Erin Richardson" w:date="2012-10-25T10:57:00Z"/>
        </w:rPr>
        <w:pPrChange w:id="280" w:author="Erin Richardson" w:date="2012-10-25T10:56:00Z">
          <w:pPr>
            <w:pStyle w:val="Heading2"/>
          </w:pPr>
        </w:pPrChange>
      </w:pPr>
    </w:p>
    <w:p w:rsidR="00F10A7C" w:rsidRDefault="00F10A7C">
      <w:pPr>
        <w:rPr>
          <w:ins w:id="281" w:author="Erin Richardson" w:date="2012-10-25T10:57:00Z"/>
        </w:rPr>
        <w:pPrChange w:id="282" w:author="Erin Richardson" w:date="2012-10-25T10:56:00Z">
          <w:pPr>
            <w:pStyle w:val="Heading2"/>
          </w:pPr>
        </w:pPrChange>
      </w:pPr>
    </w:p>
    <w:p w:rsidR="00F10A7C" w:rsidRPr="00F10A7C" w:rsidRDefault="00F10A7C">
      <w:pPr>
        <w:rPr>
          <w:ins w:id="283" w:author="Erin Richardson" w:date="2012-10-25T10:53:00Z"/>
        </w:rPr>
        <w:pPrChange w:id="284" w:author="Erin Richardson" w:date="2012-10-25T10:56:00Z">
          <w:pPr>
            <w:pStyle w:val="Heading2"/>
          </w:pPr>
        </w:pPrChange>
      </w:pPr>
    </w:p>
    <w:p w:rsidR="00FC5C6E" w:rsidRDefault="00FC5C6E">
      <w:pPr>
        <w:pStyle w:val="Heading2"/>
      </w:pPr>
      <w:bookmarkStart w:id="285" w:name="_Toc338926349"/>
      <w:r>
        <w:t>Exploring the Xlinked repository</w:t>
      </w:r>
      <w:bookmarkEnd w:id="285"/>
    </w:p>
    <w:p w:rsidR="00A279EF" w:rsidRPr="00A279EF" w:rsidRDefault="00A279EF" w:rsidP="00590462">
      <w:r w:rsidRPr="00A279EF">
        <w:t xml:space="preserve">The Plastic SCM GUI views that you can open in the left options tree display the information of the top-level repository loaded in the workspace. But it may be desirable to see the Branch Explorer or the Changesets views of an Xlinked repository. </w:t>
      </w:r>
    </w:p>
    <w:p w:rsidR="00A279EF" w:rsidRPr="00A279EF" w:rsidRDefault="00A279EF" w:rsidP="00590462">
      <w:r w:rsidRPr="00A279EF">
        <w:t>The items view makes this easy through the “Repository” submenu. When you right click on an item inside an Xlinked repository</w:t>
      </w:r>
      <w:r>
        <w:t xml:space="preserve">, the “Repository” submenu lets you open the most important views for the repository where the item is located: i.e. the Xlinked repository. For your convenience, the first entry in the menu contains the repository name of the item. </w:t>
      </w:r>
    </w:p>
    <w:p w:rsidR="00A279EF" w:rsidRDefault="00A279EF" w:rsidP="00590462">
      <w:pPr>
        <w:keepNext/>
        <w:jc w:val="center"/>
      </w:pPr>
      <w:r>
        <w:object w:dxaOrig="13454" w:dyaOrig="5291">
          <v:shape id="_x0000_i1030" type="#_x0000_t75" style="width:467.55pt;height:183.85pt" o:ole="">
            <v:imagedata r:id="rId28" o:title=""/>
          </v:shape>
          <o:OLEObject Type="Embed" ProgID="Visio.Drawing.11" ShapeID="_x0000_i1030" DrawAspect="Content" ObjectID="_1412668601" r:id="rId29"/>
        </w:object>
      </w:r>
    </w:p>
    <w:p w:rsidR="00A279EF" w:rsidRPr="00FC5C6E" w:rsidRDefault="00A279EF" w:rsidP="00590462">
      <w:pPr>
        <w:pStyle w:val="Caption"/>
        <w:rPr>
          <w:color w:val="FF0000"/>
        </w:rPr>
      </w:pPr>
      <w:bookmarkStart w:id="286" w:name="_Toc338926367"/>
      <w:r>
        <w:t xml:space="preserve">Figure </w:t>
      </w:r>
      <w:fldSimple w:instr=" SEQ Figure \* ARABIC ">
        <w:ins w:id="287" w:author="Erin Richardson" w:date="2012-10-25T10:57:00Z">
          <w:r w:rsidR="00F10A7C">
            <w:rPr>
              <w:noProof/>
            </w:rPr>
            <w:t>11</w:t>
          </w:r>
        </w:ins>
        <w:del w:id="288" w:author="Erin Richardson" w:date="2012-10-25T10:46:00Z">
          <w:r w:rsidR="00C90C2F" w:rsidDel="001D0311">
            <w:rPr>
              <w:noProof/>
            </w:rPr>
            <w:delText>7</w:delText>
          </w:r>
        </w:del>
      </w:fldSimple>
      <w:r>
        <w:t>: Repository menu for an item in an Xlinked repository</w:t>
      </w:r>
      <w:bookmarkEnd w:id="286"/>
    </w:p>
    <w:p w:rsidR="000D0336" w:rsidRDefault="00590462" w:rsidP="00590462">
      <w:pPr>
        <w:pStyle w:val="Heading1"/>
      </w:pPr>
      <w:r>
        <w:lastRenderedPageBreak/>
        <w:br/>
      </w:r>
      <w:bookmarkStart w:id="289" w:name="_Toc338926350"/>
      <w:r w:rsidR="000D0336">
        <w:t>Types of Xlinks</w:t>
      </w:r>
      <w:bookmarkEnd w:id="289"/>
    </w:p>
    <w:p w:rsidR="00297035" w:rsidRDefault="00297035" w:rsidP="00590462">
      <w:r>
        <w:t xml:space="preserve">If you try to make a change in any item of the mounted Xlink, you’ll get an error stating “It is not possible to make changes on a read-only xlink”. This is the case because the example used a </w:t>
      </w:r>
      <w:r w:rsidRPr="00104259">
        <w:rPr>
          <w:rStyle w:val="GlossaryTerm"/>
        </w:rPr>
        <w:t>read-only Xlink</w:t>
      </w:r>
      <w:r>
        <w:t xml:space="preserve">. </w:t>
      </w:r>
    </w:p>
    <w:p w:rsidR="000D0336" w:rsidRDefault="000D0336" w:rsidP="00590462">
      <w:r>
        <w:t xml:space="preserve">You can create two different types of Xlinks, depending on what you want to do with the target repository: </w:t>
      </w:r>
    </w:p>
    <w:p w:rsidR="000D0336" w:rsidRDefault="000D0336" w:rsidP="00590462">
      <w:pPr>
        <w:pStyle w:val="ListParagraph"/>
        <w:numPr>
          <w:ilvl w:val="0"/>
          <w:numId w:val="19"/>
        </w:numPr>
      </w:pPr>
      <w:r w:rsidRPr="000C195B">
        <w:rPr>
          <w:b/>
        </w:rPr>
        <w:t>Read-only Xlinks</w:t>
      </w:r>
      <w:r>
        <w:t xml:space="preserve"> are recommended for situations where you are the user of an existing component, but you don’t influence its development. In the sample above, you were </w:t>
      </w:r>
      <w:r w:rsidRPr="00104259">
        <w:rPr>
          <w:i/>
        </w:rPr>
        <w:t>Xlinking</w:t>
      </w:r>
      <w:r>
        <w:t xml:space="preserve"> an existing library and only calling it from your project, but </w:t>
      </w:r>
      <w:r w:rsidRPr="000C195B">
        <w:rPr>
          <w:i/>
        </w:rPr>
        <w:t>not making any changes to it</w:t>
      </w:r>
      <w:r>
        <w:t xml:space="preserve">. </w:t>
      </w:r>
    </w:p>
    <w:p w:rsidR="000D0336" w:rsidRPr="000D0336" w:rsidRDefault="000D0336" w:rsidP="00590462">
      <w:pPr>
        <w:pStyle w:val="ListParagraph"/>
        <w:numPr>
          <w:ilvl w:val="0"/>
          <w:numId w:val="19"/>
        </w:numPr>
      </w:pPr>
      <w:r w:rsidRPr="000C195B">
        <w:rPr>
          <w:b/>
        </w:rPr>
        <w:t>Writable Xlinks</w:t>
      </w:r>
      <w:r>
        <w:t>, on the oth</w:t>
      </w:r>
      <w:r w:rsidR="00297035">
        <w:t>er hand, let you make changes inside</w:t>
      </w:r>
      <w:r>
        <w:t xml:space="preserve"> the Xlinked repository. </w:t>
      </w:r>
      <w:r w:rsidR="00297035">
        <w:t xml:space="preserve">They are described in the next section. </w:t>
      </w:r>
    </w:p>
    <w:p w:rsidR="000B3BA8" w:rsidRDefault="007E268C" w:rsidP="00A657E9">
      <w:pPr>
        <w:pStyle w:val="Heading2"/>
      </w:pPr>
      <w:bookmarkStart w:id="290" w:name="_Toc338926351"/>
      <w:r>
        <w:t>Writable Xlinks</w:t>
      </w:r>
      <w:bookmarkEnd w:id="290"/>
    </w:p>
    <w:p w:rsidR="00297035" w:rsidRDefault="00297035" w:rsidP="00A657E9">
      <w:r>
        <w:t>Writable Xlinks</w:t>
      </w:r>
      <w:r w:rsidR="001046F0">
        <w:t xml:space="preserve"> (or WXlinks)</w:t>
      </w:r>
      <w:r>
        <w:t xml:space="preserve"> let you perform changes in the Xli</w:t>
      </w:r>
      <w:r w:rsidR="001046F0">
        <w:t>nked repository. But, where do these</w:t>
      </w:r>
      <w:r>
        <w:t xml:space="preserve"> change</w:t>
      </w:r>
      <w:r w:rsidR="001046F0">
        <w:t>s</w:t>
      </w:r>
      <w:r>
        <w:t xml:space="preserve"> </w:t>
      </w:r>
      <w:r w:rsidR="005B2C5D">
        <w:t>fit</w:t>
      </w:r>
      <w:r>
        <w:t xml:space="preserve"> in the new repository? Imagine a simple example in which your top level repository is again “</w:t>
      </w:r>
      <w:r w:rsidR="00D917D3">
        <w:t>P</w:t>
      </w:r>
      <w:r>
        <w:t>rojectX</w:t>
      </w:r>
      <w:r w:rsidR="005B2C5D">
        <w:t>” and your Xlinked</w:t>
      </w:r>
      <w:r>
        <w:t xml:space="preserve"> repository </w:t>
      </w:r>
      <w:r w:rsidR="005B2C5D">
        <w:t xml:space="preserve">is </w:t>
      </w:r>
      <w:r>
        <w:t>called MyLibrary. The “ProjectX” branch you are using in your workspace is “/main/task0127”</w:t>
      </w:r>
      <w:r w:rsidR="00FC5C6E">
        <w:t>, but this branch doesn’t exist in “MyLibrary”. If you try to make a change in that repository, where does the change go?</w:t>
      </w:r>
    </w:p>
    <w:p w:rsidR="004C6B08" w:rsidRDefault="00AB034B" w:rsidP="00A657E9">
      <w:pPr>
        <w:keepNext/>
        <w:jc w:val="center"/>
      </w:pPr>
      <w:r>
        <w:object w:dxaOrig="10292" w:dyaOrig="3908">
          <v:shape id="_x0000_i1031" type="#_x0000_t75" style="width:467.75pt;height:177.8pt" o:ole="">
            <v:imagedata r:id="rId30" o:title=""/>
          </v:shape>
          <o:OLEObject Type="Embed" ProgID="Visio.Drawing.11" ShapeID="_x0000_i1031" DrawAspect="Content" ObjectID="_1412668602" r:id="rId31"/>
        </w:object>
      </w:r>
    </w:p>
    <w:p w:rsidR="00FC5C6E" w:rsidRPr="00FC5C6E" w:rsidRDefault="004C6B08" w:rsidP="00A657E9">
      <w:pPr>
        <w:pStyle w:val="Caption"/>
        <w:rPr>
          <w:color w:val="FF0000"/>
        </w:rPr>
      </w:pPr>
      <w:bookmarkStart w:id="291" w:name="_Toc338926368"/>
      <w:r>
        <w:t xml:space="preserve">Figure </w:t>
      </w:r>
      <w:fldSimple w:instr=" SEQ Figure \* ARABIC ">
        <w:ins w:id="292" w:author="Erin Richardson" w:date="2012-10-25T10:57:00Z">
          <w:r w:rsidR="00F10A7C">
            <w:rPr>
              <w:noProof/>
            </w:rPr>
            <w:t>12</w:t>
          </w:r>
        </w:ins>
        <w:del w:id="293" w:author="Erin Richardson" w:date="2012-10-25T10:46:00Z">
          <w:r w:rsidR="00C90C2F" w:rsidDel="001D0311">
            <w:rPr>
              <w:noProof/>
            </w:rPr>
            <w:delText>8</w:delText>
          </w:r>
        </w:del>
      </w:fldSimple>
      <w:r>
        <w:t>: Writable Xlink sample</w:t>
      </w:r>
      <w:r w:rsidR="002A5924">
        <w:t xml:space="preserve"> scenario</w:t>
      </w:r>
      <w:bookmarkEnd w:id="291"/>
    </w:p>
    <w:p w:rsidR="00FC5C6E" w:rsidRPr="00104259" w:rsidRDefault="00FC5C6E" w:rsidP="00A657E9">
      <w:pPr>
        <w:pStyle w:val="Heading3"/>
      </w:pPr>
      <w:bookmarkStart w:id="294" w:name="_Toc338926352"/>
      <w:r>
        <w:t>Branch auto-expansion</w:t>
      </w:r>
      <w:bookmarkEnd w:id="294"/>
    </w:p>
    <w:p w:rsidR="00FC5C6E" w:rsidRDefault="00FC5C6E" w:rsidP="00A657E9">
      <w:r>
        <w:t xml:space="preserve">Xlinks solve this problem with a feature called </w:t>
      </w:r>
      <w:r w:rsidRPr="00FC5C6E">
        <w:rPr>
          <w:rStyle w:val="GlossaryTerm"/>
        </w:rPr>
        <w:t>Branch Auto-expansion</w:t>
      </w:r>
      <w:r>
        <w:t xml:space="preserve">. </w:t>
      </w:r>
      <w:r w:rsidR="00AB034B">
        <w:t>Now you add a new file in “Changes_on_127.txt” in your workspace, in the /component1 directory</w:t>
      </w:r>
      <w:r w:rsidR="00E877F1">
        <w:t>, or make any other change to existing files</w:t>
      </w:r>
      <w:r w:rsidR="00AB034B">
        <w:t xml:space="preserve">. </w:t>
      </w:r>
      <w:r>
        <w:t>Several things happen when you che</w:t>
      </w:r>
      <w:r w:rsidR="0011428E">
        <w:t xml:space="preserve">ckin </w:t>
      </w:r>
      <w:r w:rsidR="00AB034B">
        <w:t>the</w:t>
      </w:r>
      <w:r w:rsidR="0011428E">
        <w:t xml:space="preserve"> change in this scenario. </w:t>
      </w:r>
      <w:r w:rsidR="0011428E">
        <w:fldChar w:fldCharType="begin"/>
      </w:r>
      <w:r w:rsidR="0011428E">
        <w:instrText xml:space="preserve"> REF _Ref317853731 \h </w:instrText>
      </w:r>
      <w:r w:rsidR="0011428E">
        <w:fldChar w:fldCharType="separate"/>
      </w:r>
      <w:r w:rsidR="0011428E">
        <w:t xml:space="preserve">Figure </w:t>
      </w:r>
      <w:r w:rsidR="0011428E">
        <w:rPr>
          <w:noProof/>
        </w:rPr>
        <w:t>9</w:t>
      </w:r>
      <w:r w:rsidR="0011428E">
        <w:fldChar w:fldCharType="end"/>
      </w:r>
      <w:r w:rsidR="0011428E">
        <w:t xml:space="preserve"> summarizes the result. </w:t>
      </w:r>
    </w:p>
    <w:p w:rsidR="00FC5C6E" w:rsidRDefault="00FC5C6E" w:rsidP="00A657E9">
      <w:pPr>
        <w:pStyle w:val="ListParagraph"/>
        <w:numPr>
          <w:ilvl w:val="0"/>
          <w:numId w:val="20"/>
        </w:numPr>
      </w:pPr>
      <w:r>
        <w:t>Plastic SCM will automatica</w:t>
      </w:r>
      <w:r w:rsidR="00F43518">
        <w:t>lly create a new branch in the X</w:t>
      </w:r>
      <w:r>
        <w:t>linked repository with the same name as the branch in the parent repository</w:t>
      </w:r>
      <w:r w:rsidR="00021D5A">
        <w:t xml:space="preserve"> (“task0127”)</w:t>
      </w:r>
      <w:r w:rsidR="00F43518">
        <w:t>. The</w:t>
      </w:r>
      <w:r>
        <w:t xml:space="preserve"> branch base </w:t>
      </w:r>
      <w:r w:rsidR="00F43518">
        <w:t xml:space="preserve">is </w:t>
      </w:r>
      <w:r>
        <w:t>set to the changese</w:t>
      </w:r>
      <w:r w:rsidR="00021D5A">
        <w:t>t where the Xlink was pointing (changeset number 1 in repository “MyLibrary”).</w:t>
      </w:r>
      <w:r w:rsidR="00310933">
        <w:t xml:space="preserve"> This is the “branch auto-expansion”.</w:t>
      </w:r>
    </w:p>
    <w:p w:rsidR="00FC5C6E" w:rsidRDefault="00F808F1" w:rsidP="00A657E9">
      <w:pPr>
        <w:pStyle w:val="ListParagraph"/>
        <w:numPr>
          <w:ilvl w:val="0"/>
          <w:numId w:val="20"/>
        </w:numPr>
      </w:pPr>
      <w:r>
        <w:t>In “MyLibrary” repository, a new changeset</w:t>
      </w:r>
      <w:r w:rsidR="00FC5C6E">
        <w:t xml:space="preserve"> is created in the new branch</w:t>
      </w:r>
      <w:r>
        <w:t xml:space="preserve"> with the added file. </w:t>
      </w:r>
      <w:r w:rsidR="003A4B75">
        <w:t>(changeset number 2 in “MyLibrary”</w:t>
      </w:r>
      <w:r w:rsidR="00310933">
        <w:t>, inside “task0127” branch</w:t>
      </w:r>
      <w:r w:rsidR="003A4B75">
        <w:t>)</w:t>
      </w:r>
      <w:r w:rsidR="004119C9">
        <w:t>.</w:t>
      </w:r>
    </w:p>
    <w:p w:rsidR="00FC5C6E" w:rsidRDefault="00057F6C" w:rsidP="00A657E9">
      <w:pPr>
        <w:pStyle w:val="ListParagraph"/>
        <w:numPr>
          <w:ilvl w:val="0"/>
          <w:numId w:val="20"/>
        </w:numPr>
      </w:pPr>
      <w:r>
        <w:t>In “Pr</w:t>
      </w:r>
      <w:r w:rsidR="00E86C6F">
        <w:t>o</w:t>
      </w:r>
      <w:r>
        <w:t>jectX” repository, t</w:t>
      </w:r>
      <w:r w:rsidR="00FC5C6E">
        <w:t>he Xlink is modified to point to the new changeset in the xlinked repository</w:t>
      </w:r>
      <w:r w:rsidR="0011428E">
        <w:t>. As a result of this</w:t>
      </w:r>
      <w:r>
        <w:t>,</w:t>
      </w:r>
      <w:r w:rsidR="0011428E">
        <w:t xml:space="preserve"> a new changeset</w:t>
      </w:r>
      <w:r w:rsidR="003A4B75">
        <w:t xml:space="preserve"> is created as well in repository “ProjectX” (changeset number </w:t>
      </w:r>
      <w:r w:rsidR="00602A56">
        <w:t>3</w:t>
      </w:r>
      <w:r w:rsidR="003A4B75">
        <w:t xml:space="preserve"> in ProjectX repo).</w:t>
      </w:r>
    </w:p>
    <w:p w:rsidR="0011428E" w:rsidRDefault="00AB034B" w:rsidP="00A657E9">
      <w:pPr>
        <w:keepNext/>
        <w:jc w:val="center"/>
      </w:pPr>
      <w:r>
        <w:object w:dxaOrig="10292" w:dyaOrig="4962">
          <v:shape id="_x0000_i1032" type="#_x0000_t75" style="width:467.75pt;height:225.75pt" o:ole="">
            <v:imagedata r:id="rId32" o:title=""/>
          </v:shape>
          <o:OLEObject Type="Embed" ProgID="Visio.Drawing.11" ShapeID="_x0000_i1032" DrawAspect="Content" ObjectID="_1412668603" r:id="rId33"/>
        </w:object>
      </w:r>
    </w:p>
    <w:p w:rsidR="00FC5C6E" w:rsidRDefault="0011428E" w:rsidP="00A657E9">
      <w:pPr>
        <w:pStyle w:val="Caption"/>
      </w:pPr>
      <w:bookmarkStart w:id="295" w:name="_Ref317853731"/>
      <w:bookmarkStart w:id="296" w:name="_Toc338926369"/>
      <w:r>
        <w:t xml:space="preserve">Figure </w:t>
      </w:r>
      <w:fldSimple w:instr=" SEQ Figure \* ARABIC ">
        <w:ins w:id="297" w:author="Erin Richardson" w:date="2012-10-25T10:57:00Z">
          <w:r w:rsidR="00F10A7C">
            <w:rPr>
              <w:noProof/>
            </w:rPr>
            <w:t>13</w:t>
          </w:r>
        </w:ins>
        <w:del w:id="298" w:author="Erin Richardson" w:date="2012-10-25T10:46:00Z">
          <w:r w:rsidR="00C90C2F" w:rsidDel="001D0311">
            <w:rPr>
              <w:noProof/>
            </w:rPr>
            <w:delText>9</w:delText>
          </w:r>
        </w:del>
      </w:fldSimple>
      <w:bookmarkEnd w:id="295"/>
      <w:r>
        <w:t>: Change checked in with a Writable Xlink</w:t>
      </w:r>
      <w:bookmarkEnd w:id="296"/>
    </w:p>
    <w:p w:rsidR="00481CC8" w:rsidRDefault="00481CC8" w:rsidP="00A657E9">
      <w:r>
        <w:t xml:space="preserve">So, indeed, two different changesets have been created, one in “ProjectX” and another one in “MyLibrary”. If you double click changeset 3 in the Branch Explorer to compare its changes, you’ll see that the Plastic SCM GUI displays not only the change in “ProjectX” but also the changes in the Xlinked repository. </w:t>
      </w:r>
      <w:r>
        <w:fldChar w:fldCharType="begin"/>
      </w:r>
      <w:r>
        <w:instrText xml:space="preserve"> REF _Ref317858957 \h </w:instrText>
      </w:r>
      <w:r>
        <w:fldChar w:fldCharType="separate"/>
      </w:r>
      <w:r>
        <w:t xml:space="preserve">Figure </w:t>
      </w:r>
      <w:r>
        <w:rPr>
          <w:noProof/>
        </w:rPr>
        <w:t>10</w:t>
      </w:r>
      <w:r>
        <w:fldChar w:fldCharType="end"/>
      </w:r>
      <w:r>
        <w:t xml:space="preserve"> shows this. </w:t>
      </w:r>
    </w:p>
    <w:p w:rsidR="00481CC8" w:rsidRDefault="00481CC8" w:rsidP="00A657E9">
      <w:r>
        <w:t xml:space="preserve">Note that there are two changesets in this </w:t>
      </w:r>
      <w:r w:rsidR="00F15BB6">
        <w:t>scenario, each on its own repository</w:t>
      </w:r>
      <w:r>
        <w:t xml:space="preserve">, but the “Compare changeset content” is displaying them together for your convenience. </w:t>
      </w:r>
    </w:p>
    <w:p w:rsidR="00481CC8" w:rsidRDefault="00481CC8" w:rsidP="00A657E9">
      <w:pPr>
        <w:keepNext/>
        <w:jc w:val="center"/>
      </w:pPr>
      <w:r>
        <w:object w:dxaOrig="15450" w:dyaOrig="8235">
          <v:shape id="_x0000_i1033" type="#_x0000_t75" style="width:467.35pt;height:249.1pt" o:ole="">
            <v:imagedata r:id="rId34" o:title=""/>
          </v:shape>
          <o:OLEObject Type="Embed" ProgID="Visio.Drawing.11" ShapeID="_x0000_i1033" DrawAspect="Content" ObjectID="_1412668604" r:id="rId35"/>
        </w:object>
      </w:r>
    </w:p>
    <w:p w:rsidR="004B4A53" w:rsidRDefault="00481CC8" w:rsidP="00A657E9">
      <w:pPr>
        <w:pStyle w:val="Caption"/>
      </w:pPr>
      <w:bookmarkStart w:id="299" w:name="_Ref317858957"/>
      <w:bookmarkStart w:id="300" w:name="_Toc338926370"/>
      <w:r>
        <w:t xml:space="preserve">Figure </w:t>
      </w:r>
      <w:fldSimple w:instr=" SEQ Figure \* ARABIC ">
        <w:ins w:id="301" w:author="Erin Richardson" w:date="2012-10-25T10:57:00Z">
          <w:r w:rsidR="00F10A7C">
            <w:rPr>
              <w:noProof/>
            </w:rPr>
            <w:t>14</w:t>
          </w:r>
        </w:ins>
        <w:del w:id="302" w:author="Erin Richardson" w:date="2012-10-25T10:46:00Z">
          <w:r w:rsidR="00C90C2F" w:rsidDel="001D0311">
            <w:rPr>
              <w:noProof/>
            </w:rPr>
            <w:delText>10</w:delText>
          </w:r>
        </w:del>
      </w:fldSimple>
      <w:bookmarkEnd w:id="299"/>
      <w:r>
        <w:t>: Diff changeset contents shows changes in Xlinked repositories</w:t>
      </w:r>
      <w:bookmarkEnd w:id="300"/>
    </w:p>
    <w:p w:rsidR="0035342E" w:rsidRDefault="0035342E" w:rsidP="00A657E9">
      <w:pPr>
        <w:rPr>
          <w:rStyle w:val="Strong"/>
        </w:rPr>
      </w:pPr>
      <w:r w:rsidRPr="0040168C">
        <w:rPr>
          <w:rStyle w:val="Strong"/>
        </w:rPr>
        <w:lastRenderedPageBreak/>
        <w:t xml:space="preserve">Branch auto-expansion is designed so that you can do all your operations on the workspace and they are auto-expanded to any Writable-Xlinks you have in your repository. Later sections will explain how merge, for instance, is auto-expanded as well to the Writable-Xlinked repositories. </w:t>
      </w:r>
      <w:r w:rsidR="0040168C">
        <w:rPr>
          <w:rStyle w:val="Strong"/>
        </w:rPr>
        <w:t>T</w:t>
      </w:r>
      <w:r w:rsidR="0040168C" w:rsidRPr="0040168C">
        <w:rPr>
          <w:rStyle w:val="Strong"/>
        </w:rPr>
        <w:t>he overall goal of this design is that the user c</w:t>
      </w:r>
      <w:r w:rsidR="0040168C">
        <w:rPr>
          <w:rStyle w:val="Strong"/>
        </w:rPr>
        <w:t>ould</w:t>
      </w:r>
      <w:r w:rsidR="0040168C" w:rsidRPr="0040168C">
        <w:rPr>
          <w:rStyle w:val="Strong"/>
        </w:rPr>
        <w:t xml:space="preserve"> work with mounted repositories perform</w:t>
      </w:r>
      <w:r w:rsidR="0040168C">
        <w:rPr>
          <w:rStyle w:val="Strong"/>
        </w:rPr>
        <w:t>ing all the</w:t>
      </w:r>
      <w:r w:rsidR="0040168C" w:rsidRPr="0040168C">
        <w:rPr>
          <w:rStyle w:val="Strong"/>
        </w:rPr>
        <w:t xml:space="preserve"> operations on the top-level one. It is easier to operate in this repository alone and have the operations propagated to the Xlinked repositories. </w:t>
      </w:r>
    </w:p>
    <w:p w:rsidR="00EE5D9E" w:rsidRPr="00EE5D9E" w:rsidRDefault="00EE5D9E" w:rsidP="00A657E9">
      <w:pPr>
        <w:rPr>
          <w:rStyle w:val="Strong"/>
          <w:b w:val="0"/>
        </w:rPr>
      </w:pPr>
      <w:r>
        <w:rPr>
          <w:rStyle w:val="Strong"/>
          <w:b w:val="0"/>
        </w:rPr>
        <w:t>It is important to note also that auto-expanded branches in the Xlinked repository are not really tied to the parent repository, so the Xlinked repository can be freely used as an independent repository as well.</w:t>
      </w:r>
    </w:p>
    <w:p w:rsidR="0035342E" w:rsidRDefault="0035342E" w:rsidP="00A657E9">
      <w:pPr>
        <w:pStyle w:val="Heading3"/>
      </w:pPr>
      <w:bookmarkStart w:id="303" w:name="_Toc338926353"/>
      <w:r>
        <w:t>Branch auto-expansion naming rules</w:t>
      </w:r>
      <w:bookmarkEnd w:id="303"/>
    </w:p>
    <w:p w:rsidR="00B92D1D" w:rsidRDefault="009179E2" w:rsidP="00A657E9">
      <w:r>
        <w:t xml:space="preserve">What happens if the branching structure is different in the top level repository and the Xlinked repository? This situation is depicted in </w:t>
      </w:r>
      <w:r>
        <w:fldChar w:fldCharType="begin"/>
      </w:r>
      <w:r>
        <w:instrText xml:space="preserve"> REF _Ref317854708 \h </w:instrText>
      </w:r>
      <w:r>
        <w:fldChar w:fldCharType="separate"/>
      </w:r>
      <w:r>
        <w:t xml:space="preserve">Figure </w:t>
      </w:r>
      <w:r>
        <w:rPr>
          <w:noProof/>
        </w:rPr>
        <w:t>10</w:t>
      </w:r>
      <w:r>
        <w:fldChar w:fldCharType="end"/>
      </w:r>
      <w:r w:rsidR="00667581">
        <w:t>. In this case:</w:t>
      </w:r>
    </w:p>
    <w:p w:rsidR="00667581" w:rsidRDefault="005364E7" w:rsidP="00A657E9">
      <w:pPr>
        <w:pStyle w:val="ListParagraph"/>
        <w:numPr>
          <w:ilvl w:val="0"/>
          <w:numId w:val="21"/>
        </w:numPr>
      </w:pPr>
      <w:r>
        <w:t>“</w:t>
      </w:r>
      <w:r w:rsidR="00667581">
        <w:t>ProjectX</w:t>
      </w:r>
      <w:r>
        <w:t>”</w:t>
      </w:r>
      <w:r w:rsidR="00667581">
        <w:t xml:space="preserve"> contains an Xlink in branch /main/task0127 pointing to </w:t>
      </w:r>
      <w:r>
        <w:t xml:space="preserve">changeset number 2 in branch </w:t>
      </w:r>
      <w:r w:rsidR="00677344">
        <w:t>“</w:t>
      </w:r>
      <w:r>
        <w:t>/main/development</w:t>
      </w:r>
      <w:r w:rsidR="00677344">
        <w:t>”</w:t>
      </w:r>
      <w:r>
        <w:t xml:space="preserve"> in “MyLibrary”. </w:t>
      </w:r>
    </w:p>
    <w:p w:rsidR="005364E7" w:rsidRDefault="005364E7" w:rsidP="00A657E9">
      <w:pPr>
        <w:pStyle w:val="ListParagraph"/>
        <w:numPr>
          <w:ilvl w:val="0"/>
          <w:numId w:val="21"/>
        </w:numPr>
      </w:pPr>
      <w:r>
        <w:t xml:space="preserve">After checkin, branch auto-expansion creates a new branch in </w:t>
      </w:r>
      <w:r w:rsidR="00677344">
        <w:t xml:space="preserve">“MyLibrary”. Since </w:t>
      </w:r>
      <w:r w:rsidR="00C03372">
        <w:t xml:space="preserve">the </w:t>
      </w:r>
      <w:r w:rsidR="00677344">
        <w:t xml:space="preserve">target changeset of the WXlink was in branch “/main/development”, the auto-expanded branch is created as a child of it: “/main/development/task0127”. </w:t>
      </w:r>
    </w:p>
    <w:p w:rsidR="002A7B4A" w:rsidRDefault="002A7B4A" w:rsidP="00A657E9"/>
    <w:p w:rsidR="009179E2" w:rsidRDefault="00855DFF" w:rsidP="00A657E9">
      <w:pPr>
        <w:keepNext/>
        <w:jc w:val="center"/>
      </w:pPr>
      <w:r>
        <w:object w:dxaOrig="10904" w:dyaOrig="12002">
          <v:shape id="_x0000_i1034" type="#_x0000_t75" style="width:467.8pt;height:515.5pt" o:ole="">
            <v:imagedata r:id="rId36" o:title=""/>
          </v:shape>
          <o:OLEObject Type="Embed" ProgID="Visio.Drawing.11" ShapeID="_x0000_i1034" DrawAspect="Content" ObjectID="_1412668605" r:id="rId37"/>
        </w:object>
      </w:r>
    </w:p>
    <w:p w:rsidR="00B92D1D" w:rsidRDefault="009179E2" w:rsidP="00A657E9">
      <w:pPr>
        <w:pStyle w:val="Caption"/>
      </w:pPr>
      <w:bookmarkStart w:id="304" w:name="_Ref317854708"/>
      <w:bookmarkStart w:id="305" w:name="_Toc338926371"/>
      <w:r>
        <w:t xml:space="preserve">Figure </w:t>
      </w:r>
      <w:fldSimple w:instr=" SEQ Figure \* ARABIC ">
        <w:ins w:id="306" w:author="Erin Richardson" w:date="2012-10-25T10:57:00Z">
          <w:r w:rsidR="00F10A7C">
            <w:rPr>
              <w:noProof/>
            </w:rPr>
            <w:t>15</w:t>
          </w:r>
        </w:ins>
        <w:del w:id="307" w:author="Erin Richardson" w:date="2012-10-25T10:46:00Z">
          <w:r w:rsidR="00C90C2F" w:rsidDel="001D0311">
            <w:rPr>
              <w:noProof/>
            </w:rPr>
            <w:delText>11</w:delText>
          </w:r>
        </w:del>
      </w:fldSimple>
      <w:bookmarkEnd w:id="304"/>
      <w:r>
        <w:t>: Branch auto-expansion in repositories with different branch structure</w:t>
      </w:r>
      <w:bookmarkEnd w:id="305"/>
    </w:p>
    <w:p w:rsidR="005364E7" w:rsidRDefault="0035342E" w:rsidP="00A657E9">
      <w:r>
        <w:t>In general, the following rules apply when creating an auto-expanded branch:</w:t>
      </w:r>
    </w:p>
    <w:p w:rsidR="0035342E" w:rsidRDefault="0035342E" w:rsidP="00A657E9">
      <w:pPr>
        <w:pStyle w:val="ListParagraph"/>
        <w:numPr>
          <w:ilvl w:val="0"/>
          <w:numId w:val="22"/>
        </w:numPr>
      </w:pPr>
      <w:r>
        <w:t>First, a check is made to see if a branch with the same full name exists in the target repository:</w:t>
      </w:r>
    </w:p>
    <w:p w:rsidR="0035342E" w:rsidRDefault="0035342E" w:rsidP="00A657E9">
      <w:pPr>
        <w:pStyle w:val="ListParagraph"/>
        <w:numPr>
          <w:ilvl w:val="1"/>
          <w:numId w:val="22"/>
        </w:numPr>
      </w:pPr>
      <w:r>
        <w:t>If it exists, this is used</w:t>
      </w:r>
    </w:p>
    <w:p w:rsidR="0035342E" w:rsidRDefault="0035342E" w:rsidP="00A657E9">
      <w:pPr>
        <w:pStyle w:val="ListParagraph"/>
        <w:numPr>
          <w:ilvl w:val="1"/>
          <w:numId w:val="22"/>
        </w:numPr>
      </w:pPr>
      <w:r>
        <w:t>If it does not exist, Plastic SCM builds the branch name this way:</w:t>
      </w:r>
    </w:p>
    <w:p w:rsidR="0035342E" w:rsidRDefault="0035342E" w:rsidP="00A657E9">
      <w:pPr>
        <w:pStyle w:val="ListParagraph"/>
        <w:numPr>
          <w:ilvl w:val="2"/>
          <w:numId w:val="22"/>
        </w:numPr>
      </w:pPr>
      <w:r>
        <w:t>name of the branch of the target xlinked changese</w:t>
      </w:r>
      <w:r w:rsidR="0052030B">
        <w:t>t + short name of the top-level repository</w:t>
      </w:r>
      <w:r>
        <w:t xml:space="preserve"> branch (last part). </w:t>
      </w:r>
    </w:p>
    <w:p w:rsidR="0035342E" w:rsidRDefault="0035342E" w:rsidP="00A657E9">
      <w:pPr>
        <w:pStyle w:val="ListParagraph"/>
        <w:numPr>
          <w:ilvl w:val="2"/>
          <w:numId w:val="22"/>
        </w:numPr>
      </w:pPr>
      <w:r>
        <w:lastRenderedPageBreak/>
        <w:t>If this branch exists, it is used as the</w:t>
      </w:r>
      <w:r w:rsidR="0052030B">
        <w:t xml:space="preserve"> auto-expanded branch.</w:t>
      </w:r>
    </w:p>
    <w:p w:rsidR="0035342E" w:rsidRDefault="0035342E" w:rsidP="00A657E9">
      <w:pPr>
        <w:pStyle w:val="ListParagraph"/>
        <w:numPr>
          <w:ilvl w:val="2"/>
          <w:numId w:val="22"/>
        </w:numPr>
      </w:pPr>
      <w:r>
        <w:t>Otherwise, the branch is created and the branch base is set to the Xlinked changeset.</w:t>
      </w:r>
    </w:p>
    <w:p w:rsidR="00104259" w:rsidRDefault="00104259" w:rsidP="00A657E9">
      <w:pPr>
        <w:pStyle w:val="Heading3"/>
      </w:pPr>
      <w:bookmarkStart w:id="308" w:name="_Toc338926354"/>
      <w:r>
        <w:t>Creating a writable Xlink</w:t>
      </w:r>
      <w:bookmarkEnd w:id="308"/>
    </w:p>
    <w:p w:rsidR="006F75DD" w:rsidRDefault="00752165" w:rsidP="00A657E9">
      <w:r>
        <w:t xml:space="preserve">Writable Xlinks are created in the command line, as read-only ones, but you have to specify the “-w” modifier: </w:t>
      </w:r>
    </w:p>
    <w:p w:rsidR="00752165" w:rsidRDefault="008918B6" w:rsidP="00A657E9">
      <w:pPr>
        <w:pStyle w:val="Code"/>
      </w:pPr>
      <w:r>
        <w:t>cm xlink –w component1 / 1@mylibrary</w:t>
      </w:r>
    </w:p>
    <w:p w:rsidR="00752165" w:rsidRDefault="00752165" w:rsidP="00A657E9">
      <w:r>
        <w:t xml:space="preserve">You’ll notice in the </w:t>
      </w:r>
      <w:r w:rsidR="000051D2">
        <w:t xml:space="preserve">Items view of the </w:t>
      </w:r>
      <w:r>
        <w:t xml:space="preserve">GUI </w:t>
      </w:r>
      <w:r w:rsidR="000051D2">
        <w:t xml:space="preserve">client </w:t>
      </w:r>
      <w:r>
        <w:t xml:space="preserve">that the Type column contains “wxlink” where it used to be “xlink” for read-only Xlinks. </w:t>
      </w:r>
    </w:p>
    <w:p w:rsidR="00666C01" w:rsidRDefault="000A349A" w:rsidP="00A657E9">
      <w:pPr>
        <w:keepNext/>
        <w:jc w:val="center"/>
      </w:pPr>
      <w:r>
        <w:object w:dxaOrig="12774" w:dyaOrig="2778">
          <v:shape id="_x0000_i1035" type="#_x0000_t75" style="width:467.55pt;height:101.95pt" o:ole="">
            <v:imagedata r:id="rId38" o:title=""/>
          </v:shape>
          <o:OLEObject Type="Embed" ProgID="Visio.Drawing.11" ShapeID="_x0000_i1035" DrawAspect="Content" ObjectID="_1412668606" r:id="rId39"/>
        </w:object>
      </w:r>
    </w:p>
    <w:p w:rsidR="00C03372" w:rsidRPr="00C03372" w:rsidRDefault="00666C01" w:rsidP="00A657E9">
      <w:pPr>
        <w:pStyle w:val="Caption"/>
        <w:rPr>
          <w:color w:val="FF0000"/>
        </w:rPr>
      </w:pPr>
      <w:bookmarkStart w:id="309" w:name="_Toc338926372"/>
      <w:r>
        <w:t xml:space="preserve">Figure </w:t>
      </w:r>
      <w:fldSimple w:instr=" SEQ Figure \* ARABIC ">
        <w:ins w:id="310" w:author="Erin Richardson" w:date="2012-10-25T10:57:00Z">
          <w:r w:rsidR="00F10A7C">
            <w:rPr>
              <w:noProof/>
            </w:rPr>
            <w:t>16</w:t>
          </w:r>
        </w:ins>
        <w:del w:id="311" w:author="Erin Richardson" w:date="2012-10-25T10:46:00Z">
          <w:r w:rsidR="00C90C2F" w:rsidDel="001D0311">
            <w:rPr>
              <w:noProof/>
            </w:rPr>
            <w:delText>12</w:delText>
          </w:r>
        </w:del>
      </w:fldSimple>
      <w:r>
        <w:t>: Read-only vs. writable-Xlinks in the Items view</w:t>
      </w:r>
      <w:bookmarkEnd w:id="309"/>
    </w:p>
    <w:p w:rsidR="00FC5C6E" w:rsidRDefault="00FC5C6E" w:rsidP="00A657E9">
      <w:pPr>
        <w:pStyle w:val="Heading3"/>
      </w:pPr>
      <w:bookmarkStart w:id="312" w:name="_Toc338926355"/>
      <w:r>
        <w:t>Merging</w:t>
      </w:r>
      <w:bookmarkEnd w:id="312"/>
    </w:p>
    <w:p w:rsidR="0040168C" w:rsidRDefault="001046F0" w:rsidP="00A657E9">
      <w:r>
        <w:t xml:space="preserve">Merging a branch also affects the auto-expanded branches in the WXlinked repositories. </w:t>
      </w:r>
      <w:r w:rsidR="0040168C">
        <w:t>The merge operation is done on the top-level repository (the repository to which the workspace is pointing to). It will then evaluate any new versions of WXlinks that have been created and consider th</w:t>
      </w:r>
      <w:r w:rsidR="006F2830">
        <w:t>e</w:t>
      </w:r>
      <w:r w:rsidR="0040168C">
        <w:t xml:space="preserve"> changes </w:t>
      </w:r>
      <w:r w:rsidR="006F2830">
        <w:t>in the linked repositories in</w:t>
      </w:r>
      <w:r w:rsidR="0040168C">
        <w:t xml:space="preserve"> the merge process as well. </w:t>
      </w:r>
    </w:p>
    <w:p w:rsidR="00FD19E6" w:rsidRDefault="00B64738" w:rsidP="00A657E9">
      <w:r>
        <w:t xml:space="preserve">In this sample scenario, </w:t>
      </w:r>
      <w:r w:rsidR="001046F0">
        <w:t xml:space="preserve">we have the same 2 repositories we used in previous sections: </w:t>
      </w:r>
      <w:r w:rsidR="00EE5D9E">
        <w:t>“</w:t>
      </w:r>
      <w:r w:rsidR="001046F0">
        <w:t>ProjectX</w:t>
      </w:r>
      <w:r w:rsidR="00EE5D9E">
        <w:t>”</w:t>
      </w:r>
      <w:r w:rsidR="001046F0">
        <w:t xml:space="preserve"> and </w:t>
      </w:r>
      <w:r w:rsidR="00EE5D9E">
        <w:t>“</w:t>
      </w:r>
      <w:r w:rsidR="001046F0">
        <w:t>MyLibrary</w:t>
      </w:r>
      <w:r w:rsidR="00EE5D9E">
        <w:t>”</w:t>
      </w:r>
      <w:r w:rsidR="001046F0">
        <w:t xml:space="preserve">. </w:t>
      </w:r>
      <w:r w:rsidR="00EE5D9E">
        <w:t>“</w:t>
      </w:r>
      <w:r w:rsidR="001046F0">
        <w:t>ProjectX</w:t>
      </w:r>
      <w:r w:rsidR="00EE5D9E">
        <w:t>”</w:t>
      </w:r>
      <w:r w:rsidR="001046F0">
        <w:t xml:space="preserve"> is the top-level repository and contains a WXlink “component1” pointing to </w:t>
      </w:r>
      <w:r w:rsidR="00EE5D9E">
        <w:t>“</w:t>
      </w:r>
      <w:r w:rsidR="001046F0">
        <w:t>MyLibrary</w:t>
      </w:r>
      <w:r w:rsidR="00EE5D9E">
        <w:t>”</w:t>
      </w:r>
      <w:r w:rsidR="001046F0">
        <w:t xml:space="preserve">. In </w:t>
      </w:r>
      <w:r w:rsidR="00EE5D9E">
        <w:t>“</w:t>
      </w:r>
      <w:r w:rsidR="001046F0">
        <w:t>ProjectX</w:t>
      </w:r>
      <w:r w:rsidR="00EE5D9E">
        <w:t>”</w:t>
      </w:r>
      <w:r w:rsidR="001046F0">
        <w:t xml:space="preserve"> we have created two child branches: task0127 and task0243.</w:t>
      </w:r>
    </w:p>
    <w:p w:rsidR="00FD19E6" w:rsidRDefault="00FD19E6" w:rsidP="00A657E9">
      <w:r>
        <w:t>We then made changes in the file “Form1.cs”, located in the Xlinked “MyLibrary” repository</w:t>
      </w:r>
      <w:r w:rsidR="00EE5D9E">
        <w:t xml:space="preserve"> in both branches. This, indeed, expanded branches task0127 and task0243 to the “MyLibrary” repository. </w:t>
      </w:r>
    </w:p>
    <w:p w:rsidR="00FD19E6" w:rsidRPr="0040168C" w:rsidRDefault="00FD19E6" w:rsidP="00A657E9"/>
    <w:p w:rsidR="00FD19E6" w:rsidRDefault="00E52E5B" w:rsidP="00A657E9">
      <w:pPr>
        <w:keepNext/>
        <w:jc w:val="center"/>
      </w:pPr>
      <w:r>
        <w:object w:dxaOrig="10314" w:dyaOrig="11564">
          <v:shape id="_x0000_i1036" type="#_x0000_t75" style="width:468.25pt;height:524.45pt" o:ole="">
            <v:imagedata r:id="rId40" o:title=""/>
          </v:shape>
          <o:OLEObject Type="Embed" ProgID="Visio.Drawing.11" ShapeID="_x0000_i1036" DrawAspect="Content" ObjectID="_1412668607" r:id="rId41"/>
        </w:object>
      </w:r>
    </w:p>
    <w:p w:rsidR="00104259" w:rsidRDefault="00FD19E6" w:rsidP="00A657E9">
      <w:pPr>
        <w:pStyle w:val="Caption"/>
      </w:pPr>
      <w:bookmarkStart w:id="313" w:name="_Toc338926373"/>
      <w:r>
        <w:t xml:space="preserve">Figure </w:t>
      </w:r>
      <w:fldSimple w:instr=" SEQ Figure \* ARABIC ">
        <w:ins w:id="314" w:author="Erin Richardson" w:date="2012-10-25T10:57:00Z">
          <w:r w:rsidR="00F10A7C">
            <w:rPr>
              <w:noProof/>
            </w:rPr>
            <w:t>17</w:t>
          </w:r>
        </w:ins>
        <w:del w:id="315" w:author="Erin Richardson" w:date="2012-10-25T10:46:00Z">
          <w:r w:rsidR="00C90C2F" w:rsidDel="001D0311">
            <w:rPr>
              <w:noProof/>
            </w:rPr>
            <w:delText>13</w:delText>
          </w:r>
        </w:del>
      </w:fldSimple>
      <w:r>
        <w:t>: Sample conflict: same file modified on two branches on Xlinked repositories</w:t>
      </w:r>
      <w:bookmarkEnd w:id="313"/>
    </w:p>
    <w:p w:rsidR="00FD19E6" w:rsidRPr="00FD19E6" w:rsidRDefault="00EE5D9E" w:rsidP="00A657E9">
      <w:r>
        <w:t xml:space="preserve">Now, what happens when you try </w:t>
      </w:r>
      <w:r w:rsidR="00CF10A2">
        <w:t xml:space="preserve">to merge from branch task0127 to branch task0243, as depicted in </w:t>
      </w:r>
      <w:r w:rsidR="00CF10A2">
        <w:fldChar w:fldCharType="begin"/>
      </w:r>
      <w:r w:rsidR="00CF10A2">
        <w:instrText xml:space="preserve"> REF _Ref317865567 \h </w:instrText>
      </w:r>
      <w:r w:rsidR="00CF10A2">
        <w:fldChar w:fldCharType="separate"/>
      </w:r>
      <w:r w:rsidR="00CF10A2">
        <w:t xml:space="preserve">Figure </w:t>
      </w:r>
      <w:r w:rsidR="00CF10A2">
        <w:rPr>
          <w:noProof/>
        </w:rPr>
        <w:t>14</w:t>
      </w:r>
      <w:r w:rsidR="00CF10A2">
        <w:fldChar w:fldCharType="end"/>
      </w:r>
      <w:r w:rsidR="00CF10A2">
        <w:t xml:space="preserve">? </w:t>
      </w:r>
    </w:p>
    <w:p w:rsidR="0040168C" w:rsidRDefault="0040168C" w:rsidP="00A657E9">
      <w:pPr>
        <w:keepNext/>
        <w:jc w:val="center"/>
      </w:pPr>
      <w:r>
        <w:object w:dxaOrig="9570" w:dyaOrig="4770">
          <v:shape id="_x0000_i1037" type="#_x0000_t75" style="width:369.9pt;height:184.6pt" o:ole="">
            <v:imagedata r:id="rId42" o:title=""/>
          </v:shape>
          <o:OLEObject Type="Embed" ProgID="Visio.Drawing.11" ShapeID="_x0000_i1037" DrawAspect="Content" ObjectID="_1412668608" r:id="rId43"/>
        </w:object>
      </w:r>
    </w:p>
    <w:p w:rsidR="0040168C" w:rsidRDefault="0040168C" w:rsidP="00A657E9">
      <w:pPr>
        <w:pStyle w:val="Caption"/>
      </w:pPr>
      <w:bookmarkStart w:id="316" w:name="_Ref317865567"/>
      <w:bookmarkStart w:id="317" w:name="_Toc338926374"/>
      <w:r>
        <w:t xml:space="preserve">Figure </w:t>
      </w:r>
      <w:fldSimple w:instr=" SEQ Figure \* ARABIC ">
        <w:ins w:id="318" w:author="Erin Richardson" w:date="2012-10-25T10:57:00Z">
          <w:r w:rsidR="00F10A7C">
            <w:rPr>
              <w:noProof/>
            </w:rPr>
            <w:t>18</w:t>
          </w:r>
        </w:ins>
        <w:del w:id="319" w:author="Erin Richardson" w:date="2012-10-25T10:46:00Z">
          <w:r w:rsidR="00C90C2F" w:rsidDel="001D0311">
            <w:rPr>
              <w:noProof/>
            </w:rPr>
            <w:delText>14</w:delText>
          </w:r>
        </w:del>
      </w:fldSimple>
      <w:bookmarkEnd w:id="316"/>
      <w:r>
        <w:t>: branch "task0127" is merged to "task0243"</w:t>
      </w:r>
      <w:bookmarkEnd w:id="317"/>
    </w:p>
    <w:p w:rsidR="00835080" w:rsidRDefault="00E441FD" w:rsidP="00A657E9">
      <w:r>
        <w:t xml:space="preserve">The merge operation will consider the changes made to the WXlink in both branches and then evaluate the changes in the WXlinked repositories themselves to include them in the merge. So, as a user, you’ll have to resolve any possible conflicts as you would with a normal “single repository” merge. </w:t>
      </w:r>
    </w:p>
    <w:p w:rsidR="00835080" w:rsidRDefault="00835080" w:rsidP="00A657E9">
      <w:pPr>
        <w:keepNext/>
        <w:jc w:val="center"/>
      </w:pPr>
      <w:r>
        <w:object w:dxaOrig="14870" w:dyaOrig="7131">
          <v:shape id="_x0000_i1038" type="#_x0000_t75" style="width:467.65pt;height:224.25pt" o:ole="">
            <v:imagedata r:id="rId44" o:title=""/>
          </v:shape>
          <o:OLEObject Type="Embed" ProgID="Visio.Drawing.11" ShapeID="_x0000_i1038" DrawAspect="Content" ObjectID="_1412668609" r:id="rId45"/>
        </w:object>
      </w:r>
    </w:p>
    <w:p w:rsidR="00835080" w:rsidRDefault="00835080" w:rsidP="00A657E9">
      <w:pPr>
        <w:pStyle w:val="Caption"/>
      </w:pPr>
      <w:bookmarkStart w:id="320" w:name="_Ref317866475"/>
      <w:bookmarkStart w:id="321" w:name="_Toc338926375"/>
      <w:r>
        <w:t xml:space="preserve">Figure </w:t>
      </w:r>
      <w:fldSimple w:instr=" SEQ Figure \* ARABIC ">
        <w:ins w:id="322" w:author="Erin Richardson" w:date="2012-10-25T10:57:00Z">
          <w:r w:rsidR="00F10A7C">
            <w:rPr>
              <w:noProof/>
            </w:rPr>
            <w:t>19</w:t>
          </w:r>
        </w:ins>
        <w:del w:id="323" w:author="Erin Richardson" w:date="2012-10-25T10:46:00Z">
          <w:r w:rsidDel="001D0311">
            <w:rPr>
              <w:noProof/>
            </w:rPr>
            <w:delText>15</w:delText>
          </w:r>
        </w:del>
      </w:fldSimple>
      <w:bookmarkEnd w:id="320"/>
      <w:r>
        <w:t>: Merging changes in Xlinked repositories</w:t>
      </w:r>
      <w:bookmarkEnd w:id="321"/>
    </w:p>
    <w:p w:rsidR="00E27479" w:rsidRDefault="00E441FD" w:rsidP="00A657E9">
      <w:r>
        <w:t xml:space="preserve">Now the </w:t>
      </w:r>
      <w:r w:rsidR="00835080">
        <w:t>merging of</w:t>
      </w:r>
      <w:r>
        <w:t xml:space="preserve"> </w:t>
      </w:r>
      <w:r w:rsidR="00835080">
        <w:t>Form1.cs</w:t>
      </w:r>
      <w:r>
        <w:t xml:space="preserve"> </w:t>
      </w:r>
      <w:r w:rsidR="00042240">
        <w:t>is</w:t>
      </w:r>
      <w:r>
        <w:t xml:space="preserve"> resolved but, what about the WXlink? </w:t>
      </w:r>
      <w:r w:rsidR="00E27479">
        <w:t xml:space="preserve">The answer is that the merge operation will also update the WXlink to point </w:t>
      </w:r>
      <w:r w:rsidR="00835080">
        <w:t xml:space="preserve">to </w:t>
      </w:r>
      <w:r w:rsidR="00E27479">
        <w:t xml:space="preserve">the result of the merge in the MyLibrary repository. That is, as </w:t>
      </w:r>
      <w:r w:rsidR="00835080">
        <w:t>a</w:t>
      </w:r>
      <w:r w:rsidR="00E27479">
        <w:t xml:space="preserve"> result of the merge</w:t>
      </w:r>
      <w:r w:rsidR="00835080">
        <w:t xml:space="preserve"> operation</w:t>
      </w:r>
      <w:r w:rsidR="00E27479">
        <w:t xml:space="preserve">, there is a new version of Form1.cs with the merged changes, and the WXlink in the “ProjectX” repository will point to this new changeset. For this reason, the Pending Changes view shows a pending merge link for the “ProjectX” repository, as depicted in </w:t>
      </w:r>
      <w:r w:rsidR="00E27479">
        <w:fldChar w:fldCharType="begin"/>
      </w:r>
      <w:r w:rsidR="00E27479">
        <w:instrText xml:space="preserve"> REF _Ref317866475 \h </w:instrText>
      </w:r>
      <w:r w:rsidR="00E27479">
        <w:fldChar w:fldCharType="separate"/>
      </w:r>
      <w:r w:rsidR="00E27479">
        <w:t xml:space="preserve">Figure </w:t>
      </w:r>
      <w:r w:rsidR="00E27479">
        <w:rPr>
          <w:noProof/>
        </w:rPr>
        <w:t>15</w:t>
      </w:r>
      <w:r w:rsidR="00E27479">
        <w:fldChar w:fldCharType="end"/>
      </w:r>
      <w:r w:rsidR="00835080">
        <w:t>.</w:t>
      </w:r>
      <w:r w:rsidR="00E27479">
        <w:t xml:space="preserve"> </w:t>
      </w:r>
    </w:p>
    <w:p w:rsidR="005A272F" w:rsidRDefault="00E27479" w:rsidP="00A657E9">
      <w:r>
        <w:t>Once the changes are checked</w:t>
      </w:r>
      <w:r w:rsidR="00C90C2F">
        <w:t xml:space="preserve"> in, two changesets are created</w:t>
      </w:r>
      <w:r w:rsidR="00E52E5B">
        <w:t>:</w:t>
      </w:r>
    </w:p>
    <w:p w:rsidR="00E52E5B" w:rsidRDefault="00E52E5B" w:rsidP="00A657E9">
      <w:pPr>
        <w:pStyle w:val="ListParagraph"/>
        <w:numPr>
          <w:ilvl w:val="0"/>
          <w:numId w:val="23"/>
        </w:numPr>
      </w:pPr>
      <w:r>
        <w:lastRenderedPageBreak/>
        <w:t xml:space="preserve">In the “MyLibrary” repository, a changeset is created with the result of the merged Form1.cs file. </w:t>
      </w:r>
    </w:p>
    <w:p w:rsidR="00E27479" w:rsidRDefault="00E52E5B" w:rsidP="00A657E9">
      <w:pPr>
        <w:pStyle w:val="ListParagraph"/>
        <w:numPr>
          <w:ilvl w:val="0"/>
          <w:numId w:val="23"/>
        </w:numPr>
      </w:pPr>
      <w:r>
        <w:t>In the “ProjectX” repository, a changeset is created with the modified WXlink pointing to the result of the merge.</w:t>
      </w:r>
    </w:p>
    <w:p w:rsidR="00C90C2F" w:rsidRDefault="00E52E5B" w:rsidP="00A657E9">
      <w:pPr>
        <w:keepNext/>
        <w:jc w:val="center"/>
      </w:pPr>
      <w:r>
        <w:object w:dxaOrig="10314" w:dyaOrig="8271">
          <v:shape id="_x0000_i1039" type="#_x0000_t75" style="width:468.25pt;height:375.1pt" o:ole="">
            <v:imagedata r:id="rId46" o:title=""/>
          </v:shape>
          <o:OLEObject Type="Embed" ProgID="Visio.Drawing.11" ShapeID="_x0000_i1039" DrawAspect="Content" ObjectID="_1412668610" r:id="rId47"/>
        </w:object>
      </w:r>
    </w:p>
    <w:p w:rsidR="007E268C" w:rsidRDefault="00C90C2F" w:rsidP="00A657E9">
      <w:pPr>
        <w:pStyle w:val="Caption"/>
      </w:pPr>
      <w:bookmarkStart w:id="324" w:name="_Toc338926376"/>
      <w:r>
        <w:t xml:space="preserve">Figure </w:t>
      </w:r>
      <w:fldSimple w:instr=" SEQ Figure \* ARABIC ">
        <w:ins w:id="325" w:author="Erin Richardson" w:date="2012-10-25T10:57:00Z">
          <w:r w:rsidR="00F10A7C">
            <w:rPr>
              <w:noProof/>
            </w:rPr>
            <w:t>20</w:t>
          </w:r>
        </w:ins>
        <w:del w:id="326" w:author="Erin Richardson" w:date="2012-10-25T10:46:00Z">
          <w:r w:rsidDel="001D0311">
            <w:rPr>
              <w:noProof/>
            </w:rPr>
            <w:delText>16</w:delText>
          </w:r>
        </w:del>
      </w:fldSimple>
      <w:r>
        <w:t>: Merged branches in top-level and WXlinked repositories</w:t>
      </w:r>
      <w:bookmarkEnd w:id="324"/>
    </w:p>
    <w:p w:rsidR="00E52E5B" w:rsidRPr="00C90C2F" w:rsidRDefault="00835080" w:rsidP="00A657E9">
      <w:r>
        <w:t xml:space="preserve">The overall result is that you only need to tell Plastic SCM “I want to merge this branch” in your workspace, and the merge operation will handle the changes made in WXlinked repositories. </w:t>
      </w:r>
    </w:p>
    <w:p w:rsidR="003A1F4C" w:rsidRDefault="00590462" w:rsidP="00590462">
      <w:pPr>
        <w:pStyle w:val="Heading1"/>
      </w:pPr>
      <w:r>
        <w:lastRenderedPageBreak/>
        <w:br/>
      </w:r>
      <w:bookmarkStart w:id="327" w:name="_Toc338926356"/>
      <w:r w:rsidR="003A1F4C">
        <w:t xml:space="preserve">Relative </w:t>
      </w:r>
      <w:r w:rsidR="007E268C">
        <w:t>Xlinks</w:t>
      </w:r>
      <w:bookmarkEnd w:id="327"/>
    </w:p>
    <w:p w:rsidR="000D7BC3" w:rsidRDefault="00087EEA" w:rsidP="00590462">
      <w:r>
        <w:t>When Xlinks are replicated</w:t>
      </w:r>
      <w:r w:rsidR="004562B8">
        <w:t xml:space="preserve">, the target they point to is still the original one. So, say that you are replicating a repository with an xlink “component1” pointing to changeset number </w:t>
      </w:r>
      <w:r w:rsidR="000D7BC3">
        <w:t>6 on repository “mylibrary” on server “mainserver.location1.com:8087”. The destination of your replica is on another Plastic SCM server at “otherserver.location2.com:8087”. When you replicate the top-level repository, the Xlink in your replicated repository will still point to “mainserver”. If it is reachable from the “location2.com” network, the data for “mylibrary” repository will be downloaded from “location1.com”.</w:t>
      </w:r>
    </w:p>
    <w:p w:rsidR="000D7BC3" w:rsidRDefault="000D7BC3" w:rsidP="00590462">
      <w:r>
        <w:t xml:space="preserve">Most of the time, you’ll want to replicate the </w:t>
      </w:r>
      <w:r w:rsidR="00C31577">
        <w:t>“mylibrary” repository to “loca</w:t>
      </w:r>
      <w:r>
        <w:t xml:space="preserve">tion2.com” as well, and perform any changes in the local replica. </w:t>
      </w:r>
    </w:p>
    <w:p w:rsidR="000D7BC3" w:rsidRDefault="000D7BC3" w:rsidP="00590462">
      <w:r>
        <w:t>To tell the Xlink that you want to use the “mylibrary” repository found in your default server (that of the top-level repository), you need to create</w:t>
      </w:r>
      <w:r w:rsidR="006D0DCE">
        <w:t xml:space="preserve"> the</w:t>
      </w:r>
      <w:r>
        <w:t xml:space="preserve"> Xlink with a </w:t>
      </w:r>
      <w:r w:rsidRPr="000D7BC3">
        <w:rPr>
          <w:rStyle w:val="GlossaryTerm"/>
        </w:rPr>
        <w:t>relative server</w:t>
      </w:r>
      <w:r>
        <w:t xml:space="preserve">. </w:t>
      </w:r>
    </w:p>
    <w:p w:rsidR="00087EEA" w:rsidRDefault="00685DB7" w:rsidP="00590462">
      <w:r>
        <w:t xml:space="preserve">This is achieved with the “-rs” modifier when the Xlink is created or edited, as in the following example: </w:t>
      </w:r>
    </w:p>
    <w:p w:rsidR="00685DB7" w:rsidRDefault="00685DB7" w:rsidP="00590462">
      <w:pPr>
        <w:pStyle w:val="Code"/>
      </w:pPr>
      <w:r>
        <w:t>cm xlink –rs component1 / 6@mylibrary</w:t>
      </w:r>
    </w:p>
    <w:p w:rsidR="00685DB7" w:rsidRDefault="00685DB7" w:rsidP="00590462">
      <w:r>
        <w:t>When this link is repl</w:t>
      </w:r>
      <w:r w:rsidR="00B92929">
        <w:t xml:space="preserve">icated, it’ll try to locate “mylibrary” repository in the local server, rather than “mainserver.location1.com”. </w:t>
      </w:r>
    </w:p>
    <w:p w:rsidR="00685DB7" w:rsidRDefault="00685DB7" w:rsidP="00590462">
      <w:r>
        <w:t>Note that changeset number 6 may no longer have number 6 in the replicated repository (changesets are internally identified by their GUID, not their number, since replicas may have different numbering</w:t>
      </w:r>
      <w:r w:rsidR="008C3724">
        <w:t xml:space="preserve">. </w:t>
      </w:r>
      <w:r w:rsidR="008C3724">
        <w:fldChar w:fldCharType="begin"/>
      </w:r>
      <w:r w:rsidR="008C3724">
        <w:instrText xml:space="preserve"> REF _Ref317858957 \h </w:instrText>
      </w:r>
      <w:r w:rsidR="008C3724">
        <w:fldChar w:fldCharType="separate"/>
      </w:r>
      <w:r w:rsidR="008C3724">
        <w:t xml:space="preserve">Figure </w:t>
      </w:r>
      <w:r w:rsidR="008C3724">
        <w:rPr>
          <w:noProof/>
        </w:rPr>
        <w:t>10</w:t>
      </w:r>
      <w:r w:rsidR="008C3724">
        <w:fldChar w:fldCharType="end"/>
      </w:r>
      <w:r w:rsidR="008C3724">
        <w:t xml:space="preserve"> in the previous section already depicted this.</w:t>
      </w:r>
      <w:r w:rsidR="00184F09">
        <w:t xml:space="preserve"> </w:t>
      </w:r>
      <w:r w:rsidR="008C3724">
        <w:t>Refer to</w:t>
      </w:r>
      <w:r w:rsidR="00184F09">
        <w:t xml:space="preserve"> the </w:t>
      </w:r>
      <w:r w:rsidR="00184F09" w:rsidRPr="00184F09">
        <w:rPr>
          <w:rStyle w:val="BookTitle"/>
        </w:rPr>
        <w:t>Plastic SCM Distributed System Guide</w:t>
      </w:r>
      <w:r w:rsidR="00184F09">
        <w:t xml:space="preserve"> for more details</w:t>
      </w:r>
      <w:r>
        <w:t xml:space="preserve">). The Xlink will be pointing to the right changeset even if the number changes, because it uses the changeset GUID rather than the </w:t>
      </w:r>
      <w:r w:rsidR="00A20AF7">
        <w:t xml:space="preserve">changeset </w:t>
      </w:r>
      <w:r>
        <w:t xml:space="preserve">number to </w:t>
      </w:r>
      <w:r w:rsidR="00575163">
        <w:t xml:space="preserve">locate it. </w:t>
      </w:r>
    </w:p>
    <w:p w:rsidR="00685DB7" w:rsidRDefault="00685DB7" w:rsidP="00590462"/>
    <w:p w:rsidR="004B2E3D" w:rsidRPr="007E268C" w:rsidRDefault="004B2E3D" w:rsidP="00590462"/>
    <w:sectPr w:rsidR="004B2E3D" w:rsidRPr="007E268C" w:rsidSect="002F7634">
      <w:footerReference w:type="default" r:id="rId48"/>
      <w:type w:val="continuous"/>
      <w:pgSz w:w="12240" w:h="15840" w:code="1"/>
      <w:pgMar w:top="1440" w:right="1440" w:bottom="1440" w:left="144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4E">
      <wne:acd wne:acdName="acd1"/>
    </wne:keymap>
    <wne:keymap wne:kcmPrimary="0250">
      <wne:fci wne:fciName="InsertPicture" wne:swArg="0000"/>
    </wne:keymap>
    <wne:keymap wne:kcmPrimary="0251">
      <wne:acd wne:acdName="acd0"/>
    </wne:keymap>
    <wne:keymap wne:kcmPrimary="0442">
      <wne:fci wne:fciName="EditBookmark" wne:swArg="0000"/>
    </wne:keymap>
    <wne:keymap wne:kcmPrimary="0443">
      <wne:fci wne:fciName="InsertCrossReference" wne:swArg="0000"/>
    </wne:keymap>
  </wne:keymaps>
  <wne:toolbars>
    <wne:acdManifest>
      <wne:acdEntry wne:acdName="acd0"/>
      <wne:acdEntry wne:acdName="acd1"/>
    </wne:acdManifest>
  </wne:toolbars>
  <wne:acds>
    <wne:acd wne:argValue="AgBTAHQAYQB0AHUAcwA=" wne:acdName="acd0" wne:fciIndexBasedOn="0065"/>
    <wne:acd wne:argValue="AgBGAGkAbABlAE4AYQBtAGUALABCAHIAYQBuAGMAaABOAGEAbQBlACwATwBiAGoATgBhAG0AZQ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7ED5" w:rsidRDefault="00187ED5" w:rsidP="00671C1B">
      <w:pPr>
        <w:spacing w:before="0" w:line="240" w:lineRule="auto"/>
      </w:pPr>
      <w:r>
        <w:separator/>
      </w:r>
    </w:p>
  </w:endnote>
  <w:endnote w:type="continuationSeparator" w:id="0">
    <w:p w:rsidR="00187ED5" w:rsidRDefault="00187ED5" w:rsidP="00671C1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462" w:rsidRDefault="00590462">
    <w:pPr>
      <w:pStyle w:val="Footer"/>
    </w:pPr>
    <w:r>
      <w:ptab w:relativeTo="margin" w:alignment="center" w:leader="none"/>
    </w:r>
    <w:r w:rsidR="0040481B">
      <w:fldChar w:fldCharType="begin"/>
    </w:r>
    <w:r w:rsidR="0040481B">
      <w:instrText xml:space="preserve"> PAGE   \* MERGEFORMAT </w:instrText>
    </w:r>
    <w:r w:rsidR="0040481B">
      <w:fldChar w:fldCharType="separate"/>
    </w:r>
    <w:r w:rsidR="00E21798">
      <w:rPr>
        <w:noProof/>
      </w:rPr>
      <w:t>iv</w:t>
    </w:r>
    <w:r w:rsidR="0040481B">
      <w:rPr>
        <w:noProof/>
      </w:rPr>
      <w:fldChar w:fldCharType="end"/>
    </w:r>
  </w:p>
  <w:p w:rsidR="00590462" w:rsidRDefault="005904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462" w:rsidRDefault="00590462">
    <w:pPr>
      <w:pStyle w:val="Footer"/>
    </w:pPr>
  </w:p>
  <w:p w:rsidR="00590462" w:rsidRPr="003E7BFB" w:rsidRDefault="00590462" w:rsidP="003E7BF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46363"/>
      <w:docPartObj>
        <w:docPartGallery w:val="Page Numbers (Bottom of Page)"/>
        <w:docPartUnique/>
      </w:docPartObj>
    </w:sdtPr>
    <w:sdtEndPr/>
    <w:sdtContent>
      <w:p w:rsidR="00590462" w:rsidRDefault="0040481B">
        <w:pPr>
          <w:pStyle w:val="Footer"/>
          <w:jc w:val="center"/>
        </w:pPr>
        <w:r>
          <w:fldChar w:fldCharType="begin"/>
        </w:r>
        <w:r>
          <w:instrText xml:space="preserve"> PAGE   \* MERGEFORMAT </w:instrText>
        </w:r>
        <w:r>
          <w:fldChar w:fldCharType="separate"/>
        </w:r>
        <w:r w:rsidR="00E21798">
          <w:rPr>
            <w:noProof/>
          </w:rPr>
          <w:t>21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7ED5" w:rsidRDefault="00187ED5" w:rsidP="00671C1B">
      <w:pPr>
        <w:spacing w:before="0" w:line="240" w:lineRule="auto"/>
      </w:pPr>
      <w:r>
        <w:separator/>
      </w:r>
    </w:p>
  </w:footnote>
  <w:footnote w:type="continuationSeparator" w:id="0">
    <w:p w:rsidR="00187ED5" w:rsidRDefault="00187ED5" w:rsidP="00671C1B">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77D90"/>
    <w:multiLevelType w:val="hybridMultilevel"/>
    <w:tmpl w:val="D31EC736"/>
    <w:lvl w:ilvl="0" w:tplc="D8BC4AB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3821D6"/>
    <w:multiLevelType w:val="hybridMultilevel"/>
    <w:tmpl w:val="9D1EF0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F5B4FF9"/>
    <w:multiLevelType w:val="hybridMultilevel"/>
    <w:tmpl w:val="2EC6EA04"/>
    <w:lvl w:ilvl="0" w:tplc="6D84BA18">
      <w:start w:val="1"/>
      <w:numFmt w:val="decimal"/>
      <w:pStyle w:val="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04E3C78"/>
    <w:multiLevelType w:val="hybridMultilevel"/>
    <w:tmpl w:val="297E424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1430286E"/>
    <w:multiLevelType w:val="hybridMultilevel"/>
    <w:tmpl w:val="9F1A1C3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nsid w:val="22ED1D96"/>
    <w:multiLevelType w:val="hybridMultilevel"/>
    <w:tmpl w:val="1DA4791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
    <w:nsid w:val="236F210E"/>
    <w:multiLevelType w:val="hybridMultilevel"/>
    <w:tmpl w:val="4EDE21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2CDE73E0"/>
    <w:multiLevelType w:val="hybridMultilevel"/>
    <w:tmpl w:val="4C6C32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2DD27ED8"/>
    <w:multiLevelType w:val="multilevel"/>
    <w:tmpl w:val="74A8EA1E"/>
    <w:lvl w:ilvl="0">
      <w:start w:val="1"/>
      <w:numFmt w:val="decimal"/>
      <w:pStyle w:val="Heading1"/>
      <w:suff w:val="nothing"/>
      <w:lvlText w:val="Chapter %1"/>
      <w:lvlJc w:val="left"/>
      <w:pPr>
        <w:ind w:left="9214" w:firstLine="0"/>
      </w:pPr>
      <w:rPr>
        <w:rFonts w:hint="default"/>
        <w:b/>
        <w:i w:val="0"/>
      </w:rPr>
    </w:lvl>
    <w:lvl w:ilvl="1">
      <w:start w:val="1"/>
      <w:numFmt w:val="decimal"/>
      <w:pStyle w:val="Heading2"/>
      <w:lvlText w:val="%1.%2"/>
      <w:lvlJc w:val="left"/>
      <w:pPr>
        <w:tabs>
          <w:tab w:val="num" w:pos="1296"/>
        </w:tabs>
        <w:ind w:left="720" w:hanging="720"/>
      </w:pPr>
      <w:rPr>
        <w:rFonts w:hint="default"/>
      </w:rPr>
    </w:lvl>
    <w:lvl w:ilvl="2">
      <w:start w:val="1"/>
      <w:numFmt w:val="decimal"/>
      <w:pStyle w:val="Heading3"/>
      <w:lvlText w:val="%1.%2.%3"/>
      <w:lvlJc w:val="left"/>
      <w:pPr>
        <w:tabs>
          <w:tab w:val="num" w:pos="864"/>
        </w:tabs>
        <w:ind w:left="864" w:hanging="864"/>
      </w:pPr>
      <w:rPr>
        <w:rFonts w:hint="default"/>
      </w:rPr>
    </w:lvl>
    <w:lvl w:ilvl="3">
      <w:start w:val="1"/>
      <w:numFmt w:val="none"/>
      <w:pStyle w:val="Heading4"/>
      <w:suff w:val="nothing"/>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32C85421"/>
    <w:multiLevelType w:val="hybridMultilevel"/>
    <w:tmpl w:val="57A000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43874F37"/>
    <w:multiLevelType w:val="hybridMultilevel"/>
    <w:tmpl w:val="9390628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4752642B"/>
    <w:multiLevelType w:val="hybridMultilevel"/>
    <w:tmpl w:val="409649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81B0035"/>
    <w:multiLevelType w:val="hybridMultilevel"/>
    <w:tmpl w:val="423A1EC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3">
    <w:nsid w:val="49562594"/>
    <w:multiLevelType w:val="hybridMultilevel"/>
    <w:tmpl w:val="E4F40404"/>
    <w:lvl w:ilvl="0" w:tplc="58BA3BB2">
      <w:start w:val="1"/>
      <w:numFmt w:val="bullet"/>
      <w:pStyle w:val="Bullet2"/>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D532113"/>
    <w:multiLevelType w:val="hybridMultilevel"/>
    <w:tmpl w:val="102CE07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4E5137CF"/>
    <w:multiLevelType w:val="hybridMultilevel"/>
    <w:tmpl w:val="85F0AA4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50CE2D52"/>
    <w:multiLevelType w:val="hybridMultilevel"/>
    <w:tmpl w:val="BCFE103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55BF50B6"/>
    <w:multiLevelType w:val="hybridMultilevel"/>
    <w:tmpl w:val="1C9CF6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6C17771A"/>
    <w:multiLevelType w:val="hybridMultilevel"/>
    <w:tmpl w:val="7936ACF8"/>
    <w:lvl w:ilvl="0" w:tplc="040A0001">
      <w:start w:val="1"/>
      <w:numFmt w:val="bullet"/>
      <w:lvlText w:val=""/>
      <w:lvlJc w:val="left"/>
      <w:pPr>
        <w:ind w:left="945" w:hanging="360"/>
      </w:pPr>
      <w:rPr>
        <w:rFonts w:ascii="Symbol" w:hAnsi="Symbol" w:hint="default"/>
      </w:rPr>
    </w:lvl>
    <w:lvl w:ilvl="1" w:tplc="040A0003">
      <w:start w:val="1"/>
      <w:numFmt w:val="bullet"/>
      <w:lvlText w:val="o"/>
      <w:lvlJc w:val="left"/>
      <w:pPr>
        <w:ind w:left="1665" w:hanging="360"/>
      </w:pPr>
      <w:rPr>
        <w:rFonts w:ascii="Courier New" w:hAnsi="Courier New" w:cs="Courier New" w:hint="default"/>
      </w:rPr>
    </w:lvl>
    <w:lvl w:ilvl="2" w:tplc="040A0005">
      <w:start w:val="1"/>
      <w:numFmt w:val="bullet"/>
      <w:lvlText w:val=""/>
      <w:lvlJc w:val="left"/>
      <w:pPr>
        <w:ind w:left="2385" w:hanging="360"/>
      </w:pPr>
      <w:rPr>
        <w:rFonts w:ascii="Wingdings" w:hAnsi="Wingdings" w:hint="default"/>
      </w:rPr>
    </w:lvl>
    <w:lvl w:ilvl="3" w:tplc="040A0001" w:tentative="1">
      <w:start w:val="1"/>
      <w:numFmt w:val="bullet"/>
      <w:lvlText w:val=""/>
      <w:lvlJc w:val="left"/>
      <w:pPr>
        <w:ind w:left="3105" w:hanging="360"/>
      </w:pPr>
      <w:rPr>
        <w:rFonts w:ascii="Symbol" w:hAnsi="Symbol" w:hint="default"/>
      </w:rPr>
    </w:lvl>
    <w:lvl w:ilvl="4" w:tplc="040A0003" w:tentative="1">
      <w:start w:val="1"/>
      <w:numFmt w:val="bullet"/>
      <w:lvlText w:val="o"/>
      <w:lvlJc w:val="left"/>
      <w:pPr>
        <w:ind w:left="3825" w:hanging="360"/>
      </w:pPr>
      <w:rPr>
        <w:rFonts w:ascii="Courier New" w:hAnsi="Courier New" w:cs="Courier New" w:hint="default"/>
      </w:rPr>
    </w:lvl>
    <w:lvl w:ilvl="5" w:tplc="040A0005" w:tentative="1">
      <w:start w:val="1"/>
      <w:numFmt w:val="bullet"/>
      <w:lvlText w:val=""/>
      <w:lvlJc w:val="left"/>
      <w:pPr>
        <w:ind w:left="4545" w:hanging="360"/>
      </w:pPr>
      <w:rPr>
        <w:rFonts w:ascii="Wingdings" w:hAnsi="Wingdings" w:hint="default"/>
      </w:rPr>
    </w:lvl>
    <w:lvl w:ilvl="6" w:tplc="040A0001" w:tentative="1">
      <w:start w:val="1"/>
      <w:numFmt w:val="bullet"/>
      <w:lvlText w:val=""/>
      <w:lvlJc w:val="left"/>
      <w:pPr>
        <w:ind w:left="5265" w:hanging="360"/>
      </w:pPr>
      <w:rPr>
        <w:rFonts w:ascii="Symbol" w:hAnsi="Symbol" w:hint="default"/>
      </w:rPr>
    </w:lvl>
    <w:lvl w:ilvl="7" w:tplc="040A0003" w:tentative="1">
      <w:start w:val="1"/>
      <w:numFmt w:val="bullet"/>
      <w:lvlText w:val="o"/>
      <w:lvlJc w:val="left"/>
      <w:pPr>
        <w:ind w:left="5985" w:hanging="360"/>
      </w:pPr>
      <w:rPr>
        <w:rFonts w:ascii="Courier New" w:hAnsi="Courier New" w:cs="Courier New" w:hint="default"/>
      </w:rPr>
    </w:lvl>
    <w:lvl w:ilvl="8" w:tplc="040A0005" w:tentative="1">
      <w:start w:val="1"/>
      <w:numFmt w:val="bullet"/>
      <w:lvlText w:val=""/>
      <w:lvlJc w:val="left"/>
      <w:pPr>
        <w:ind w:left="6705" w:hanging="360"/>
      </w:pPr>
      <w:rPr>
        <w:rFonts w:ascii="Wingdings" w:hAnsi="Wingdings" w:hint="default"/>
      </w:rPr>
    </w:lvl>
  </w:abstractNum>
  <w:abstractNum w:abstractNumId="19">
    <w:nsid w:val="724E69F3"/>
    <w:multiLevelType w:val="hybridMultilevel"/>
    <w:tmpl w:val="B81810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nsid w:val="7684021D"/>
    <w:multiLevelType w:val="hybridMultilevel"/>
    <w:tmpl w:val="A4443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7658CD"/>
    <w:multiLevelType w:val="hybridMultilevel"/>
    <w:tmpl w:val="F1FE5F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8"/>
  </w:num>
  <w:num w:numId="4">
    <w:abstractNumId w:val="2"/>
  </w:num>
  <w:num w:numId="5">
    <w:abstractNumId w:val="2"/>
    <w:lvlOverride w:ilvl="0">
      <w:startOverride w:val="1"/>
    </w:lvlOverride>
  </w:num>
  <w:num w:numId="6">
    <w:abstractNumId w:val="20"/>
  </w:num>
  <w:num w:numId="7">
    <w:abstractNumId w:val="14"/>
  </w:num>
  <w:num w:numId="8">
    <w:abstractNumId w:val="4"/>
  </w:num>
  <w:num w:numId="9">
    <w:abstractNumId w:val="1"/>
  </w:num>
  <w:num w:numId="10">
    <w:abstractNumId w:val="6"/>
  </w:num>
  <w:num w:numId="11">
    <w:abstractNumId w:val="16"/>
  </w:num>
  <w:num w:numId="12">
    <w:abstractNumId w:val="17"/>
  </w:num>
  <w:num w:numId="13">
    <w:abstractNumId w:val="15"/>
  </w:num>
  <w:num w:numId="14">
    <w:abstractNumId w:val="12"/>
  </w:num>
  <w:num w:numId="15">
    <w:abstractNumId w:val="9"/>
  </w:num>
  <w:num w:numId="16">
    <w:abstractNumId w:val="11"/>
  </w:num>
  <w:num w:numId="17">
    <w:abstractNumId w:val="19"/>
  </w:num>
  <w:num w:numId="18">
    <w:abstractNumId w:val="3"/>
  </w:num>
  <w:num w:numId="19">
    <w:abstractNumId w:val="21"/>
  </w:num>
  <w:num w:numId="20">
    <w:abstractNumId w:val="10"/>
  </w:num>
  <w:num w:numId="21">
    <w:abstractNumId w:val="7"/>
  </w:num>
  <w:num w:numId="22">
    <w:abstractNumId w:val="18"/>
  </w:num>
  <w:num w:numId="23">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3F80"/>
    <w:rsid w:val="00000984"/>
    <w:rsid w:val="000009B9"/>
    <w:rsid w:val="00000BF7"/>
    <w:rsid w:val="00000FB1"/>
    <w:rsid w:val="000012AF"/>
    <w:rsid w:val="00001D18"/>
    <w:rsid w:val="00003EC3"/>
    <w:rsid w:val="000051D2"/>
    <w:rsid w:val="0000658E"/>
    <w:rsid w:val="0000666F"/>
    <w:rsid w:val="00006EDF"/>
    <w:rsid w:val="000075C7"/>
    <w:rsid w:val="00007843"/>
    <w:rsid w:val="000079D8"/>
    <w:rsid w:val="00011717"/>
    <w:rsid w:val="00011C41"/>
    <w:rsid w:val="00011DCF"/>
    <w:rsid w:val="00012E2F"/>
    <w:rsid w:val="0001365F"/>
    <w:rsid w:val="0001548F"/>
    <w:rsid w:val="000155C9"/>
    <w:rsid w:val="00015697"/>
    <w:rsid w:val="00017D51"/>
    <w:rsid w:val="00021110"/>
    <w:rsid w:val="00021D5A"/>
    <w:rsid w:val="0002225C"/>
    <w:rsid w:val="000222DE"/>
    <w:rsid w:val="00022D8E"/>
    <w:rsid w:val="00022E33"/>
    <w:rsid w:val="0002364A"/>
    <w:rsid w:val="00024504"/>
    <w:rsid w:val="00024DD7"/>
    <w:rsid w:val="00026D6C"/>
    <w:rsid w:val="00026EFB"/>
    <w:rsid w:val="00026F52"/>
    <w:rsid w:val="00026FBC"/>
    <w:rsid w:val="00027696"/>
    <w:rsid w:val="000303D9"/>
    <w:rsid w:val="00031E99"/>
    <w:rsid w:val="0003259F"/>
    <w:rsid w:val="00032B39"/>
    <w:rsid w:val="000331DD"/>
    <w:rsid w:val="000340F4"/>
    <w:rsid w:val="00034CDB"/>
    <w:rsid w:val="0003510A"/>
    <w:rsid w:val="000352E5"/>
    <w:rsid w:val="000360CD"/>
    <w:rsid w:val="000379E6"/>
    <w:rsid w:val="00037BED"/>
    <w:rsid w:val="00040030"/>
    <w:rsid w:val="000407A8"/>
    <w:rsid w:val="00040E05"/>
    <w:rsid w:val="00041A09"/>
    <w:rsid w:val="00042105"/>
    <w:rsid w:val="00042240"/>
    <w:rsid w:val="0004226B"/>
    <w:rsid w:val="00042907"/>
    <w:rsid w:val="00042F06"/>
    <w:rsid w:val="000441F1"/>
    <w:rsid w:val="00044E09"/>
    <w:rsid w:val="00044E1D"/>
    <w:rsid w:val="00045400"/>
    <w:rsid w:val="00046550"/>
    <w:rsid w:val="000468B3"/>
    <w:rsid w:val="000472BD"/>
    <w:rsid w:val="00050519"/>
    <w:rsid w:val="00053D00"/>
    <w:rsid w:val="00055080"/>
    <w:rsid w:val="0005571D"/>
    <w:rsid w:val="00055F83"/>
    <w:rsid w:val="00057628"/>
    <w:rsid w:val="000579FF"/>
    <w:rsid w:val="00057F6C"/>
    <w:rsid w:val="0006044B"/>
    <w:rsid w:val="00060B1E"/>
    <w:rsid w:val="00061875"/>
    <w:rsid w:val="0006188E"/>
    <w:rsid w:val="00061D42"/>
    <w:rsid w:val="00062504"/>
    <w:rsid w:val="00065053"/>
    <w:rsid w:val="00066BC9"/>
    <w:rsid w:val="000673DF"/>
    <w:rsid w:val="0006770F"/>
    <w:rsid w:val="0006775B"/>
    <w:rsid w:val="00067C1A"/>
    <w:rsid w:val="00070613"/>
    <w:rsid w:val="00070CC4"/>
    <w:rsid w:val="0007131D"/>
    <w:rsid w:val="00072341"/>
    <w:rsid w:val="0007269B"/>
    <w:rsid w:val="00074429"/>
    <w:rsid w:val="000750A8"/>
    <w:rsid w:val="00075F47"/>
    <w:rsid w:val="000774D7"/>
    <w:rsid w:val="00077FB3"/>
    <w:rsid w:val="000803D1"/>
    <w:rsid w:val="000804DB"/>
    <w:rsid w:val="00080D48"/>
    <w:rsid w:val="00082C5C"/>
    <w:rsid w:val="00083D5B"/>
    <w:rsid w:val="000843ED"/>
    <w:rsid w:val="00085B3B"/>
    <w:rsid w:val="00087AB5"/>
    <w:rsid w:val="00087DBB"/>
    <w:rsid w:val="00087E54"/>
    <w:rsid w:val="00087EDE"/>
    <w:rsid w:val="00087EEA"/>
    <w:rsid w:val="00090035"/>
    <w:rsid w:val="00090EE7"/>
    <w:rsid w:val="00092371"/>
    <w:rsid w:val="00093641"/>
    <w:rsid w:val="00094A17"/>
    <w:rsid w:val="000950EC"/>
    <w:rsid w:val="00096B36"/>
    <w:rsid w:val="00096D43"/>
    <w:rsid w:val="000974A4"/>
    <w:rsid w:val="000979CE"/>
    <w:rsid w:val="000A0949"/>
    <w:rsid w:val="000A0B5C"/>
    <w:rsid w:val="000A11A9"/>
    <w:rsid w:val="000A1C3A"/>
    <w:rsid w:val="000A1FB5"/>
    <w:rsid w:val="000A2243"/>
    <w:rsid w:val="000A349A"/>
    <w:rsid w:val="000A3702"/>
    <w:rsid w:val="000A446F"/>
    <w:rsid w:val="000A4E78"/>
    <w:rsid w:val="000A5548"/>
    <w:rsid w:val="000A5DC8"/>
    <w:rsid w:val="000A6B86"/>
    <w:rsid w:val="000B24FF"/>
    <w:rsid w:val="000B2882"/>
    <w:rsid w:val="000B30F5"/>
    <w:rsid w:val="000B3163"/>
    <w:rsid w:val="000B325C"/>
    <w:rsid w:val="000B3819"/>
    <w:rsid w:val="000B3BA8"/>
    <w:rsid w:val="000B486E"/>
    <w:rsid w:val="000B48D1"/>
    <w:rsid w:val="000B534B"/>
    <w:rsid w:val="000B6087"/>
    <w:rsid w:val="000B6498"/>
    <w:rsid w:val="000B7105"/>
    <w:rsid w:val="000C01CD"/>
    <w:rsid w:val="000C195B"/>
    <w:rsid w:val="000C1E7A"/>
    <w:rsid w:val="000C25C7"/>
    <w:rsid w:val="000C2B08"/>
    <w:rsid w:val="000C2CC8"/>
    <w:rsid w:val="000C4160"/>
    <w:rsid w:val="000C6F43"/>
    <w:rsid w:val="000D0262"/>
    <w:rsid w:val="000D0336"/>
    <w:rsid w:val="000D064C"/>
    <w:rsid w:val="000D0ACB"/>
    <w:rsid w:val="000D0FDC"/>
    <w:rsid w:val="000D152C"/>
    <w:rsid w:val="000D18BF"/>
    <w:rsid w:val="000D19C8"/>
    <w:rsid w:val="000D304C"/>
    <w:rsid w:val="000D3BF2"/>
    <w:rsid w:val="000D3ED0"/>
    <w:rsid w:val="000D4349"/>
    <w:rsid w:val="000D5344"/>
    <w:rsid w:val="000D55FF"/>
    <w:rsid w:val="000D6692"/>
    <w:rsid w:val="000D6B75"/>
    <w:rsid w:val="000D6FEC"/>
    <w:rsid w:val="000D7A97"/>
    <w:rsid w:val="000D7BC3"/>
    <w:rsid w:val="000E16DA"/>
    <w:rsid w:val="000E16DC"/>
    <w:rsid w:val="000E1EF5"/>
    <w:rsid w:val="000E2460"/>
    <w:rsid w:val="000E3A3B"/>
    <w:rsid w:val="000E3D1C"/>
    <w:rsid w:val="000E3E02"/>
    <w:rsid w:val="000E4E58"/>
    <w:rsid w:val="000E59A0"/>
    <w:rsid w:val="000E68E8"/>
    <w:rsid w:val="000E71B7"/>
    <w:rsid w:val="000F1339"/>
    <w:rsid w:val="000F16E7"/>
    <w:rsid w:val="000F29EF"/>
    <w:rsid w:val="000F34EC"/>
    <w:rsid w:val="000F39E7"/>
    <w:rsid w:val="000F4967"/>
    <w:rsid w:val="000F4AFD"/>
    <w:rsid w:val="000F5A76"/>
    <w:rsid w:val="000F5ED9"/>
    <w:rsid w:val="000F74D7"/>
    <w:rsid w:val="000F7F12"/>
    <w:rsid w:val="0010074B"/>
    <w:rsid w:val="00100C06"/>
    <w:rsid w:val="00102017"/>
    <w:rsid w:val="00102E16"/>
    <w:rsid w:val="0010367C"/>
    <w:rsid w:val="00103821"/>
    <w:rsid w:val="0010423D"/>
    <w:rsid w:val="00104259"/>
    <w:rsid w:val="0010469F"/>
    <w:rsid w:val="001046F0"/>
    <w:rsid w:val="00104DD7"/>
    <w:rsid w:val="0010511A"/>
    <w:rsid w:val="001051DD"/>
    <w:rsid w:val="001053F6"/>
    <w:rsid w:val="00105B1F"/>
    <w:rsid w:val="00106087"/>
    <w:rsid w:val="00106A9B"/>
    <w:rsid w:val="001077B8"/>
    <w:rsid w:val="00107E65"/>
    <w:rsid w:val="00107EA5"/>
    <w:rsid w:val="001105BA"/>
    <w:rsid w:val="00110C38"/>
    <w:rsid w:val="00110F51"/>
    <w:rsid w:val="0011107E"/>
    <w:rsid w:val="00111B53"/>
    <w:rsid w:val="00111D36"/>
    <w:rsid w:val="0011253E"/>
    <w:rsid w:val="00112AFB"/>
    <w:rsid w:val="0011428E"/>
    <w:rsid w:val="0011481A"/>
    <w:rsid w:val="00117665"/>
    <w:rsid w:val="00121F7D"/>
    <w:rsid w:val="0012272F"/>
    <w:rsid w:val="001227A4"/>
    <w:rsid w:val="00122A70"/>
    <w:rsid w:val="00122B58"/>
    <w:rsid w:val="00124302"/>
    <w:rsid w:val="00125862"/>
    <w:rsid w:val="00126594"/>
    <w:rsid w:val="00126BF3"/>
    <w:rsid w:val="00131F89"/>
    <w:rsid w:val="00132799"/>
    <w:rsid w:val="001328B9"/>
    <w:rsid w:val="00132945"/>
    <w:rsid w:val="00132988"/>
    <w:rsid w:val="00132F5C"/>
    <w:rsid w:val="001342C5"/>
    <w:rsid w:val="0013571B"/>
    <w:rsid w:val="00135897"/>
    <w:rsid w:val="00135F94"/>
    <w:rsid w:val="0013676E"/>
    <w:rsid w:val="00136971"/>
    <w:rsid w:val="00136B25"/>
    <w:rsid w:val="00137597"/>
    <w:rsid w:val="00137C5E"/>
    <w:rsid w:val="001402AD"/>
    <w:rsid w:val="00141C37"/>
    <w:rsid w:val="00141DCC"/>
    <w:rsid w:val="00142F1F"/>
    <w:rsid w:val="00143C63"/>
    <w:rsid w:val="00144112"/>
    <w:rsid w:val="0014471B"/>
    <w:rsid w:val="001456A8"/>
    <w:rsid w:val="001465D2"/>
    <w:rsid w:val="0015017F"/>
    <w:rsid w:val="00150349"/>
    <w:rsid w:val="00150957"/>
    <w:rsid w:val="00152040"/>
    <w:rsid w:val="0015243A"/>
    <w:rsid w:val="0015255B"/>
    <w:rsid w:val="00153999"/>
    <w:rsid w:val="00157879"/>
    <w:rsid w:val="0016079D"/>
    <w:rsid w:val="001611EF"/>
    <w:rsid w:val="001619A5"/>
    <w:rsid w:val="0016214B"/>
    <w:rsid w:val="0016277F"/>
    <w:rsid w:val="00162CDE"/>
    <w:rsid w:val="001649FA"/>
    <w:rsid w:val="00165935"/>
    <w:rsid w:val="00166F95"/>
    <w:rsid w:val="00167BBA"/>
    <w:rsid w:val="00167C2E"/>
    <w:rsid w:val="00170006"/>
    <w:rsid w:val="001713BF"/>
    <w:rsid w:val="0017178A"/>
    <w:rsid w:val="00171897"/>
    <w:rsid w:val="00171BBD"/>
    <w:rsid w:val="00172F26"/>
    <w:rsid w:val="00173221"/>
    <w:rsid w:val="00173BEF"/>
    <w:rsid w:val="00173E07"/>
    <w:rsid w:val="00175213"/>
    <w:rsid w:val="0017606D"/>
    <w:rsid w:val="00177458"/>
    <w:rsid w:val="00177911"/>
    <w:rsid w:val="001809B5"/>
    <w:rsid w:val="0018114E"/>
    <w:rsid w:val="00181FA9"/>
    <w:rsid w:val="001831E5"/>
    <w:rsid w:val="001833A6"/>
    <w:rsid w:val="00183A3D"/>
    <w:rsid w:val="001840AA"/>
    <w:rsid w:val="00184F09"/>
    <w:rsid w:val="00185FAF"/>
    <w:rsid w:val="001873DA"/>
    <w:rsid w:val="001877AC"/>
    <w:rsid w:val="001879F7"/>
    <w:rsid w:val="00187ED5"/>
    <w:rsid w:val="0019001E"/>
    <w:rsid w:val="001908B7"/>
    <w:rsid w:val="001910B1"/>
    <w:rsid w:val="001914BE"/>
    <w:rsid w:val="00192198"/>
    <w:rsid w:val="00192AEC"/>
    <w:rsid w:val="00192EE4"/>
    <w:rsid w:val="00193335"/>
    <w:rsid w:val="00193EA8"/>
    <w:rsid w:val="00195F10"/>
    <w:rsid w:val="00196DA1"/>
    <w:rsid w:val="00196E40"/>
    <w:rsid w:val="001A036D"/>
    <w:rsid w:val="001A0F4E"/>
    <w:rsid w:val="001A33E0"/>
    <w:rsid w:val="001A37C3"/>
    <w:rsid w:val="001A380C"/>
    <w:rsid w:val="001A4373"/>
    <w:rsid w:val="001A5294"/>
    <w:rsid w:val="001A59D2"/>
    <w:rsid w:val="001A6CFD"/>
    <w:rsid w:val="001A7934"/>
    <w:rsid w:val="001B01CC"/>
    <w:rsid w:val="001B06BC"/>
    <w:rsid w:val="001B0C52"/>
    <w:rsid w:val="001B177B"/>
    <w:rsid w:val="001B4C69"/>
    <w:rsid w:val="001B50E0"/>
    <w:rsid w:val="001B6755"/>
    <w:rsid w:val="001B6E28"/>
    <w:rsid w:val="001B7450"/>
    <w:rsid w:val="001B747B"/>
    <w:rsid w:val="001B76EA"/>
    <w:rsid w:val="001C157A"/>
    <w:rsid w:val="001C18E6"/>
    <w:rsid w:val="001C2245"/>
    <w:rsid w:val="001C3157"/>
    <w:rsid w:val="001C4B7C"/>
    <w:rsid w:val="001C60D6"/>
    <w:rsid w:val="001C6EE5"/>
    <w:rsid w:val="001C71B8"/>
    <w:rsid w:val="001C73B0"/>
    <w:rsid w:val="001C75FC"/>
    <w:rsid w:val="001C7FE5"/>
    <w:rsid w:val="001D0026"/>
    <w:rsid w:val="001D0311"/>
    <w:rsid w:val="001D079B"/>
    <w:rsid w:val="001D0E78"/>
    <w:rsid w:val="001D2234"/>
    <w:rsid w:val="001D2F76"/>
    <w:rsid w:val="001D3342"/>
    <w:rsid w:val="001D47B3"/>
    <w:rsid w:val="001D4B76"/>
    <w:rsid w:val="001D5BFD"/>
    <w:rsid w:val="001D6A4A"/>
    <w:rsid w:val="001D707C"/>
    <w:rsid w:val="001E0859"/>
    <w:rsid w:val="001E09C1"/>
    <w:rsid w:val="001E1D85"/>
    <w:rsid w:val="001E2062"/>
    <w:rsid w:val="001E2D19"/>
    <w:rsid w:val="001E3F4B"/>
    <w:rsid w:val="001E3F77"/>
    <w:rsid w:val="001E414F"/>
    <w:rsid w:val="001E44B9"/>
    <w:rsid w:val="001E494F"/>
    <w:rsid w:val="001E5368"/>
    <w:rsid w:val="001E5D6E"/>
    <w:rsid w:val="001E65A4"/>
    <w:rsid w:val="001E6647"/>
    <w:rsid w:val="001F017F"/>
    <w:rsid w:val="001F0408"/>
    <w:rsid w:val="001F0EEB"/>
    <w:rsid w:val="001F1D70"/>
    <w:rsid w:val="001F2D1B"/>
    <w:rsid w:val="001F3B4B"/>
    <w:rsid w:val="001F4080"/>
    <w:rsid w:val="001F5E39"/>
    <w:rsid w:val="001F6C55"/>
    <w:rsid w:val="001F6D74"/>
    <w:rsid w:val="002006A0"/>
    <w:rsid w:val="002014FD"/>
    <w:rsid w:val="00201A76"/>
    <w:rsid w:val="00201C82"/>
    <w:rsid w:val="0020329F"/>
    <w:rsid w:val="002045CE"/>
    <w:rsid w:val="00204866"/>
    <w:rsid w:val="002052F6"/>
    <w:rsid w:val="002057A2"/>
    <w:rsid w:val="00205FF6"/>
    <w:rsid w:val="00206176"/>
    <w:rsid w:val="00206BEF"/>
    <w:rsid w:val="00206C1F"/>
    <w:rsid w:val="00207341"/>
    <w:rsid w:val="002076DD"/>
    <w:rsid w:val="00210654"/>
    <w:rsid w:val="00210E4A"/>
    <w:rsid w:val="00212496"/>
    <w:rsid w:val="0021406D"/>
    <w:rsid w:val="0021410B"/>
    <w:rsid w:val="00214E9E"/>
    <w:rsid w:val="00215925"/>
    <w:rsid w:val="00215BB7"/>
    <w:rsid w:val="002169A8"/>
    <w:rsid w:val="00217A58"/>
    <w:rsid w:val="002218C0"/>
    <w:rsid w:val="002227E8"/>
    <w:rsid w:val="002236F2"/>
    <w:rsid w:val="00224F57"/>
    <w:rsid w:val="00225035"/>
    <w:rsid w:val="00225585"/>
    <w:rsid w:val="00225997"/>
    <w:rsid w:val="00225F35"/>
    <w:rsid w:val="00226320"/>
    <w:rsid w:val="0022687C"/>
    <w:rsid w:val="00226D08"/>
    <w:rsid w:val="00226FCC"/>
    <w:rsid w:val="00227234"/>
    <w:rsid w:val="00227400"/>
    <w:rsid w:val="0022743E"/>
    <w:rsid w:val="00230E92"/>
    <w:rsid w:val="00232C62"/>
    <w:rsid w:val="00234476"/>
    <w:rsid w:val="00237562"/>
    <w:rsid w:val="0023761F"/>
    <w:rsid w:val="00237A02"/>
    <w:rsid w:val="002408CD"/>
    <w:rsid w:val="0024110D"/>
    <w:rsid w:val="00241177"/>
    <w:rsid w:val="00241DC1"/>
    <w:rsid w:val="002421BF"/>
    <w:rsid w:val="00243041"/>
    <w:rsid w:val="00244012"/>
    <w:rsid w:val="00244DE2"/>
    <w:rsid w:val="00244EDD"/>
    <w:rsid w:val="002456EA"/>
    <w:rsid w:val="00247068"/>
    <w:rsid w:val="002473CD"/>
    <w:rsid w:val="00251339"/>
    <w:rsid w:val="002517E2"/>
    <w:rsid w:val="0025187B"/>
    <w:rsid w:val="00253EA1"/>
    <w:rsid w:val="0025447C"/>
    <w:rsid w:val="00254D0E"/>
    <w:rsid w:val="002558A5"/>
    <w:rsid w:val="00255A43"/>
    <w:rsid w:val="00256223"/>
    <w:rsid w:val="00256C3C"/>
    <w:rsid w:val="00257317"/>
    <w:rsid w:val="00260C03"/>
    <w:rsid w:val="00261AA1"/>
    <w:rsid w:val="00263525"/>
    <w:rsid w:val="00265701"/>
    <w:rsid w:val="0026572A"/>
    <w:rsid w:val="00265B23"/>
    <w:rsid w:val="00265CE6"/>
    <w:rsid w:val="0026752D"/>
    <w:rsid w:val="00267576"/>
    <w:rsid w:val="0026776F"/>
    <w:rsid w:val="00272B07"/>
    <w:rsid w:val="00273143"/>
    <w:rsid w:val="00273531"/>
    <w:rsid w:val="002757C1"/>
    <w:rsid w:val="00275B37"/>
    <w:rsid w:val="00276235"/>
    <w:rsid w:val="002767E9"/>
    <w:rsid w:val="00276FC8"/>
    <w:rsid w:val="00277409"/>
    <w:rsid w:val="002801ED"/>
    <w:rsid w:val="00281793"/>
    <w:rsid w:val="0028206A"/>
    <w:rsid w:val="0028257E"/>
    <w:rsid w:val="00282FBB"/>
    <w:rsid w:val="002835AC"/>
    <w:rsid w:val="00283E2C"/>
    <w:rsid w:val="0028488A"/>
    <w:rsid w:val="00285629"/>
    <w:rsid w:val="002861B0"/>
    <w:rsid w:val="002861CF"/>
    <w:rsid w:val="00286248"/>
    <w:rsid w:val="00286533"/>
    <w:rsid w:val="002868FD"/>
    <w:rsid w:val="00286B02"/>
    <w:rsid w:val="0028708C"/>
    <w:rsid w:val="0028724F"/>
    <w:rsid w:val="00291D1C"/>
    <w:rsid w:val="00291FF9"/>
    <w:rsid w:val="00293E5D"/>
    <w:rsid w:val="00293F20"/>
    <w:rsid w:val="00295276"/>
    <w:rsid w:val="002952B7"/>
    <w:rsid w:val="002955BB"/>
    <w:rsid w:val="00295F05"/>
    <w:rsid w:val="00296222"/>
    <w:rsid w:val="00296FF3"/>
    <w:rsid w:val="00297035"/>
    <w:rsid w:val="00297756"/>
    <w:rsid w:val="00297A13"/>
    <w:rsid w:val="002A0013"/>
    <w:rsid w:val="002A001A"/>
    <w:rsid w:val="002A08A4"/>
    <w:rsid w:val="002A12B9"/>
    <w:rsid w:val="002A1E93"/>
    <w:rsid w:val="002A27C1"/>
    <w:rsid w:val="002A2F2D"/>
    <w:rsid w:val="002A3886"/>
    <w:rsid w:val="002A3CA3"/>
    <w:rsid w:val="002A3E34"/>
    <w:rsid w:val="002A3F7A"/>
    <w:rsid w:val="002A4F54"/>
    <w:rsid w:val="002A5924"/>
    <w:rsid w:val="002A5E9E"/>
    <w:rsid w:val="002A5ECE"/>
    <w:rsid w:val="002A63AA"/>
    <w:rsid w:val="002A6F9A"/>
    <w:rsid w:val="002A7B4A"/>
    <w:rsid w:val="002B154D"/>
    <w:rsid w:val="002B1938"/>
    <w:rsid w:val="002B2B05"/>
    <w:rsid w:val="002B4217"/>
    <w:rsid w:val="002B4804"/>
    <w:rsid w:val="002B5BF8"/>
    <w:rsid w:val="002B640C"/>
    <w:rsid w:val="002B664C"/>
    <w:rsid w:val="002C0A55"/>
    <w:rsid w:val="002C203D"/>
    <w:rsid w:val="002C2046"/>
    <w:rsid w:val="002C26ED"/>
    <w:rsid w:val="002C2B84"/>
    <w:rsid w:val="002C42C4"/>
    <w:rsid w:val="002C47AE"/>
    <w:rsid w:val="002C5565"/>
    <w:rsid w:val="002C6051"/>
    <w:rsid w:val="002C6058"/>
    <w:rsid w:val="002C6901"/>
    <w:rsid w:val="002C71ED"/>
    <w:rsid w:val="002C7675"/>
    <w:rsid w:val="002C7FCC"/>
    <w:rsid w:val="002D01DD"/>
    <w:rsid w:val="002D0506"/>
    <w:rsid w:val="002D079D"/>
    <w:rsid w:val="002D0F78"/>
    <w:rsid w:val="002D0FAB"/>
    <w:rsid w:val="002D12A6"/>
    <w:rsid w:val="002D1F56"/>
    <w:rsid w:val="002D1F8C"/>
    <w:rsid w:val="002D266B"/>
    <w:rsid w:val="002D41CA"/>
    <w:rsid w:val="002D41E8"/>
    <w:rsid w:val="002D4867"/>
    <w:rsid w:val="002D4D5B"/>
    <w:rsid w:val="002D704F"/>
    <w:rsid w:val="002E00FB"/>
    <w:rsid w:val="002E2077"/>
    <w:rsid w:val="002E209C"/>
    <w:rsid w:val="002E30F5"/>
    <w:rsid w:val="002E31BB"/>
    <w:rsid w:val="002E4289"/>
    <w:rsid w:val="002E5D6C"/>
    <w:rsid w:val="002E72F9"/>
    <w:rsid w:val="002E76F6"/>
    <w:rsid w:val="002E79CD"/>
    <w:rsid w:val="002E7A15"/>
    <w:rsid w:val="002F033D"/>
    <w:rsid w:val="002F0544"/>
    <w:rsid w:val="002F1037"/>
    <w:rsid w:val="002F30B8"/>
    <w:rsid w:val="002F3A1C"/>
    <w:rsid w:val="002F5BFC"/>
    <w:rsid w:val="002F7634"/>
    <w:rsid w:val="002F7D57"/>
    <w:rsid w:val="0030067D"/>
    <w:rsid w:val="003007F7"/>
    <w:rsid w:val="00301944"/>
    <w:rsid w:val="00301BF9"/>
    <w:rsid w:val="0030257F"/>
    <w:rsid w:val="003039C9"/>
    <w:rsid w:val="0030592C"/>
    <w:rsid w:val="00305BAB"/>
    <w:rsid w:val="00306031"/>
    <w:rsid w:val="00306848"/>
    <w:rsid w:val="003102BF"/>
    <w:rsid w:val="003104DB"/>
    <w:rsid w:val="00310933"/>
    <w:rsid w:val="00310AA8"/>
    <w:rsid w:val="003114D5"/>
    <w:rsid w:val="00311DFE"/>
    <w:rsid w:val="003126C3"/>
    <w:rsid w:val="00312EDD"/>
    <w:rsid w:val="0031303C"/>
    <w:rsid w:val="00313179"/>
    <w:rsid w:val="00313795"/>
    <w:rsid w:val="003153D7"/>
    <w:rsid w:val="00315C30"/>
    <w:rsid w:val="00315DBB"/>
    <w:rsid w:val="00316054"/>
    <w:rsid w:val="003161D3"/>
    <w:rsid w:val="003161DD"/>
    <w:rsid w:val="003164C1"/>
    <w:rsid w:val="003172B7"/>
    <w:rsid w:val="0031745B"/>
    <w:rsid w:val="00317AC0"/>
    <w:rsid w:val="0032053B"/>
    <w:rsid w:val="00322009"/>
    <w:rsid w:val="0032233C"/>
    <w:rsid w:val="003229E3"/>
    <w:rsid w:val="00322EB0"/>
    <w:rsid w:val="00323D52"/>
    <w:rsid w:val="00327A56"/>
    <w:rsid w:val="00327E3B"/>
    <w:rsid w:val="00327FAB"/>
    <w:rsid w:val="00330027"/>
    <w:rsid w:val="00330C41"/>
    <w:rsid w:val="00331188"/>
    <w:rsid w:val="0033185A"/>
    <w:rsid w:val="003319C3"/>
    <w:rsid w:val="00331ACA"/>
    <w:rsid w:val="00332BD1"/>
    <w:rsid w:val="0033417B"/>
    <w:rsid w:val="003344FA"/>
    <w:rsid w:val="00334E06"/>
    <w:rsid w:val="00334F14"/>
    <w:rsid w:val="00335D11"/>
    <w:rsid w:val="003362B4"/>
    <w:rsid w:val="00336D63"/>
    <w:rsid w:val="00337884"/>
    <w:rsid w:val="003400F0"/>
    <w:rsid w:val="00342539"/>
    <w:rsid w:val="00343ABB"/>
    <w:rsid w:val="0034410A"/>
    <w:rsid w:val="003445E5"/>
    <w:rsid w:val="003450B7"/>
    <w:rsid w:val="003455F0"/>
    <w:rsid w:val="00345822"/>
    <w:rsid w:val="00345BA9"/>
    <w:rsid w:val="003474B1"/>
    <w:rsid w:val="0034763A"/>
    <w:rsid w:val="003505D4"/>
    <w:rsid w:val="00350EED"/>
    <w:rsid w:val="00351110"/>
    <w:rsid w:val="00351F82"/>
    <w:rsid w:val="003527C8"/>
    <w:rsid w:val="003532C8"/>
    <w:rsid w:val="0035342E"/>
    <w:rsid w:val="00354D2E"/>
    <w:rsid w:val="00356D3B"/>
    <w:rsid w:val="00357511"/>
    <w:rsid w:val="00357DCD"/>
    <w:rsid w:val="00360011"/>
    <w:rsid w:val="00361290"/>
    <w:rsid w:val="003614FD"/>
    <w:rsid w:val="00361ED8"/>
    <w:rsid w:val="00361FB4"/>
    <w:rsid w:val="003622C9"/>
    <w:rsid w:val="003639DD"/>
    <w:rsid w:val="00364EBC"/>
    <w:rsid w:val="00364F2D"/>
    <w:rsid w:val="00365976"/>
    <w:rsid w:val="00365F32"/>
    <w:rsid w:val="00370370"/>
    <w:rsid w:val="003715DB"/>
    <w:rsid w:val="00372723"/>
    <w:rsid w:val="00372F01"/>
    <w:rsid w:val="003754D2"/>
    <w:rsid w:val="00375557"/>
    <w:rsid w:val="00375CEA"/>
    <w:rsid w:val="00375F9B"/>
    <w:rsid w:val="003765ED"/>
    <w:rsid w:val="00376FC4"/>
    <w:rsid w:val="00380043"/>
    <w:rsid w:val="00380AAA"/>
    <w:rsid w:val="00380F23"/>
    <w:rsid w:val="003817D2"/>
    <w:rsid w:val="00381B79"/>
    <w:rsid w:val="003824FA"/>
    <w:rsid w:val="003825AA"/>
    <w:rsid w:val="00383338"/>
    <w:rsid w:val="00383440"/>
    <w:rsid w:val="00384D2E"/>
    <w:rsid w:val="00384D7D"/>
    <w:rsid w:val="00385330"/>
    <w:rsid w:val="00385910"/>
    <w:rsid w:val="00386A1A"/>
    <w:rsid w:val="00387CC6"/>
    <w:rsid w:val="00387D81"/>
    <w:rsid w:val="0039062F"/>
    <w:rsid w:val="003908AD"/>
    <w:rsid w:val="00391186"/>
    <w:rsid w:val="0039168B"/>
    <w:rsid w:val="00392833"/>
    <w:rsid w:val="00392E67"/>
    <w:rsid w:val="00393679"/>
    <w:rsid w:val="00393C2F"/>
    <w:rsid w:val="0039445A"/>
    <w:rsid w:val="00395905"/>
    <w:rsid w:val="00396263"/>
    <w:rsid w:val="003963F5"/>
    <w:rsid w:val="003A07D4"/>
    <w:rsid w:val="003A0AA8"/>
    <w:rsid w:val="003A19E4"/>
    <w:rsid w:val="003A1F4C"/>
    <w:rsid w:val="003A381C"/>
    <w:rsid w:val="003A38D7"/>
    <w:rsid w:val="003A3B67"/>
    <w:rsid w:val="003A4B75"/>
    <w:rsid w:val="003A571B"/>
    <w:rsid w:val="003A5FB0"/>
    <w:rsid w:val="003A64BB"/>
    <w:rsid w:val="003A6CC8"/>
    <w:rsid w:val="003A7D38"/>
    <w:rsid w:val="003B0945"/>
    <w:rsid w:val="003B09F7"/>
    <w:rsid w:val="003B0CEF"/>
    <w:rsid w:val="003B1361"/>
    <w:rsid w:val="003B1641"/>
    <w:rsid w:val="003B1C52"/>
    <w:rsid w:val="003B34A1"/>
    <w:rsid w:val="003B36BF"/>
    <w:rsid w:val="003B46A3"/>
    <w:rsid w:val="003B4B2B"/>
    <w:rsid w:val="003B4D02"/>
    <w:rsid w:val="003B4D65"/>
    <w:rsid w:val="003B56D1"/>
    <w:rsid w:val="003B5975"/>
    <w:rsid w:val="003B7071"/>
    <w:rsid w:val="003C12DC"/>
    <w:rsid w:val="003C12EA"/>
    <w:rsid w:val="003C1D93"/>
    <w:rsid w:val="003C24EE"/>
    <w:rsid w:val="003C39AB"/>
    <w:rsid w:val="003C3EAB"/>
    <w:rsid w:val="003C426F"/>
    <w:rsid w:val="003C4390"/>
    <w:rsid w:val="003C4854"/>
    <w:rsid w:val="003C4E08"/>
    <w:rsid w:val="003C4FC6"/>
    <w:rsid w:val="003C5F19"/>
    <w:rsid w:val="003C7079"/>
    <w:rsid w:val="003C7B22"/>
    <w:rsid w:val="003D06A9"/>
    <w:rsid w:val="003D1C82"/>
    <w:rsid w:val="003D235A"/>
    <w:rsid w:val="003D25C1"/>
    <w:rsid w:val="003D2B05"/>
    <w:rsid w:val="003D2D45"/>
    <w:rsid w:val="003D3E7F"/>
    <w:rsid w:val="003D4078"/>
    <w:rsid w:val="003D73F7"/>
    <w:rsid w:val="003D7496"/>
    <w:rsid w:val="003D7A9E"/>
    <w:rsid w:val="003E0237"/>
    <w:rsid w:val="003E1CAD"/>
    <w:rsid w:val="003E2627"/>
    <w:rsid w:val="003E321D"/>
    <w:rsid w:val="003E378A"/>
    <w:rsid w:val="003E3DBE"/>
    <w:rsid w:val="003E3E12"/>
    <w:rsid w:val="003E4183"/>
    <w:rsid w:val="003E4294"/>
    <w:rsid w:val="003E4A9D"/>
    <w:rsid w:val="003E5397"/>
    <w:rsid w:val="003E552D"/>
    <w:rsid w:val="003E5F0E"/>
    <w:rsid w:val="003E6EE1"/>
    <w:rsid w:val="003E71A6"/>
    <w:rsid w:val="003E7BFB"/>
    <w:rsid w:val="003F1169"/>
    <w:rsid w:val="003F14B7"/>
    <w:rsid w:val="003F2034"/>
    <w:rsid w:val="003F2401"/>
    <w:rsid w:val="003F26D3"/>
    <w:rsid w:val="003F3029"/>
    <w:rsid w:val="003F423E"/>
    <w:rsid w:val="003F5BC4"/>
    <w:rsid w:val="003F7767"/>
    <w:rsid w:val="004001F8"/>
    <w:rsid w:val="00400BD7"/>
    <w:rsid w:val="004013E8"/>
    <w:rsid w:val="0040168C"/>
    <w:rsid w:val="00401A51"/>
    <w:rsid w:val="00403153"/>
    <w:rsid w:val="0040481B"/>
    <w:rsid w:val="00404936"/>
    <w:rsid w:val="00405846"/>
    <w:rsid w:val="00406F2C"/>
    <w:rsid w:val="004076C1"/>
    <w:rsid w:val="00407DCA"/>
    <w:rsid w:val="00410065"/>
    <w:rsid w:val="00410D5B"/>
    <w:rsid w:val="004119C9"/>
    <w:rsid w:val="0041270C"/>
    <w:rsid w:val="00412B3B"/>
    <w:rsid w:val="00413AE5"/>
    <w:rsid w:val="00414E50"/>
    <w:rsid w:val="004151AA"/>
    <w:rsid w:val="0041546C"/>
    <w:rsid w:val="004157A8"/>
    <w:rsid w:val="00415BF3"/>
    <w:rsid w:val="00416DF7"/>
    <w:rsid w:val="00420887"/>
    <w:rsid w:val="00420D75"/>
    <w:rsid w:val="00420DD6"/>
    <w:rsid w:val="00421146"/>
    <w:rsid w:val="004236F3"/>
    <w:rsid w:val="00423879"/>
    <w:rsid w:val="00423B21"/>
    <w:rsid w:val="004244F4"/>
    <w:rsid w:val="004251C5"/>
    <w:rsid w:val="00425803"/>
    <w:rsid w:val="00425814"/>
    <w:rsid w:val="004259F1"/>
    <w:rsid w:val="00426551"/>
    <w:rsid w:val="004268F1"/>
    <w:rsid w:val="0042714D"/>
    <w:rsid w:val="00427656"/>
    <w:rsid w:val="004278C6"/>
    <w:rsid w:val="004279AB"/>
    <w:rsid w:val="00427E4A"/>
    <w:rsid w:val="00430452"/>
    <w:rsid w:val="00431108"/>
    <w:rsid w:val="004311E2"/>
    <w:rsid w:val="0043124D"/>
    <w:rsid w:val="004321B1"/>
    <w:rsid w:val="00432457"/>
    <w:rsid w:val="00432AF7"/>
    <w:rsid w:val="004345F8"/>
    <w:rsid w:val="00434ACE"/>
    <w:rsid w:val="00434CA2"/>
    <w:rsid w:val="004379CE"/>
    <w:rsid w:val="00441387"/>
    <w:rsid w:val="00441428"/>
    <w:rsid w:val="00442D78"/>
    <w:rsid w:val="00443623"/>
    <w:rsid w:val="00444228"/>
    <w:rsid w:val="00444C0D"/>
    <w:rsid w:val="004450D0"/>
    <w:rsid w:val="004451F1"/>
    <w:rsid w:val="004457A1"/>
    <w:rsid w:val="00445E50"/>
    <w:rsid w:val="00446278"/>
    <w:rsid w:val="00446CC4"/>
    <w:rsid w:val="00447655"/>
    <w:rsid w:val="0045013C"/>
    <w:rsid w:val="00452A1B"/>
    <w:rsid w:val="00453C66"/>
    <w:rsid w:val="00453E6B"/>
    <w:rsid w:val="00455E70"/>
    <w:rsid w:val="004562B8"/>
    <w:rsid w:val="00457025"/>
    <w:rsid w:val="0045707F"/>
    <w:rsid w:val="00457CBD"/>
    <w:rsid w:val="00460A66"/>
    <w:rsid w:val="00460D25"/>
    <w:rsid w:val="004612E8"/>
    <w:rsid w:val="004616D3"/>
    <w:rsid w:val="0046177E"/>
    <w:rsid w:val="00462F2B"/>
    <w:rsid w:val="004638AE"/>
    <w:rsid w:val="00463BBB"/>
    <w:rsid w:val="004642D7"/>
    <w:rsid w:val="00464565"/>
    <w:rsid w:val="004653CB"/>
    <w:rsid w:val="004655F5"/>
    <w:rsid w:val="004657E1"/>
    <w:rsid w:val="00466AED"/>
    <w:rsid w:val="004678A3"/>
    <w:rsid w:val="00470EAA"/>
    <w:rsid w:val="00470FA7"/>
    <w:rsid w:val="00471842"/>
    <w:rsid w:val="0047257B"/>
    <w:rsid w:val="00473135"/>
    <w:rsid w:val="004743A8"/>
    <w:rsid w:val="00474E89"/>
    <w:rsid w:val="00476AAD"/>
    <w:rsid w:val="00477656"/>
    <w:rsid w:val="0047790F"/>
    <w:rsid w:val="00480671"/>
    <w:rsid w:val="00480890"/>
    <w:rsid w:val="00480A48"/>
    <w:rsid w:val="00480C96"/>
    <w:rsid w:val="00480EF6"/>
    <w:rsid w:val="00481CC8"/>
    <w:rsid w:val="00482B78"/>
    <w:rsid w:val="004833C2"/>
    <w:rsid w:val="004834EA"/>
    <w:rsid w:val="00483E74"/>
    <w:rsid w:val="00483ECD"/>
    <w:rsid w:val="0048546D"/>
    <w:rsid w:val="00485531"/>
    <w:rsid w:val="00486106"/>
    <w:rsid w:val="00490699"/>
    <w:rsid w:val="00490903"/>
    <w:rsid w:val="00490B5F"/>
    <w:rsid w:val="00490BC6"/>
    <w:rsid w:val="00491861"/>
    <w:rsid w:val="00491F99"/>
    <w:rsid w:val="00493447"/>
    <w:rsid w:val="00494200"/>
    <w:rsid w:val="004943CB"/>
    <w:rsid w:val="00494ACA"/>
    <w:rsid w:val="00494FD1"/>
    <w:rsid w:val="0049563F"/>
    <w:rsid w:val="00495BF1"/>
    <w:rsid w:val="00495E8A"/>
    <w:rsid w:val="004967B1"/>
    <w:rsid w:val="00496BCD"/>
    <w:rsid w:val="00497330"/>
    <w:rsid w:val="004A057D"/>
    <w:rsid w:val="004A1705"/>
    <w:rsid w:val="004A2E0B"/>
    <w:rsid w:val="004A3D71"/>
    <w:rsid w:val="004A3F80"/>
    <w:rsid w:val="004A5BAB"/>
    <w:rsid w:val="004A6F3F"/>
    <w:rsid w:val="004B0DC2"/>
    <w:rsid w:val="004B0FD5"/>
    <w:rsid w:val="004B1381"/>
    <w:rsid w:val="004B2E3D"/>
    <w:rsid w:val="004B3279"/>
    <w:rsid w:val="004B3E89"/>
    <w:rsid w:val="004B4A53"/>
    <w:rsid w:val="004B54F5"/>
    <w:rsid w:val="004B648E"/>
    <w:rsid w:val="004C1497"/>
    <w:rsid w:val="004C1563"/>
    <w:rsid w:val="004C1619"/>
    <w:rsid w:val="004C173C"/>
    <w:rsid w:val="004C1EC7"/>
    <w:rsid w:val="004C2449"/>
    <w:rsid w:val="004C2633"/>
    <w:rsid w:val="004C2890"/>
    <w:rsid w:val="004C2F6D"/>
    <w:rsid w:val="004C3BAE"/>
    <w:rsid w:val="004C48E4"/>
    <w:rsid w:val="004C49C0"/>
    <w:rsid w:val="004C5906"/>
    <w:rsid w:val="004C6476"/>
    <w:rsid w:val="004C6B08"/>
    <w:rsid w:val="004C6BF2"/>
    <w:rsid w:val="004C7291"/>
    <w:rsid w:val="004D0803"/>
    <w:rsid w:val="004D133E"/>
    <w:rsid w:val="004D18C1"/>
    <w:rsid w:val="004D18CC"/>
    <w:rsid w:val="004D2AF7"/>
    <w:rsid w:val="004D3A26"/>
    <w:rsid w:val="004D422B"/>
    <w:rsid w:val="004D4DE1"/>
    <w:rsid w:val="004D50C4"/>
    <w:rsid w:val="004D60BA"/>
    <w:rsid w:val="004D68DF"/>
    <w:rsid w:val="004D766B"/>
    <w:rsid w:val="004E07B0"/>
    <w:rsid w:val="004E0F31"/>
    <w:rsid w:val="004E2F0C"/>
    <w:rsid w:val="004E3B7D"/>
    <w:rsid w:val="004E472C"/>
    <w:rsid w:val="004E4F10"/>
    <w:rsid w:val="004E5202"/>
    <w:rsid w:val="004E5B0E"/>
    <w:rsid w:val="004E77C5"/>
    <w:rsid w:val="004E7B70"/>
    <w:rsid w:val="004E7DF4"/>
    <w:rsid w:val="004F01BE"/>
    <w:rsid w:val="004F0799"/>
    <w:rsid w:val="004F2768"/>
    <w:rsid w:val="004F2C41"/>
    <w:rsid w:val="004F3784"/>
    <w:rsid w:val="004F3B5B"/>
    <w:rsid w:val="004F451A"/>
    <w:rsid w:val="004F5882"/>
    <w:rsid w:val="004F77D0"/>
    <w:rsid w:val="004F7CAD"/>
    <w:rsid w:val="005002F2"/>
    <w:rsid w:val="00500609"/>
    <w:rsid w:val="0050073A"/>
    <w:rsid w:val="00500C4A"/>
    <w:rsid w:val="0050238C"/>
    <w:rsid w:val="0050375D"/>
    <w:rsid w:val="00503766"/>
    <w:rsid w:val="00503A21"/>
    <w:rsid w:val="005044D2"/>
    <w:rsid w:val="005049F5"/>
    <w:rsid w:val="005067AE"/>
    <w:rsid w:val="00507F5B"/>
    <w:rsid w:val="00511A78"/>
    <w:rsid w:val="00511B11"/>
    <w:rsid w:val="005125AA"/>
    <w:rsid w:val="005136D0"/>
    <w:rsid w:val="00514296"/>
    <w:rsid w:val="00514728"/>
    <w:rsid w:val="00514BB7"/>
    <w:rsid w:val="00515EF3"/>
    <w:rsid w:val="00516DEC"/>
    <w:rsid w:val="005202B3"/>
    <w:rsid w:val="0052030B"/>
    <w:rsid w:val="005204D3"/>
    <w:rsid w:val="00520817"/>
    <w:rsid w:val="00520FA8"/>
    <w:rsid w:val="00523554"/>
    <w:rsid w:val="00524FB2"/>
    <w:rsid w:val="005260CF"/>
    <w:rsid w:val="005262B7"/>
    <w:rsid w:val="005263CA"/>
    <w:rsid w:val="00526A18"/>
    <w:rsid w:val="00527073"/>
    <w:rsid w:val="00527141"/>
    <w:rsid w:val="0053115A"/>
    <w:rsid w:val="00532ADF"/>
    <w:rsid w:val="00532ED8"/>
    <w:rsid w:val="00533290"/>
    <w:rsid w:val="0053344F"/>
    <w:rsid w:val="005337A7"/>
    <w:rsid w:val="005364E7"/>
    <w:rsid w:val="00537386"/>
    <w:rsid w:val="00537B5A"/>
    <w:rsid w:val="00537C61"/>
    <w:rsid w:val="00540017"/>
    <w:rsid w:val="00540248"/>
    <w:rsid w:val="005403BE"/>
    <w:rsid w:val="00540FD1"/>
    <w:rsid w:val="005413E4"/>
    <w:rsid w:val="005421D8"/>
    <w:rsid w:val="00542908"/>
    <w:rsid w:val="00542B70"/>
    <w:rsid w:val="005435F3"/>
    <w:rsid w:val="00543DA2"/>
    <w:rsid w:val="00543E03"/>
    <w:rsid w:val="00543E69"/>
    <w:rsid w:val="005447C0"/>
    <w:rsid w:val="005451CD"/>
    <w:rsid w:val="00547799"/>
    <w:rsid w:val="00547C19"/>
    <w:rsid w:val="00551BFC"/>
    <w:rsid w:val="00554301"/>
    <w:rsid w:val="00555445"/>
    <w:rsid w:val="00557943"/>
    <w:rsid w:val="00557C69"/>
    <w:rsid w:val="00560326"/>
    <w:rsid w:val="0056079A"/>
    <w:rsid w:val="005614D7"/>
    <w:rsid w:val="0056173F"/>
    <w:rsid w:val="00562917"/>
    <w:rsid w:val="00563344"/>
    <w:rsid w:val="00563638"/>
    <w:rsid w:val="00565D22"/>
    <w:rsid w:val="005673ED"/>
    <w:rsid w:val="00567FAF"/>
    <w:rsid w:val="00570640"/>
    <w:rsid w:val="005710A5"/>
    <w:rsid w:val="00572493"/>
    <w:rsid w:val="00573049"/>
    <w:rsid w:val="005733C7"/>
    <w:rsid w:val="00575163"/>
    <w:rsid w:val="0057668A"/>
    <w:rsid w:val="00576AE4"/>
    <w:rsid w:val="00577930"/>
    <w:rsid w:val="00580C40"/>
    <w:rsid w:val="0058186A"/>
    <w:rsid w:val="00582070"/>
    <w:rsid w:val="005820FA"/>
    <w:rsid w:val="005834DE"/>
    <w:rsid w:val="005836B9"/>
    <w:rsid w:val="00583939"/>
    <w:rsid w:val="00584038"/>
    <w:rsid w:val="005842FB"/>
    <w:rsid w:val="0058439D"/>
    <w:rsid w:val="0058521C"/>
    <w:rsid w:val="0058575E"/>
    <w:rsid w:val="00586116"/>
    <w:rsid w:val="005867C6"/>
    <w:rsid w:val="00587026"/>
    <w:rsid w:val="00590462"/>
    <w:rsid w:val="0059057F"/>
    <w:rsid w:val="00590C89"/>
    <w:rsid w:val="005913F6"/>
    <w:rsid w:val="005924DA"/>
    <w:rsid w:val="005927FD"/>
    <w:rsid w:val="00592C88"/>
    <w:rsid w:val="00593841"/>
    <w:rsid w:val="0059472C"/>
    <w:rsid w:val="00594D8A"/>
    <w:rsid w:val="00595E4F"/>
    <w:rsid w:val="00596543"/>
    <w:rsid w:val="005A014F"/>
    <w:rsid w:val="005A01E9"/>
    <w:rsid w:val="005A08BA"/>
    <w:rsid w:val="005A0B4C"/>
    <w:rsid w:val="005A15E9"/>
    <w:rsid w:val="005A2309"/>
    <w:rsid w:val="005A272F"/>
    <w:rsid w:val="005A42C7"/>
    <w:rsid w:val="005A5B5B"/>
    <w:rsid w:val="005A6282"/>
    <w:rsid w:val="005A67CB"/>
    <w:rsid w:val="005A793E"/>
    <w:rsid w:val="005B0B13"/>
    <w:rsid w:val="005B0E19"/>
    <w:rsid w:val="005B187A"/>
    <w:rsid w:val="005B1AE8"/>
    <w:rsid w:val="005B20D4"/>
    <w:rsid w:val="005B2C5D"/>
    <w:rsid w:val="005B359D"/>
    <w:rsid w:val="005B39A0"/>
    <w:rsid w:val="005B50F0"/>
    <w:rsid w:val="005B5AC3"/>
    <w:rsid w:val="005B6BB3"/>
    <w:rsid w:val="005B738F"/>
    <w:rsid w:val="005C0260"/>
    <w:rsid w:val="005C1185"/>
    <w:rsid w:val="005C1CB3"/>
    <w:rsid w:val="005C1F44"/>
    <w:rsid w:val="005C2BE9"/>
    <w:rsid w:val="005C3811"/>
    <w:rsid w:val="005C4189"/>
    <w:rsid w:val="005C42D1"/>
    <w:rsid w:val="005C4A4B"/>
    <w:rsid w:val="005C4A82"/>
    <w:rsid w:val="005C6134"/>
    <w:rsid w:val="005C7059"/>
    <w:rsid w:val="005C74C2"/>
    <w:rsid w:val="005C78BA"/>
    <w:rsid w:val="005C7BED"/>
    <w:rsid w:val="005D0759"/>
    <w:rsid w:val="005D07B6"/>
    <w:rsid w:val="005D1DCA"/>
    <w:rsid w:val="005D3B35"/>
    <w:rsid w:val="005D4045"/>
    <w:rsid w:val="005D4EDB"/>
    <w:rsid w:val="005D55D2"/>
    <w:rsid w:val="005D61EC"/>
    <w:rsid w:val="005D7416"/>
    <w:rsid w:val="005E0C05"/>
    <w:rsid w:val="005E0EB4"/>
    <w:rsid w:val="005E10FC"/>
    <w:rsid w:val="005E2007"/>
    <w:rsid w:val="005E3F2E"/>
    <w:rsid w:val="005E46E1"/>
    <w:rsid w:val="005E4BEF"/>
    <w:rsid w:val="005E5338"/>
    <w:rsid w:val="005E56CD"/>
    <w:rsid w:val="005E6DAA"/>
    <w:rsid w:val="005E7B86"/>
    <w:rsid w:val="005E7BDF"/>
    <w:rsid w:val="005F0621"/>
    <w:rsid w:val="005F1A80"/>
    <w:rsid w:val="005F418E"/>
    <w:rsid w:val="005F438C"/>
    <w:rsid w:val="005F4751"/>
    <w:rsid w:val="005F4896"/>
    <w:rsid w:val="005F5413"/>
    <w:rsid w:val="005F60EB"/>
    <w:rsid w:val="005F7CA1"/>
    <w:rsid w:val="00601D44"/>
    <w:rsid w:val="00601F76"/>
    <w:rsid w:val="006020C6"/>
    <w:rsid w:val="00602A56"/>
    <w:rsid w:val="00602C48"/>
    <w:rsid w:val="00603C22"/>
    <w:rsid w:val="00603D75"/>
    <w:rsid w:val="006048B7"/>
    <w:rsid w:val="0060549F"/>
    <w:rsid w:val="006065F1"/>
    <w:rsid w:val="00607141"/>
    <w:rsid w:val="006074C4"/>
    <w:rsid w:val="00607AD9"/>
    <w:rsid w:val="0061105E"/>
    <w:rsid w:val="00611766"/>
    <w:rsid w:val="00611B6F"/>
    <w:rsid w:val="0061208C"/>
    <w:rsid w:val="00613099"/>
    <w:rsid w:val="00613382"/>
    <w:rsid w:val="00613C41"/>
    <w:rsid w:val="006142F8"/>
    <w:rsid w:val="00614632"/>
    <w:rsid w:val="006149AC"/>
    <w:rsid w:val="00614AFF"/>
    <w:rsid w:val="00614F0C"/>
    <w:rsid w:val="00614F5E"/>
    <w:rsid w:val="006151AB"/>
    <w:rsid w:val="0061617A"/>
    <w:rsid w:val="00617A45"/>
    <w:rsid w:val="00620A3E"/>
    <w:rsid w:val="00620D0D"/>
    <w:rsid w:val="00622577"/>
    <w:rsid w:val="00622DE0"/>
    <w:rsid w:val="00622E94"/>
    <w:rsid w:val="006237FD"/>
    <w:rsid w:val="0062409B"/>
    <w:rsid w:val="006253DB"/>
    <w:rsid w:val="006273B0"/>
    <w:rsid w:val="006277C4"/>
    <w:rsid w:val="0062799B"/>
    <w:rsid w:val="00627C54"/>
    <w:rsid w:val="006306C5"/>
    <w:rsid w:val="00630EDB"/>
    <w:rsid w:val="00631B8D"/>
    <w:rsid w:val="006329CE"/>
    <w:rsid w:val="0063419A"/>
    <w:rsid w:val="00635A94"/>
    <w:rsid w:val="00636998"/>
    <w:rsid w:val="00640551"/>
    <w:rsid w:val="00640E09"/>
    <w:rsid w:val="00640E2B"/>
    <w:rsid w:val="00641279"/>
    <w:rsid w:val="006413E0"/>
    <w:rsid w:val="0064211A"/>
    <w:rsid w:val="0064248C"/>
    <w:rsid w:val="00643230"/>
    <w:rsid w:val="00644115"/>
    <w:rsid w:val="006446F0"/>
    <w:rsid w:val="00644B3D"/>
    <w:rsid w:val="0064513B"/>
    <w:rsid w:val="0064562D"/>
    <w:rsid w:val="0064583E"/>
    <w:rsid w:val="00645F3A"/>
    <w:rsid w:val="00646246"/>
    <w:rsid w:val="00646411"/>
    <w:rsid w:val="00647D1A"/>
    <w:rsid w:val="00650BD0"/>
    <w:rsid w:val="00650F67"/>
    <w:rsid w:val="006514C7"/>
    <w:rsid w:val="006517FC"/>
    <w:rsid w:val="0065239B"/>
    <w:rsid w:val="00652D8B"/>
    <w:rsid w:val="00653300"/>
    <w:rsid w:val="00653CC4"/>
    <w:rsid w:val="00653E94"/>
    <w:rsid w:val="00654CF3"/>
    <w:rsid w:val="006554B5"/>
    <w:rsid w:val="0065563F"/>
    <w:rsid w:val="00655B1A"/>
    <w:rsid w:val="00655BAF"/>
    <w:rsid w:val="00655F90"/>
    <w:rsid w:val="00661D11"/>
    <w:rsid w:val="00662499"/>
    <w:rsid w:val="00662864"/>
    <w:rsid w:val="006628B0"/>
    <w:rsid w:val="00663124"/>
    <w:rsid w:val="0066360C"/>
    <w:rsid w:val="00663B27"/>
    <w:rsid w:val="006640FD"/>
    <w:rsid w:val="00664B7F"/>
    <w:rsid w:val="006651EE"/>
    <w:rsid w:val="00666C01"/>
    <w:rsid w:val="00666CB1"/>
    <w:rsid w:val="0066733B"/>
    <w:rsid w:val="00667581"/>
    <w:rsid w:val="0066795D"/>
    <w:rsid w:val="00670984"/>
    <w:rsid w:val="0067126A"/>
    <w:rsid w:val="00671498"/>
    <w:rsid w:val="00671C1B"/>
    <w:rsid w:val="00672868"/>
    <w:rsid w:val="00672A63"/>
    <w:rsid w:val="00674557"/>
    <w:rsid w:val="006747BE"/>
    <w:rsid w:val="00676150"/>
    <w:rsid w:val="0067645C"/>
    <w:rsid w:val="00676D4A"/>
    <w:rsid w:val="00677344"/>
    <w:rsid w:val="00677701"/>
    <w:rsid w:val="006777B7"/>
    <w:rsid w:val="006803B9"/>
    <w:rsid w:val="0068076E"/>
    <w:rsid w:val="00681168"/>
    <w:rsid w:val="00681499"/>
    <w:rsid w:val="00681A24"/>
    <w:rsid w:val="00681ADA"/>
    <w:rsid w:val="00683958"/>
    <w:rsid w:val="00683D18"/>
    <w:rsid w:val="00683D4D"/>
    <w:rsid w:val="0068410E"/>
    <w:rsid w:val="0068450D"/>
    <w:rsid w:val="006856C0"/>
    <w:rsid w:val="00685DB7"/>
    <w:rsid w:val="00686400"/>
    <w:rsid w:val="00686A2B"/>
    <w:rsid w:val="00687D97"/>
    <w:rsid w:val="00687E3C"/>
    <w:rsid w:val="00687F3F"/>
    <w:rsid w:val="00687FC4"/>
    <w:rsid w:val="0069088A"/>
    <w:rsid w:val="00692341"/>
    <w:rsid w:val="006926CC"/>
    <w:rsid w:val="00692C15"/>
    <w:rsid w:val="00693154"/>
    <w:rsid w:val="00693456"/>
    <w:rsid w:val="006936EA"/>
    <w:rsid w:val="006938C9"/>
    <w:rsid w:val="00693C75"/>
    <w:rsid w:val="00693F6E"/>
    <w:rsid w:val="00694D22"/>
    <w:rsid w:val="00695188"/>
    <w:rsid w:val="006957DD"/>
    <w:rsid w:val="00695F28"/>
    <w:rsid w:val="00696EA3"/>
    <w:rsid w:val="006973E7"/>
    <w:rsid w:val="0069747A"/>
    <w:rsid w:val="00697BBF"/>
    <w:rsid w:val="00697F2B"/>
    <w:rsid w:val="006A045F"/>
    <w:rsid w:val="006A1427"/>
    <w:rsid w:val="006A2F2D"/>
    <w:rsid w:val="006A43D1"/>
    <w:rsid w:val="006A455F"/>
    <w:rsid w:val="006A4908"/>
    <w:rsid w:val="006A4969"/>
    <w:rsid w:val="006A55A0"/>
    <w:rsid w:val="006A61A7"/>
    <w:rsid w:val="006A6B59"/>
    <w:rsid w:val="006A7DD4"/>
    <w:rsid w:val="006B0231"/>
    <w:rsid w:val="006B0570"/>
    <w:rsid w:val="006B0670"/>
    <w:rsid w:val="006B0E28"/>
    <w:rsid w:val="006B1E01"/>
    <w:rsid w:val="006B29E6"/>
    <w:rsid w:val="006B38D0"/>
    <w:rsid w:val="006B3ADA"/>
    <w:rsid w:val="006B3EE8"/>
    <w:rsid w:val="006B44E8"/>
    <w:rsid w:val="006B46D8"/>
    <w:rsid w:val="006B482F"/>
    <w:rsid w:val="006B693B"/>
    <w:rsid w:val="006B712B"/>
    <w:rsid w:val="006B7866"/>
    <w:rsid w:val="006B79BC"/>
    <w:rsid w:val="006C0334"/>
    <w:rsid w:val="006C224A"/>
    <w:rsid w:val="006C26A2"/>
    <w:rsid w:val="006C4A79"/>
    <w:rsid w:val="006C4D43"/>
    <w:rsid w:val="006C4F97"/>
    <w:rsid w:val="006C558C"/>
    <w:rsid w:val="006C569C"/>
    <w:rsid w:val="006C5FEB"/>
    <w:rsid w:val="006C6F69"/>
    <w:rsid w:val="006C71DE"/>
    <w:rsid w:val="006D0DCE"/>
    <w:rsid w:val="006D13AE"/>
    <w:rsid w:val="006D13E6"/>
    <w:rsid w:val="006D2488"/>
    <w:rsid w:val="006D364B"/>
    <w:rsid w:val="006D4E84"/>
    <w:rsid w:val="006D583C"/>
    <w:rsid w:val="006D5D90"/>
    <w:rsid w:val="006D6402"/>
    <w:rsid w:val="006D69B4"/>
    <w:rsid w:val="006E06D0"/>
    <w:rsid w:val="006E138E"/>
    <w:rsid w:val="006E199E"/>
    <w:rsid w:val="006E1D8D"/>
    <w:rsid w:val="006E21E3"/>
    <w:rsid w:val="006E3016"/>
    <w:rsid w:val="006E4777"/>
    <w:rsid w:val="006E4E16"/>
    <w:rsid w:val="006E792A"/>
    <w:rsid w:val="006F06F9"/>
    <w:rsid w:val="006F07BF"/>
    <w:rsid w:val="006F1E81"/>
    <w:rsid w:val="006F2830"/>
    <w:rsid w:val="006F2DF9"/>
    <w:rsid w:val="006F439F"/>
    <w:rsid w:val="006F45C3"/>
    <w:rsid w:val="006F499A"/>
    <w:rsid w:val="006F4E2D"/>
    <w:rsid w:val="006F50D5"/>
    <w:rsid w:val="006F51BC"/>
    <w:rsid w:val="006F5A25"/>
    <w:rsid w:val="006F5B9A"/>
    <w:rsid w:val="006F650B"/>
    <w:rsid w:val="006F712A"/>
    <w:rsid w:val="006F759B"/>
    <w:rsid w:val="006F75DD"/>
    <w:rsid w:val="006F7F8D"/>
    <w:rsid w:val="007003F7"/>
    <w:rsid w:val="00700FCC"/>
    <w:rsid w:val="007018B7"/>
    <w:rsid w:val="007039EB"/>
    <w:rsid w:val="00703C07"/>
    <w:rsid w:val="00703EF9"/>
    <w:rsid w:val="00704ABF"/>
    <w:rsid w:val="00705457"/>
    <w:rsid w:val="007062A7"/>
    <w:rsid w:val="00706B19"/>
    <w:rsid w:val="00706DF5"/>
    <w:rsid w:val="00707349"/>
    <w:rsid w:val="007102E5"/>
    <w:rsid w:val="00710775"/>
    <w:rsid w:val="00710803"/>
    <w:rsid w:val="00710B0F"/>
    <w:rsid w:val="00711C02"/>
    <w:rsid w:val="0071209B"/>
    <w:rsid w:val="00712187"/>
    <w:rsid w:val="00712E37"/>
    <w:rsid w:val="0071361B"/>
    <w:rsid w:val="007149B0"/>
    <w:rsid w:val="00714CD2"/>
    <w:rsid w:val="00715211"/>
    <w:rsid w:val="00715BC8"/>
    <w:rsid w:val="00716DB0"/>
    <w:rsid w:val="0071744C"/>
    <w:rsid w:val="00717555"/>
    <w:rsid w:val="00717989"/>
    <w:rsid w:val="00720C47"/>
    <w:rsid w:val="00722E28"/>
    <w:rsid w:val="00724F2D"/>
    <w:rsid w:val="00725B61"/>
    <w:rsid w:val="00725CB1"/>
    <w:rsid w:val="00726DE8"/>
    <w:rsid w:val="00727430"/>
    <w:rsid w:val="00727496"/>
    <w:rsid w:val="007275D1"/>
    <w:rsid w:val="0073177D"/>
    <w:rsid w:val="007318A1"/>
    <w:rsid w:val="00732A2D"/>
    <w:rsid w:val="00732EE4"/>
    <w:rsid w:val="0073332B"/>
    <w:rsid w:val="00733DF9"/>
    <w:rsid w:val="0073472C"/>
    <w:rsid w:val="0073489E"/>
    <w:rsid w:val="007348F6"/>
    <w:rsid w:val="00734C1F"/>
    <w:rsid w:val="00735340"/>
    <w:rsid w:val="00735A62"/>
    <w:rsid w:val="0073691B"/>
    <w:rsid w:val="007369E6"/>
    <w:rsid w:val="00736E98"/>
    <w:rsid w:val="00740684"/>
    <w:rsid w:val="007415B3"/>
    <w:rsid w:val="00741D3C"/>
    <w:rsid w:val="007422D5"/>
    <w:rsid w:val="007444AE"/>
    <w:rsid w:val="00745159"/>
    <w:rsid w:val="007454ED"/>
    <w:rsid w:val="00745AC8"/>
    <w:rsid w:val="00746C50"/>
    <w:rsid w:val="007472EF"/>
    <w:rsid w:val="00750AD2"/>
    <w:rsid w:val="0075107F"/>
    <w:rsid w:val="00751859"/>
    <w:rsid w:val="00751BC2"/>
    <w:rsid w:val="00752165"/>
    <w:rsid w:val="007521E9"/>
    <w:rsid w:val="00753421"/>
    <w:rsid w:val="007545D1"/>
    <w:rsid w:val="007559CD"/>
    <w:rsid w:val="00755AC9"/>
    <w:rsid w:val="00755F9D"/>
    <w:rsid w:val="00757D29"/>
    <w:rsid w:val="00761AC9"/>
    <w:rsid w:val="00762719"/>
    <w:rsid w:val="007630A6"/>
    <w:rsid w:val="007643E8"/>
    <w:rsid w:val="00767BC6"/>
    <w:rsid w:val="0077053D"/>
    <w:rsid w:val="0077076D"/>
    <w:rsid w:val="00771080"/>
    <w:rsid w:val="00771679"/>
    <w:rsid w:val="00771F8C"/>
    <w:rsid w:val="007725B1"/>
    <w:rsid w:val="0077264F"/>
    <w:rsid w:val="00772B14"/>
    <w:rsid w:val="0077360F"/>
    <w:rsid w:val="00773627"/>
    <w:rsid w:val="007740BF"/>
    <w:rsid w:val="007740C6"/>
    <w:rsid w:val="00774B27"/>
    <w:rsid w:val="0077528D"/>
    <w:rsid w:val="00775D5B"/>
    <w:rsid w:val="007761F1"/>
    <w:rsid w:val="00777B6D"/>
    <w:rsid w:val="00777E90"/>
    <w:rsid w:val="00781325"/>
    <w:rsid w:val="00783363"/>
    <w:rsid w:val="007838D4"/>
    <w:rsid w:val="00784071"/>
    <w:rsid w:val="00784BD3"/>
    <w:rsid w:val="007863FA"/>
    <w:rsid w:val="0078685D"/>
    <w:rsid w:val="0078719C"/>
    <w:rsid w:val="007874C3"/>
    <w:rsid w:val="00790C9B"/>
    <w:rsid w:val="00792D8F"/>
    <w:rsid w:val="00794254"/>
    <w:rsid w:val="00794379"/>
    <w:rsid w:val="007955F8"/>
    <w:rsid w:val="00795D0F"/>
    <w:rsid w:val="00796B4A"/>
    <w:rsid w:val="00797203"/>
    <w:rsid w:val="00797C3C"/>
    <w:rsid w:val="007A023E"/>
    <w:rsid w:val="007A032E"/>
    <w:rsid w:val="007A0333"/>
    <w:rsid w:val="007A0B89"/>
    <w:rsid w:val="007A265F"/>
    <w:rsid w:val="007A2766"/>
    <w:rsid w:val="007A3C4C"/>
    <w:rsid w:val="007A3FA3"/>
    <w:rsid w:val="007A43F4"/>
    <w:rsid w:val="007A468E"/>
    <w:rsid w:val="007A602B"/>
    <w:rsid w:val="007A6519"/>
    <w:rsid w:val="007A654C"/>
    <w:rsid w:val="007A65A2"/>
    <w:rsid w:val="007A67CF"/>
    <w:rsid w:val="007A6E1A"/>
    <w:rsid w:val="007A7A91"/>
    <w:rsid w:val="007B060E"/>
    <w:rsid w:val="007B1546"/>
    <w:rsid w:val="007B1DA5"/>
    <w:rsid w:val="007B3246"/>
    <w:rsid w:val="007B3511"/>
    <w:rsid w:val="007B3D19"/>
    <w:rsid w:val="007B3F36"/>
    <w:rsid w:val="007B458E"/>
    <w:rsid w:val="007B55CE"/>
    <w:rsid w:val="007B566D"/>
    <w:rsid w:val="007B5897"/>
    <w:rsid w:val="007B5B57"/>
    <w:rsid w:val="007B65B4"/>
    <w:rsid w:val="007B7429"/>
    <w:rsid w:val="007C02AD"/>
    <w:rsid w:val="007C0968"/>
    <w:rsid w:val="007C1520"/>
    <w:rsid w:val="007C16D2"/>
    <w:rsid w:val="007C2FEA"/>
    <w:rsid w:val="007C4069"/>
    <w:rsid w:val="007C50CD"/>
    <w:rsid w:val="007C657D"/>
    <w:rsid w:val="007C76D7"/>
    <w:rsid w:val="007D1965"/>
    <w:rsid w:val="007D1F0B"/>
    <w:rsid w:val="007D271D"/>
    <w:rsid w:val="007D2BB4"/>
    <w:rsid w:val="007D2C84"/>
    <w:rsid w:val="007D36A0"/>
    <w:rsid w:val="007D3B96"/>
    <w:rsid w:val="007D3DED"/>
    <w:rsid w:val="007D439C"/>
    <w:rsid w:val="007D6C44"/>
    <w:rsid w:val="007D6F30"/>
    <w:rsid w:val="007D7362"/>
    <w:rsid w:val="007D74E5"/>
    <w:rsid w:val="007D750C"/>
    <w:rsid w:val="007D7620"/>
    <w:rsid w:val="007D7748"/>
    <w:rsid w:val="007E0388"/>
    <w:rsid w:val="007E1D17"/>
    <w:rsid w:val="007E2595"/>
    <w:rsid w:val="007E268C"/>
    <w:rsid w:val="007E2C43"/>
    <w:rsid w:val="007E4266"/>
    <w:rsid w:val="007E5908"/>
    <w:rsid w:val="007E59B7"/>
    <w:rsid w:val="007E5D41"/>
    <w:rsid w:val="007E61B3"/>
    <w:rsid w:val="007E62E6"/>
    <w:rsid w:val="007E72CB"/>
    <w:rsid w:val="007E7869"/>
    <w:rsid w:val="007E7B31"/>
    <w:rsid w:val="007F0C31"/>
    <w:rsid w:val="007F183F"/>
    <w:rsid w:val="007F202A"/>
    <w:rsid w:val="007F3695"/>
    <w:rsid w:val="007F45E1"/>
    <w:rsid w:val="007F4B2A"/>
    <w:rsid w:val="007F608F"/>
    <w:rsid w:val="007F6E5D"/>
    <w:rsid w:val="007F7ED6"/>
    <w:rsid w:val="008004AF"/>
    <w:rsid w:val="00801698"/>
    <w:rsid w:val="00801A0A"/>
    <w:rsid w:val="00801D0E"/>
    <w:rsid w:val="00801F88"/>
    <w:rsid w:val="00802561"/>
    <w:rsid w:val="008027F3"/>
    <w:rsid w:val="00803DF1"/>
    <w:rsid w:val="0080581E"/>
    <w:rsid w:val="008060E0"/>
    <w:rsid w:val="00807B33"/>
    <w:rsid w:val="0081043E"/>
    <w:rsid w:val="00810BC0"/>
    <w:rsid w:val="00810EA8"/>
    <w:rsid w:val="00812732"/>
    <w:rsid w:val="00812D24"/>
    <w:rsid w:val="00813122"/>
    <w:rsid w:val="008137DB"/>
    <w:rsid w:val="00813A85"/>
    <w:rsid w:val="00813E30"/>
    <w:rsid w:val="008141C4"/>
    <w:rsid w:val="00814B42"/>
    <w:rsid w:val="00814F2C"/>
    <w:rsid w:val="0081569A"/>
    <w:rsid w:val="00815ACF"/>
    <w:rsid w:val="0081673B"/>
    <w:rsid w:val="008173A0"/>
    <w:rsid w:val="008173FB"/>
    <w:rsid w:val="0081746F"/>
    <w:rsid w:val="00817CF1"/>
    <w:rsid w:val="008204A2"/>
    <w:rsid w:val="00820DF9"/>
    <w:rsid w:val="0082348B"/>
    <w:rsid w:val="00823595"/>
    <w:rsid w:val="008258B9"/>
    <w:rsid w:val="00825E61"/>
    <w:rsid w:val="00826091"/>
    <w:rsid w:val="008262C6"/>
    <w:rsid w:val="008267E8"/>
    <w:rsid w:val="00827130"/>
    <w:rsid w:val="00827B55"/>
    <w:rsid w:val="00827C1D"/>
    <w:rsid w:val="0083076A"/>
    <w:rsid w:val="008319C9"/>
    <w:rsid w:val="00832E64"/>
    <w:rsid w:val="0083321E"/>
    <w:rsid w:val="00835080"/>
    <w:rsid w:val="00835506"/>
    <w:rsid w:val="008359AF"/>
    <w:rsid w:val="00835CF8"/>
    <w:rsid w:val="00835E62"/>
    <w:rsid w:val="00836579"/>
    <w:rsid w:val="00840794"/>
    <w:rsid w:val="008409EB"/>
    <w:rsid w:val="00841DD3"/>
    <w:rsid w:val="0084296B"/>
    <w:rsid w:val="008434C6"/>
    <w:rsid w:val="008435DA"/>
    <w:rsid w:val="0084584C"/>
    <w:rsid w:val="008504CB"/>
    <w:rsid w:val="008511D2"/>
    <w:rsid w:val="008527DE"/>
    <w:rsid w:val="00852922"/>
    <w:rsid w:val="00852B06"/>
    <w:rsid w:val="0085459A"/>
    <w:rsid w:val="00854BC0"/>
    <w:rsid w:val="00854F34"/>
    <w:rsid w:val="00855DFF"/>
    <w:rsid w:val="008567A9"/>
    <w:rsid w:val="0085766A"/>
    <w:rsid w:val="0086019C"/>
    <w:rsid w:val="008601F7"/>
    <w:rsid w:val="00860286"/>
    <w:rsid w:val="008602E7"/>
    <w:rsid w:val="008613B8"/>
    <w:rsid w:val="00861473"/>
    <w:rsid w:val="008617AD"/>
    <w:rsid w:val="008643B8"/>
    <w:rsid w:val="00864D35"/>
    <w:rsid w:val="00865217"/>
    <w:rsid w:val="008653D9"/>
    <w:rsid w:val="008702D9"/>
    <w:rsid w:val="00870C8C"/>
    <w:rsid w:val="0087127F"/>
    <w:rsid w:val="00871760"/>
    <w:rsid w:val="00871824"/>
    <w:rsid w:val="008718B7"/>
    <w:rsid w:val="00871B5D"/>
    <w:rsid w:val="00871CDF"/>
    <w:rsid w:val="00871D4E"/>
    <w:rsid w:val="00872CF1"/>
    <w:rsid w:val="00873761"/>
    <w:rsid w:val="00873953"/>
    <w:rsid w:val="008741CA"/>
    <w:rsid w:val="008741FC"/>
    <w:rsid w:val="008743E1"/>
    <w:rsid w:val="00875BBC"/>
    <w:rsid w:val="00875E8D"/>
    <w:rsid w:val="00876540"/>
    <w:rsid w:val="00877FA1"/>
    <w:rsid w:val="00880EBB"/>
    <w:rsid w:val="008810E9"/>
    <w:rsid w:val="008813DD"/>
    <w:rsid w:val="00881513"/>
    <w:rsid w:val="00881C97"/>
    <w:rsid w:val="00882058"/>
    <w:rsid w:val="00883221"/>
    <w:rsid w:val="00883C24"/>
    <w:rsid w:val="00883C8B"/>
    <w:rsid w:val="00884F81"/>
    <w:rsid w:val="008853D3"/>
    <w:rsid w:val="00887891"/>
    <w:rsid w:val="00887897"/>
    <w:rsid w:val="00890120"/>
    <w:rsid w:val="00890475"/>
    <w:rsid w:val="00890DE8"/>
    <w:rsid w:val="008918B6"/>
    <w:rsid w:val="00891EA7"/>
    <w:rsid w:val="00892A87"/>
    <w:rsid w:val="008931DF"/>
    <w:rsid w:val="0089331F"/>
    <w:rsid w:val="008935BD"/>
    <w:rsid w:val="008957BF"/>
    <w:rsid w:val="00895865"/>
    <w:rsid w:val="00895B17"/>
    <w:rsid w:val="008963A0"/>
    <w:rsid w:val="00896A74"/>
    <w:rsid w:val="00896E5E"/>
    <w:rsid w:val="0089701A"/>
    <w:rsid w:val="0089767D"/>
    <w:rsid w:val="00897A63"/>
    <w:rsid w:val="00897FB3"/>
    <w:rsid w:val="008A02FD"/>
    <w:rsid w:val="008A0794"/>
    <w:rsid w:val="008A1588"/>
    <w:rsid w:val="008A18BC"/>
    <w:rsid w:val="008A1CC6"/>
    <w:rsid w:val="008A1F8A"/>
    <w:rsid w:val="008A2EC6"/>
    <w:rsid w:val="008A3617"/>
    <w:rsid w:val="008A36D4"/>
    <w:rsid w:val="008A4768"/>
    <w:rsid w:val="008A4805"/>
    <w:rsid w:val="008A52A1"/>
    <w:rsid w:val="008B081C"/>
    <w:rsid w:val="008B0FAC"/>
    <w:rsid w:val="008B2087"/>
    <w:rsid w:val="008B2B26"/>
    <w:rsid w:val="008B32CB"/>
    <w:rsid w:val="008B41E1"/>
    <w:rsid w:val="008B4E1A"/>
    <w:rsid w:val="008B5C3F"/>
    <w:rsid w:val="008B5CFF"/>
    <w:rsid w:val="008B6B0F"/>
    <w:rsid w:val="008B7726"/>
    <w:rsid w:val="008B799C"/>
    <w:rsid w:val="008B7E7F"/>
    <w:rsid w:val="008C097B"/>
    <w:rsid w:val="008C0BB3"/>
    <w:rsid w:val="008C0EE2"/>
    <w:rsid w:val="008C15D0"/>
    <w:rsid w:val="008C201D"/>
    <w:rsid w:val="008C2092"/>
    <w:rsid w:val="008C3724"/>
    <w:rsid w:val="008C3BD9"/>
    <w:rsid w:val="008C3CC6"/>
    <w:rsid w:val="008C41D2"/>
    <w:rsid w:val="008C48D4"/>
    <w:rsid w:val="008C62EB"/>
    <w:rsid w:val="008C6500"/>
    <w:rsid w:val="008C69BA"/>
    <w:rsid w:val="008C7027"/>
    <w:rsid w:val="008C7D3F"/>
    <w:rsid w:val="008D1E63"/>
    <w:rsid w:val="008D268D"/>
    <w:rsid w:val="008D2D4C"/>
    <w:rsid w:val="008D5D70"/>
    <w:rsid w:val="008D65F4"/>
    <w:rsid w:val="008D6A61"/>
    <w:rsid w:val="008D6E50"/>
    <w:rsid w:val="008E082B"/>
    <w:rsid w:val="008E142B"/>
    <w:rsid w:val="008E18DA"/>
    <w:rsid w:val="008E1CB5"/>
    <w:rsid w:val="008E2593"/>
    <w:rsid w:val="008E26C3"/>
    <w:rsid w:val="008E3F0C"/>
    <w:rsid w:val="008E3FD3"/>
    <w:rsid w:val="008E5B80"/>
    <w:rsid w:val="008E5C11"/>
    <w:rsid w:val="008E650E"/>
    <w:rsid w:val="008E682D"/>
    <w:rsid w:val="008E685D"/>
    <w:rsid w:val="008E6F19"/>
    <w:rsid w:val="008E749E"/>
    <w:rsid w:val="008E7A1E"/>
    <w:rsid w:val="008F02BD"/>
    <w:rsid w:val="008F1088"/>
    <w:rsid w:val="008F16F2"/>
    <w:rsid w:val="008F1EDB"/>
    <w:rsid w:val="008F2264"/>
    <w:rsid w:val="008F2BB8"/>
    <w:rsid w:val="008F2FCB"/>
    <w:rsid w:val="008F3E3D"/>
    <w:rsid w:val="008F59EF"/>
    <w:rsid w:val="008F5B89"/>
    <w:rsid w:val="008F5BE0"/>
    <w:rsid w:val="008F5E20"/>
    <w:rsid w:val="008F6812"/>
    <w:rsid w:val="008F7279"/>
    <w:rsid w:val="008F7455"/>
    <w:rsid w:val="008F7B74"/>
    <w:rsid w:val="0090266E"/>
    <w:rsid w:val="00903DB5"/>
    <w:rsid w:val="00904FC4"/>
    <w:rsid w:val="00905B1E"/>
    <w:rsid w:val="00905D9B"/>
    <w:rsid w:val="009060D1"/>
    <w:rsid w:val="009062FD"/>
    <w:rsid w:val="0091204D"/>
    <w:rsid w:val="0091294E"/>
    <w:rsid w:val="0091564A"/>
    <w:rsid w:val="009164B8"/>
    <w:rsid w:val="00916BB5"/>
    <w:rsid w:val="009172C7"/>
    <w:rsid w:val="009179E2"/>
    <w:rsid w:val="00917ADC"/>
    <w:rsid w:val="009200A7"/>
    <w:rsid w:val="00921580"/>
    <w:rsid w:val="00921873"/>
    <w:rsid w:val="00921D0D"/>
    <w:rsid w:val="00922B83"/>
    <w:rsid w:val="00923E17"/>
    <w:rsid w:val="009242DB"/>
    <w:rsid w:val="009243EE"/>
    <w:rsid w:val="00925180"/>
    <w:rsid w:val="00925D66"/>
    <w:rsid w:val="0092700C"/>
    <w:rsid w:val="0092726C"/>
    <w:rsid w:val="009272BE"/>
    <w:rsid w:val="0092778D"/>
    <w:rsid w:val="0093051E"/>
    <w:rsid w:val="00930C2E"/>
    <w:rsid w:val="00931543"/>
    <w:rsid w:val="0093185A"/>
    <w:rsid w:val="00932035"/>
    <w:rsid w:val="009327D1"/>
    <w:rsid w:val="009345DB"/>
    <w:rsid w:val="00935AEF"/>
    <w:rsid w:val="00936928"/>
    <w:rsid w:val="00937049"/>
    <w:rsid w:val="00937F01"/>
    <w:rsid w:val="009413AA"/>
    <w:rsid w:val="00941BB3"/>
    <w:rsid w:val="009425F1"/>
    <w:rsid w:val="00942D00"/>
    <w:rsid w:val="009457AF"/>
    <w:rsid w:val="00945B38"/>
    <w:rsid w:val="00945B4E"/>
    <w:rsid w:val="009473CE"/>
    <w:rsid w:val="00950D24"/>
    <w:rsid w:val="009511CC"/>
    <w:rsid w:val="00951BD2"/>
    <w:rsid w:val="00952DB0"/>
    <w:rsid w:val="00953879"/>
    <w:rsid w:val="00953DF0"/>
    <w:rsid w:val="00955189"/>
    <w:rsid w:val="00955229"/>
    <w:rsid w:val="00955849"/>
    <w:rsid w:val="009565C2"/>
    <w:rsid w:val="0095756B"/>
    <w:rsid w:val="0095777A"/>
    <w:rsid w:val="00957B57"/>
    <w:rsid w:val="00957F52"/>
    <w:rsid w:val="009605E9"/>
    <w:rsid w:val="0096166C"/>
    <w:rsid w:val="00961687"/>
    <w:rsid w:val="0096243C"/>
    <w:rsid w:val="00962860"/>
    <w:rsid w:val="00967DBA"/>
    <w:rsid w:val="00967E45"/>
    <w:rsid w:val="00974F5C"/>
    <w:rsid w:val="0097527C"/>
    <w:rsid w:val="00975769"/>
    <w:rsid w:val="009775DA"/>
    <w:rsid w:val="00980508"/>
    <w:rsid w:val="00980758"/>
    <w:rsid w:val="00980B41"/>
    <w:rsid w:val="00980F52"/>
    <w:rsid w:val="009810FD"/>
    <w:rsid w:val="00981B6A"/>
    <w:rsid w:val="00981EB0"/>
    <w:rsid w:val="00982877"/>
    <w:rsid w:val="00983B6F"/>
    <w:rsid w:val="0098468C"/>
    <w:rsid w:val="009846FA"/>
    <w:rsid w:val="00985405"/>
    <w:rsid w:val="009855F1"/>
    <w:rsid w:val="009858A6"/>
    <w:rsid w:val="0098631A"/>
    <w:rsid w:val="0098776F"/>
    <w:rsid w:val="00987A4A"/>
    <w:rsid w:val="0099037D"/>
    <w:rsid w:val="009907BC"/>
    <w:rsid w:val="00990999"/>
    <w:rsid w:val="00990B09"/>
    <w:rsid w:val="00990C85"/>
    <w:rsid w:val="00991111"/>
    <w:rsid w:val="00991493"/>
    <w:rsid w:val="00991544"/>
    <w:rsid w:val="0099159C"/>
    <w:rsid w:val="00992510"/>
    <w:rsid w:val="00992EDE"/>
    <w:rsid w:val="0099499D"/>
    <w:rsid w:val="009957B9"/>
    <w:rsid w:val="00995DA9"/>
    <w:rsid w:val="00996176"/>
    <w:rsid w:val="00997154"/>
    <w:rsid w:val="00997D83"/>
    <w:rsid w:val="009A00AD"/>
    <w:rsid w:val="009A103C"/>
    <w:rsid w:val="009A128F"/>
    <w:rsid w:val="009A13AC"/>
    <w:rsid w:val="009A195E"/>
    <w:rsid w:val="009A3DFF"/>
    <w:rsid w:val="009A4828"/>
    <w:rsid w:val="009A4C00"/>
    <w:rsid w:val="009A50FB"/>
    <w:rsid w:val="009A523B"/>
    <w:rsid w:val="009A5243"/>
    <w:rsid w:val="009A56D4"/>
    <w:rsid w:val="009A6B11"/>
    <w:rsid w:val="009A6E1D"/>
    <w:rsid w:val="009A6EE1"/>
    <w:rsid w:val="009A7644"/>
    <w:rsid w:val="009A7FC1"/>
    <w:rsid w:val="009B09B3"/>
    <w:rsid w:val="009B0B9D"/>
    <w:rsid w:val="009B3037"/>
    <w:rsid w:val="009B34F1"/>
    <w:rsid w:val="009B365B"/>
    <w:rsid w:val="009B401D"/>
    <w:rsid w:val="009B4E82"/>
    <w:rsid w:val="009B6AE5"/>
    <w:rsid w:val="009B6C26"/>
    <w:rsid w:val="009B73CC"/>
    <w:rsid w:val="009B798C"/>
    <w:rsid w:val="009B79B4"/>
    <w:rsid w:val="009C04C7"/>
    <w:rsid w:val="009C0D1D"/>
    <w:rsid w:val="009C0D65"/>
    <w:rsid w:val="009C2BDD"/>
    <w:rsid w:val="009C303F"/>
    <w:rsid w:val="009C36C8"/>
    <w:rsid w:val="009C3EBB"/>
    <w:rsid w:val="009C4C10"/>
    <w:rsid w:val="009C4D58"/>
    <w:rsid w:val="009C4DD2"/>
    <w:rsid w:val="009C5126"/>
    <w:rsid w:val="009C558A"/>
    <w:rsid w:val="009C589B"/>
    <w:rsid w:val="009C71AD"/>
    <w:rsid w:val="009C79BC"/>
    <w:rsid w:val="009C7EC3"/>
    <w:rsid w:val="009D07FC"/>
    <w:rsid w:val="009D12E2"/>
    <w:rsid w:val="009D1D71"/>
    <w:rsid w:val="009D2661"/>
    <w:rsid w:val="009D2F7C"/>
    <w:rsid w:val="009D3255"/>
    <w:rsid w:val="009D3886"/>
    <w:rsid w:val="009D4B0C"/>
    <w:rsid w:val="009D4F2E"/>
    <w:rsid w:val="009D58C5"/>
    <w:rsid w:val="009D63AE"/>
    <w:rsid w:val="009D6C38"/>
    <w:rsid w:val="009E097F"/>
    <w:rsid w:val="009E0D48"/>
    <w:rsid w:val="009E1250"/>
    <w:rsid w:val="009E330C"/>
    <w:rsid w:val="009E34EE"/>
    <w:rsid w:val="009E3894"/>
    <w:rsid w:val="009E4109"/>
    <w:rsid w:val="009E44D1"/>
    <w:rsid w:val="009E49A6"/>
    <w:rsid w:val="009E4AE7"/>
    <w:rsid w:val="009E53EB"/>
    <w:rsid w:val="009E54C6"/>
    <w:rsid w:val="009E5628"/>
    <w:rsid w:val="009E56FF"/>
    <w:rsid w:val="009E58F7"/>
    <w:rsid w:val="009E68E9"/>
    <w:rsid w:val="009E6933"/>
    <w:rsid w:val="009E6BC3"/>
    <w:rsid w:val="009E6CC5"/>
    <w:rsid w:val="009E71D4"/>
    <w:rsid w:val="009E74CB"/>
    <w:rsid w:val="009F2257"/>
    <w:rsid w:val="009F2D46"/>
    <w:rsid w:val="009F34C5"/>
    <w:rsid w:val="009F3669"/>
    <w:rsid w:val="009F4126"/>
    <w:rsid w:val="009F51DC"/>
    <w:rsid w:val="009F5E5C"/>
    <w:rsid w:val="009F62E8"/>
    <w:rsid w:val="009F6F1D"/>
    <w:rsid w:val="009F6FC2"/>
    <w:rsid w:val="009F7D7A"/>
    <w:rsid w:val="00A004C8"/>
    <w:rsid w:val="00A00A22"/>
    <w:rsid w:val="00A00BB8"/>
    <w:rsid w:val="00A00CBC"/>
    <w:rsid w:val="00A00D91"/>
    <w:rsid w:val="00A02633"/>
    <w:rsid w:val="00A02726"/>
    <w:rsid w:val="00A02B9C"/>
    <w:rsid w:val="00A03715"/>
    <w:rsid w:val="00A03B07"/>
    <w:rsid w:val="00A04318"/>
    <w:rsid w:val="00A04341"/>
    <w:rsid w:val="00A05568"/>
    <w:rsid w:val="00A05B7A"/>
    <w:rsid w:val="00A06D64"/>
    <w:rsid w:val="00A06E22"/>
    <w:rsid w:val="00A070A5"/>
    <w:rsid w:val="00A077F5"/>
    <w:rsid w:val="00A07B8D"/>
    <w:rsid w:val="00A07C88"/>
    <w:rsid w:val="00A103FA"/>
    <w:rsid w:val="00A11249"/>
    <w:rsid w:val="00A132B7"/>
    <w:rsid w:val="00A1433D"/>
    <w:rsid w:val="00A153A3"/>
    <w:rsid w:val="00A160C6"/>
    <w:rsid w:val="00A20AF7"/>
    <w:rsid w:val="00A2111D"/>
    <w:rsid w:val="00A22007"/>
    <w:rsid w:val="00A226E2"/>
    <w:rsid w:val="00A22A86"/>
    <w:rsid w:val="00A23470"/>
    <w:rsid w:val="00A23841"/>
    <w:rsid w:val="00A23F34"/>
    <w:rsid w:val="00A240D9"/>
    <w:rsid w:val="00A241AF"/>
    <w:rsid w:val="00A243EF"/>
    <w:rsid w:val="00A25978"/>
    <w:rsid w:val="00A26190"/>
    <w:rsid w:val="00A26A31"/>
    <w:rsid w:val="00A27599"/>
    <w:rsid w:val="00A279EF"/>
    <w:rsid w:val="00A27E00"/>
    <w:rsid w:val="00A30CB1"/>
    <w:rsid w:val="00A3283C"/>
    <w:rsid w:val="00A3439F"/>
    <w:rsid w:val="00A347B7"/>
    <w:rsid w:val="00A37702"/>
    <w:rsid w:val="00A377C9"/>
    <w:rsid w:val="00A407BE"/>
    <w:rsid w:val="00A408C0"/>
    <w:rsid w:val="00A41A32"/>
    <w:rsid w:val="00A442BC"/>
    <w:rsid w:val="00A44BB3"/>
    <w:rsid w:val="00A44E4B"/>
    <w:rsid w:val="00A4627B"/>
    <w:rsid w:val="00A46FDB"/>
    <w:rsid w:val="00A47465"/>
    <w:rsid w:val="00A4787C"/>
    <w:rsid w:val="00A47A87"/>
    <w:rsid w:val="00A50843"/>
    <w:rsid w:val="00A51770"/>
    <w:rsid w:val="00A51E7E"/>
    <w:rsid w:val="00A51F1F"/>
    <w:rsid w:val="00A51FC2"/>
    <w:rsid w:val="00A52FCB"/>
    <w:rsid w:val="00A531F4"/>
    <w:rsid w:val="00A53B73"/>
    <w:rsid w:val="00A553C2"/>
    <w:rsid w:val="00A5544B"/>
    <w:rsid w:val="00A5555C"/>
    <w:rsid w:val="00A556AD"/>
    <w:rsid w:val="00A55DFA"/>
    <w:rsid w:val="00A60030"/>
    <w:rsid w:val="00A60792"/>
    <w:rsid w:val="00A60859"/>
    <w:rsid w:val="00A61518"/>
    <w:rsid w:val="00A6239A"/>
    <w:rsid w:val="00A657E9"/>
    <w:rsid w:val="00A657EB"/>
    <w:rsid w:val="00A70306"/>
    <w:rsid w:val="00A70942"/>
    <w:rsid w:val="00A7166D"/>
    <w:rsid w:val="00A71DBD"/>
    <w:rsid w:val="00A72695"/>
    <w:rsid w:val="00A7485A"/>
    <w:rsid w:val="00A74BE3"/>
    <w:rsid w:val="00A75026"/>
    <w:rsid w:val="00A75C67"/>
    <w:rsid w:val="00A767B9"/>
    <w:rsid w:val="00A778C2"/>
    <w:rsid w:val="00A81660"/>
    <w:rsid w:val="00A820F2"/>
    <w:rsid w:val="00A82178"/>
    <w:rsid w:val="00A846CD"/>
    <w:rsid w:val="00A862D7"/>
    <w:rsid w:val="00A87985"/>
    <w:rsid w:val="00A91310"/>
    <w:rsid w:val="00A92BFB"/>
    <w:rsid w:val="00A92DE2"/>
    <w:rsid w:val="00A93A8E"/>
    <w:rsid w:val="00A9413B"/>
    <w:rsid w:val="00A942D1"/>
    <w:rsid w:val="00A9465F"/>
    <w:rsid w:val="00A94F04"/>
    <w:rsid w:val="00A957F7"/>
    <w:rsid w:val="00A97A27"/>
    <w:rsid w:val="00AA07A0"/>
    <w:rsid w:val="00AA10C2"/>
    <w:rsid w:val="00AA254F"/>
    <w:rsid w:val="00AA2CD0"/>
    <w:rsid w:val="00AA37F5"/>
    <w:rsid w:val="00AA3840"/>
    <w:rsid w:val="00AA409A"/>
    <w:rsid w:val="00AA5D37"/>
    <w:rsid w:val="00AA7197"/>
    <w:rsid w:val="00AB034B"/>
    <w:rsid w:val="00AB0D26"/>
    <w:rsid w:val="00AB2238"/>
    <w:rsid w:val="00AB2262"/>
    <w:rsid w:val="00AB2EBD"/>
    <w:rsid w:val="00AB2FC6"/>
    <w:rsid w:val="00AB342C"/>
    <w:rsid w:val="00AB3589"/>
    <w:rsid w:val="00AB363A"/>
    <w:rsid w:val="00AB4127"/>
    <w:rsid w:val="00AB46A8"/>
    <w:rsid w:val="00AB5BE7"/>
    <w:rsid w:val="00AB6021"/>
    <w:rsid w:val="00AB6077"/>
    <w:rsid w:val="00AB6204"/>
    <w:rsid w:val="00AB6A18"/>
    <w:rsid w:val="00AB767F"/>
    <w:rsid w:val="00AC0606"/>
    <w:rsid w:val="00AC1353"/>
    <w:rsid w:val="00AC2D0B"/>
    <w:rsid w:val="00AC2FB9"/>
    <w:rsid w:val="00AC3211"/>
    <w:rsid w:val="00AC3F67"/>
    <w:rsid w:val="00AC4F71"/>
    <w:rsid w:val="00AC5110"/>
    <w:rsid w:val="00AC51E3"/>
    <w:rsid w:val="00AC5CE7"/>
    <w:rsid w:val="00AC656B"/>
    <w:rsid w:val="00AC7262"/>
    <w:rsid w:val="00AC7BE9"/>
    <w:rsid w:val="00AD0764"/>
    <w:rsid w:val="00AD1078"/>
    <w:rsid w:val="00AD4423"/>
    <w:rsid w:val="00AD5803"/>
    <w:rsid w:val="00AD6F9D"/>
    <w:rsid w:val="00AE3439"/>
    <w:rsid w:val="00AE524C"/>
    <w:rsid w:val="00AE58D8"/>
    <w:rsid w:val="00AE7376"/>
    <w:rsid w:val="00AE75BB"/>
    <w:rsid w:val="00AE7775"/>
    <w:rsid w:val="00AF0943"/>
    <w:rsid w:val="00AF12C8"/>
    <w:rsid w:val="00AF3DBD"/>
    <w:rsid w:val="00AF4B3A"/>
    <w:rsid w:val="00AF51BA"/>
    <w:rsid w:val="00AF59E9"/>
    <w:rsid w:val="00AF6054"/>
    <w:rsid w:val="00AF60D1"/>
    <w:rsid w:val="00AF7524"/>
    <w:rsid w:val="00B006C8"/>
    <w:rsid w:val="00B015BB"/>
    <w:rsid w:val="00B015E5"/>
    <w:rsid w:val="00B018DD"/>
    <w:rsid w:val="00B01F8B"/>
    <w:rsid w:val="00B02201"/>
    <w:rsid w:val="00B02B80"/>
    <w:rsid w:val="00B02F4B"/>
    <w:rsid w:val="00B0335E"/>
    <w:rsid w:val="00B03895"/>
    <w:rsid w:val="00B05BD9"/>
    <w:rsid w:val="00B05E3D"/>
    <w:rsid w:val="00B05EA5"/>
    <w:rsid w:val="00B06596"/>
    <w:rsid w:val="00B06D78"/>
    <w:rsid w:val="00B06E66"/>
    <w:rsid w:val="00B075F8"/>
    <w:rsid w:val="00B07CD7"/>
    <w:rsid w:val="00B07F25"/>
    <w:rsid w:val="00B1042A"/>
    <w:rsid w:val="00B10708"/>
    <w:rsid w:val="00B10E81"/>
    <w:rsid w:val="00B110CE"/>
    <w:rsid w:val="00B111DC"/>
    <w:rsid w:val="00B11E70"/>
    <w:rsid w:val="00B123B9"/>
    <w:rsid w:val="00B1247D"/>
    <w:rsid w:val="00B12A97"/>
    <w:rsid w:val="00B12F8F"/>
    <w:rsid w:val="00B131BC"/>
    <w:rsid w:val="00B1343D"/>
    <w:rsid w:val="00B13B8B"/>
    <w:rsid w:val="00B14089"/>
    <w:rsid w:val="00B14F34"/>
    <w:rsid w:val="00B151A8"/>
    <w:rsid w:val="00B16E76"/>
    <w:rsid w:val="00B20979"/>
    <w:rsid w:val="00B20EB6"/>
    <w:rsid w:val="00B20FFD"/>
    <w:rsid w:val="00B214DE"/>
    <w:rsid w:val="00B21A3A"/>
    <w:rsid w:val="00B22504"/>
    <w:rsid w:val="00B2388E"/>
    <w:rsid w:val="00B23A75"/>
    <w:rsid w:val="00B23DB6"/>
    <w:rsid w:val="00B23FFD"/>
    <w:rsid w:val="00B263A7"/>
    <w:rsid w:val="00B2669E"/>
    <w:rsid w:val="00B26C31"/>
    <w:rsid w:val="00B26E10"/>
    <w:rsid w:val="00B27B40"/>
    <w:rsid w:val="00B30035"/>
    <w:rsid w:val="00B30BAE"/>
    <w:rsid w:val="00B3239C"/>
    <w:rsid w:val="00B32B6B"/>
    <w:rsid w:val="00B3452B"/>
    <w:rsid w:val="00B35041"/>
    <w:rsid w:val="00B35BB6"/>
    <w:rsid w:val="00B3640B"/>
    <w:rsid w:val="00B37577"/>
    <w:rsid w:val="00B376C2"/>
    <w:rsid w:val="00B37817"/>
    <w:rsid w:val="00B408C2"/>
    <w:rsid w:val="00B40B9F"/>
    <w:rsid w:val="00B40D9D"/>
    <w:rsid w:val="00B422D9"/>
    <w:rsid w:val="00B4273F"/>
    <w:rsid w:val="00B4450D"/>
    <w:rsid w:val="00B449BF"/>
    <w:rsid w:val="00B467F8"/>
    <w:rsid w:val="00B46BC8"/>
    <w:rsid w:val="00B47518"/>
    <w:rsid w:val="00B5162F"/>
    <w:rsid w:val="00B51F52"/>
    <w:rsid w:val="00B51FB1"/>
    <w:rsid w:val="00B53971"/>
    <w:rsid w:val="00B53A9D"/>
    <w:rsid w:val="00B55B51"/>
    <w:rsid w:val="00B55F80"/>
    <w:rsid w:val="00B56311"/>
    <w:rsid w:val="00B569DD"/>
    <w:rsid w:val="00B576B9"/>
    <w:rsid w:val="00B579F6"/>
    <w:rsid w:val="00B6074D"/>
    <w:rsid w:val="00B60B2E"/>
    <w:rsid w:val="00B620D3"/>
    <w:rsid w:val="00B62C9D"/>
    <w:rsid w:val="00B62EB1"/>
    <w:rsid w:val="00B63AD4"/>
    <w:rsid w:val="00B63B87"/>
    <w:rsid w:val="00B63D07"/>
    <w:rsid w:val="00B645FC"/>
    <w:rsid w:val="00B64738"/>
    <w:rsid w:val="00B64D50"/>
    <w:rsid w:val="00B6525E"/>
    <w:rsid w:val="00B65613"/>
    <w:rsid w:val="00B66089"/>
    <w:rsid w:val="00B66693"/>
    <w:rsid w:val="00B66762"/>
    <w:rsid w:val="00B66955"/>
    <w:rsid w:val="00B66EA3"/>
    <w:rsid w:val="00B66F7B"/>
    <w:rsid w:val="00B6708D"/>
    <w:rsid w:val="00B675F2"/>
    <w:rsid w:val="00B67C5B"/>
    <w:rsid w:val="00B70935"/>
    <w:rsid w:val="00B71727"/>
    <w:rsid w:val="00B718AA"/>
    <w:rsid w:val="00B7196D"/>
    <w:rsid w:val="00B71FB5"/>
    <w:rsid w:val="00B72049"/>
    <w:rsid w:val="00B72191"/>
    <w:rsid w:val="00B72495"/>
    <w:rsid w:val="00B72547"/>
    <w:rsid w:val="00B75EE5"/>
    <w:rsid w:val="00B770DB"/>
    <w:rsid w:val="00B80354"/>
    <w:rsid w:val="00B817C0"/>
    <w:rsid w:val="00B81C22"/>
    <w:rsid w:val="00B82554"/>
    <w:rsid w:val="00B846E6"/>
    <w:rsid w:val="00B84922"/>
    <w:rsid w:val="00B862AA"/>
    <w:rsid w:val="00B86815"/>
    <w:rsid w:val="00B86C7D"/>
    <w:rsid w:val="00B86E41"/>
    <w:rsid w:val="00B87B42"/>
    <w:rsid w:val="00B90877"/>
    <w:rsid w:val="00B92929"/>
    <w:rsid w:val="00B92D1D"/>
    <w:rsid w:val="00B92D22"/>
    <w:rsid w:val="00B93D7E"/>
    <w:rsid w:val="00B941DC"/>
    <w:rsid w:val="00B94A37"/>
    <w:rsid w:val="00B94F67"/>
    <w:rsid w:val="00B95872"/>
    <w:rsid w:val="00BA0BB8"/>
    <w:rsid w:val="00BA112D"/>
    <w:rsid w:val="00BA2D12"/>
    <w:rsid w:val="00BA3786"/>
    <w:rsid w:val="00BA4F98"/>
    <w:rsid w:val="00BA5FE9"/>
    <w:rsid w:val="00BA6931"/>
    <w:rsid w:val="00BA6DF7"/>
    <w:rsid w:val="00BA7DB6"/>
    <w:rsid w:val="00BB0511"/>
    <w:rsid w:val="00BB0593"/>
    <w:rsid w:val="00BB0AD1"/>
    <w:rsid w:val="00BB0CC3"/>
    <w:rsid w:val="00BB0CF3"/>
    <w:rsid w:val="00BB0DF8"/>
    <w:rsid w:val="00BB1A7B"/>
    <w:rsid w:val="00BB1B54"/>
    <w:rsid w:val="00BB1BA7"/>
    <w:rsid w:val="00BB27F8"/>
    <w:rsid w:val="00BB393F"/>
    <w:rsid w:val="00BB39E8"/>
    <w:rsid w:val="00BB3C23"/>
    <w:rsid w:val="00BB3ED3"/>
    <w:rsid w:val="00BB4ACE"/>
    <w:rsid w:val="00BB4BC7"/>
    <w:rsid w:val="00BB758F"/>
    <w:rsid w:val="00BB7B08"/>
    <w:rsid w:val="00BC01ED"/>
    <w:rsid w:val="00BC1114"/>
    <w:rsid w:val="00BC475C"/>
    <w:rsid w:val="00BC61FC"/>
    <w:rsid w:val="00BC64D2"/>
    <w:rsid w:val="00BC6C0E"/>
    <w:rsid w:val="00BC6F19"/>
    <w:rsid w:val="00BC74C5"/>
    <w:rsid w:val="00BC74CE"/>
    <w:rsid w:val="00BC7C4B"/>
    <w:rsid w:val="00BD1987"/>
    <w:rsid w:val="00BD30AC"/>
    <w:rsid w:val="00BD3101"/>
    <w:rsid w:val="00BD383E"/>
    <w:rsid w:val="00BD3C00"/>
    <w:rsid w:val="00BD453F"/>
    <w:rsid w:val="00BD52B0"/>
    <w:rsid w:val="00BD6617"/>
    <w:rsid w:val="00BD7E57"/>
    <w:rsid w:val="00BE00DF"/>
    <w:rsid w:val="00BE04B4"/>
    <w:rsid w:val="00BE0872"/>
    <w:rsid w:val="00BE213D"/>
    <w:rsid w:val="00BE2CC3"/>
    <w:rsid w:val="00BE2EF8"/>
    <w:rsid w:val="00BE37C8"/>
    <w:rsid w:val="00BE56A1"/>
    <w:rsid w:val="00BE58CC"/>
    <w:rsid w:val="00BE6764"/>
    <w:rsid w:val="00BE6AE8"/>
    <w:rsid w:val="00BE6DD0"/>
    <w:rsid w:val="00BE738D"/>
    <w:rsid w:val="00BF0E4A"/>
    <w:rsid w:val="00BF2FD7"/>
    <w:rsid w:val="00BF3083"/>
    <w:rsid w:val="00BF3ECE"/>
    <w:rsid w:val="00BF40F4"/>
    <w:rsid w:val="00BF44C5"/>
    <w:rsid w:val="00BF4BF8"/>
    <w:rsid w:val="00BF5119"/>
    <w:rsid w:val="00BF710C"/>
    <w:rsid w:val="00C00007"/>
    <w:rsid w:val="00C0011D"/>
    <w:rsid w:val="00C006D8"/>
    <w:rsid w:val="00C00AEF"/>
    <w:rsid w:val="00C01285"/>
    <w:rsid w:val="00C018D4"/>
    <w:rsid w:val="00C020E1"/>
    <w:rsid w:val="00C0214E"/>
    <w:rsid w:val="00C0327D"/>
    <w:rsid w:val="00C03372"/>
    <w:rsid w:val="00C03F7A"/>
    <w:rsid w:val="00C06256"/>
    <w:rsid w:val="00C0654E"/>
    <w:rsid w:val="00C065CC"/>
    <w:rsid w:val="00C067A4"/>
    <w:rsid w:val="00C068D0"/>
    <w:rsid w:val="00C06D76"/>
    <w:rsid w:val="00C06E14"/>
    <w:rsid w:val="00C07093"/>
    <w:rsid w:val="00C070EF"/>
    <w:rsid w:val="00C07500"/>
    <w:rsid w:val="00C07BB2"/>
    <w:rsid w:val="00C10164"/>
    <w:rsid w:val="00C105C7"/>
    <w:rsid w:val="00C108C6"/>
    <w:rsid w:val="00C11622"/>
    <w:rsid w:val="00C117F3"/>
    <w:rsid w:val="00C11CFA"/>
    <w:rsid w:val="00C12860"/>
    <w:rsid w:val="00C12C5E"/>
    <w:rsid w:val="00C12C8F"/>
    <w:rsid w:val="00C13477"/>
    <w:rsid w:val="00C141B8"/>
    <w:rsid w:val="00C147BA"/>
    <w:rsid w:val="00C14876"/>
    <w:rsid w:val="00C14900"/>
    <w:rsid w:val="00C14E03"/>
    <w:rsid w:val="00C151A0"/>
    <w:rsid w:val="00C17181"/>
    <w:rsid w:val="00C20B0F"/>
    <w:rsid w:val="00C20FD1"/>
    <w:rsid w:val="00C211C5"/>
    <w:rsid w:val="00C2155B"/>
    <w:rsid w:val="00C21700"/>
    <w:rsid w:val="00C21B1B"/>
    <w:rsid w:val="00C22387"/>
    <w:rsid w:val="00C22638"/>
    <w:rsid w:val="00C234C0"/>
    <w:rsid w:val="00C24D36"/>
    <w:rsid w:val="00C2565D"/>
    <w:rsid w:val="00C262D0"/>
    <w:rsid w:val="00C26596"/>
    <w:rsid w:val="00C27BE3"/>
    <w:rsid w:val="00C30219"/>
    <w:rsid w:val="00C30486"/>
    <w:rsid w:val="00C30AEC"/>
    <w:rsid w:val="00C30B71"/>
    <w:rsid w:val="00C31577"/>
    <w:rsid w:val="00C31DC6"/>
    <w:rsid w:val="00C31F99"/>
    <w:rsid w:val="00C32C9E"/>
    <w:rsid w:val="00C33A0B"/>
    <w:rsid w:val="00C33E85"/>
    <w:rsid w:val="00C34734"/>
    <w:rsid w:val="00C358E9"/>
    <w:rsid w:val="00C37272"/>
    <w:rsid w:val="00C377FD"/>
    <w:rsid w:val="00C37F5C"/>
    <w:rsid w:val="00C37F8D"/>
    <w:rsid w:val="00C40F6C"/>
    <w:rsid w:val="00C42E72"/>
    <w:rsid w:val="00C43D5C"/>
    <w:rsid w:val="00C43E3C"/>
    <w:rsid w:val="00C45B97"/>
    <w:rsid w:val="00C51429"/>
    <w:rsid w:val="00C528C1"/>
    <w:rsid w:val="00C53797"/>
    <w:rsid w:val="00C5470E"/>
    <w:rsid w:val="00C5521F"/>
    <w:rsid w:val="00C5598F"/>
    <w:rsid w:val="00C56050"/>
    <w:rsid w:val="00C562E8"/>
    <w:rsid w:val="00C56366"/>
    <w:rsid w:val="00C60E5D"/>
    <w:rsid w:val="00C628B3"/>
    <w:rsid w:val="00C63107"/>
    <w:rsid w:val="00C63248"/>
    <w:rsid w:val="00C6409A"/>
    <w:rsid w:val="00C645DB"/>
    <w:rsid w:val="00C65074"/>
    <w:rsid w:val="00C65150"/>
    <w:rsid w:val="00C652A4"/>
    <w:rsid w:val="00C667EC"/>
    <w:rsid w:val="00C71BC5"/>
    <w:rsid w:val="00C723F8"/>
    <w:rsid w:val="00C72C65"/>
    <w:rsid w:val="00C72EE0"/>
    <w:rsid w:val="00C73036"/>
    <w:rsid w:val="00C77684"/>
    <w:rsid w:val="00C80ACC"/>
    <w:rsid w:val="00C80BEF"/>
    <w:rsid w:val="00C82C84"/>
    <w:rsid w:val="00C830D5"/>
    <w:rsid w:val="00C85E10"/>
    <w:rsid w:val="00C85E56"/>
    <w:rsid w:val="00C869E6"/>
    <w:rsid w:val="00C86B75"/>
    <w:rsid w:val="00C86BE0"/>
    <w:rsid w:val="00C86C87"/>
    <w:rsid w:val="00C86D81"/>
    <w:rsid w:val="00C86FB2"/>
    <w:rsid w:val="00C90C2F"/>
    <w:rsid w:val="00C90CDF"/>
    <w:rsid w:val="00C92837"/>
    <w:rsid w:val="00C93C1D"/>
    <w:rsid w:val="00C93E91"/>
    <w:rsid w:val="00C948DE"/>
    <w:rsid w:val="00C9532F"/>
    <w:rsid w:val="00C959F9"/>
    <w:rsid w:val="00C96321"/>
    <w:rsid w:val="00C96FC3"/>
    <w:rsid w:val="00CA011D"/>
    <w:rsid w:val="00CA2351"/>
    <w:rsid w:val="00CA4208"/>
    <w:rsid w:val="00CA4536"/>
    <w:rsid w:val="00CA567E"/>
    <w:rsid w:val="00CA69F6"/>
    <w:rsid w:val="00CB00B4"/>
    <w:rsid w:val="00CB1FCF"/>
    <w:rsid w:val="00CB3AAC"/>
    <w:rsid w:val="00CB42C9"/>
    <w:rsid w:val="00CB4D71"/>
    <w:rsid w:val="00CB51B3"/>
    <w:rsid w:val="00CB5FDC"/>
    <w:rsid w:val="00CB60A9"/>
    <w:rsid w:val="00CB6744"/>
    <w:rsid w:val="00CB694D"/>
    <w:rsid w:val="00CB70E6"/>
    <w:rsid w:val="00CB7188"/>
    <w:rsid w:val="00CB75D7"/>
    <w:rsid w:val="00CB7CB4"/>
    <w:rsid w:val="00CC0442"/>
    <w:rsid w:val="00CC04B5"/>
    <w:rsid w:val="00CC0580"/>
    <w:rsid w:val="00CC12BE"/>
    <w:rsid w:val="00CC2433"/>
    <w:rsid w:val="00CC24C5"/>
    <w:rsid w:val="00CC40A7"/>
    <w:rsid w:val="00CC4256"/>
    <w:rsid w:val="00CC510A"/>
    <w:rsid w:val="00CC5276"/>
    <w:rsid w:val="00CC55D7"/>
    <w:rsid w:val="00CC5618"/>
    <w:rsid w:val="00CC6056"/>
    <w:rsid w:val="00CC678C"/>
    <w:rsid w:val="00CC6A05"/>
    <w:rsid w:val="00CC6F7D"/>
    <w:rsid w:val="00CC793E"/>
    <w:rsid w:val="00CC7A33"/>
    <w:rsid w:val="00CC7AF7"/>
    <w:rsid w:val="00CC7DA9"/>
    <w:rsid w:val="00CD0450"/>
    <w:rsid w:val="00CD0586"/>
    <w:rsid w:val="00CD0971"/>
    <w:rsid w:val="00CD0C80"/>
    <w:rsid w:val="00CD165B"/>
    <w:rsid w:val="00CD1DBE"/>
    <w:rsid w:val="00CD2C95"/>
    <w:rsid w:val="00CD3A1B"/>
    <w:rsid w:val="00CD4FA4"/>
    <w:rsid w:val="00CD647A"/>
    <w:rsid w:val="00CD6B33"/>
    <w:rsid w:val="00CD6C66"/>
    <w:rsid w:val="00CD703A"/>
    <w:rsid w:val="00CD709E"/>
    <w:rsid w:val="00CD728D"/>
    <w:rsid w:val="00CD7336"/>
    <w:rsid w:val="00CD760E"/>
    <w:rsid w:val="00CD7699"/>
    <w:rsid w:val="00CD7C03"/>
    <w:rsid w:val="00CD7EFD"/>
    <w:rsid w:val="00CE0B78"/>
    <w:rsid w:val="00CE0DCA"/>
    <w:rsid w:val="00CE121E"/>
    <w:rsid w:val="00CE12BE"/>
    <w:rsid w:val="00CE2A8E"/>
    <w:rsid w:val="00CE4502"/>
    <w:rsid w:val="00CE6304"/>
    <w:rsid w:val="00CE7250"/>
    <w:rsid w:val="00CE72D4"/>
    <w:rsid w:val="00CE7BDD"/>
    <w:rsid w:val="00CF0805"/>
    <w:rsid w:val="00CF0B28"/>
    <w:rsid w:val="00CF10A2"/>
    <w:rsid w:val="00CF1401"/>
    <w:rsid w:val="00CF2236"/>
    <w:rsid w:val="00CF32B4"/>
    <w:rsid w:val="00CF567A"/>
    <w:rsid w:val="00CF6098"/>
    <w:rsid w:val="00CF60B3"/>
    <w:rsid w:val="00CF6403"/>
    <w:rsid w:val="00CF74D8"/>
    <w:rsid w:val="00CF7A73"/>
    <w:rsid w:val="00D015A1"/>
    <w:rsid w:val="00D01F53"/>
    <w:rsid w:val="00D021A8"/>
    <w:rsid w:val="00D02FE0"/>
    <w:rsid w:val="00D03764"/>
    <w:rsid w:val="00D03A46"/>
    <w:rsid w:val="00D03D4B"/>
    <w:rsid w:val="00D05633"/>
    <w:rsid w:val="00D05DFC"/>
    <w:rsid w:val="00D05E64"/>
    <w:rsid w:val="00D06E52"/>
    <w:rsid w:val="00D07054"/>
    <w:rsid w:val="00D079A3"/>
    <w:rsid w:val="00D07CF8"/>
    <w:rsid w:val="00D07F46"/>
    <w:rsid w:val="00D106B1"/>
    <w:rsid w:val="00D110EA"/>
    <w:rsid w:val="00D11142"/>
    <w:rsid w:val="00D12546"/>
    <w:rsid w:val="00D136E8"/>
    <w:rsid w:val="00D137D5"/>
    <w:rsid w:val="00D13A14"/>
    <w:rsid w:val="00D13DA8"/>
    <w:rsid w:val="00D14000"/>
    <w:rsid w:val="00D14BCD"/>
    <w:rsid w:val="00D15FD0"/>
    <w:rsid w:val="00D1765D"/>
    <w:rsid w:val="00D17A8F"/>
    <w:rsid w:val="00D17D6B"/>
    <w:rsid w:val="00D200BA"/>
    <w:rsid w:val="00D20B09"/>
    <w:rsid w:val="00D21387"/>
    <w:rsid w:val="00D217FA"/>
    <w:rsid w:val="00D21A6A"/>
    <w:rsid w:val="00D22677"/>
    <w:rsid w:val="00D24527"/>
    <w:rsid w:val="00D2458B"/>
    <w:rsid w:val="00D245B2"/>
    <w:rsid w:val="00D24A2F"/>
    <w:rsid w:val="00D252F5"/>
    <w:rsid w:val="00D258C1"/>
    <w:rsid w:val="00D26423"/>
    <w:rsid w:val="00D272E3"/>
    <w:rsid w:val="00D27A91"/>
    <w:rsid w:val="00D3212B"/>
    <w:rsid w:val="00D32604"/>
    <w:rsid w:val="00D3435F"/>
    <w:rsid w:val="00D35287"/>
    <w:rsid w:val="00D354F8"/>
    <w:rsid w:val="00D35AF7"/>
    <w:rsid w:val="00D36C6C"/>
    <w:rsid w:val="00D37372"/>
    <w:rsid w:val="00D37807"/>
    <w:rsid w:val="00D37B2C"/>
    <w:rsid w:val="00D4054B"/>
    <w:rsid w:val="00D4193E"/>
    <w:rsid w:val="00D42148"/>
    <w:rsid w:val="00D42A8D"/>
    <w:rsid w:val="00D43724"/>
    <w:rsid w:val="00D440D1"/>
    <w:rsid w:val="00D449F1"/>
    <w:rsid w:val="00D45474"/>
    <w:rsid w:val="00D4572D"/>
    <w:rsid w:val="00D45ACF"/>
    <w:rsid w:val="00D463D3"/>
    <w:rsid w:val="00D46BBE"/>
    <w:rsid w:val="00D4749F"/>
    <w:rsid w:val="00D47567"/>
    <w:rsid w:val="00D47F08"/>
    <w:rsid w:val="00D515CF"/>
    <w:rsid w:val="00D51FC1"/>
    <w:rsid w:val="00D520AC"/>
    <w:rsid w:val="00D52C5C"/>
    <w:rsid w:val="00D52C81"/>
    <w:rsid w:val="00D544DB"/>
    <w:rsid w:val="00D565B2"/>
    <w:rsid w:val="00D56937"/>
    <w:rsid w:val="00D57008"/>
    <w:rsid w:val="00D60010"/>
    <w:rsid w:val="00D614D9"/>
    <w:rsid w:val="00D61BA5"/>
    <w:rsid w:val="00D6267D"/>
    <w:rsid w:val="00D62CF9"/>
    <w:rsid w:val="00D62FC4"/>
    <w:rsid w:val="00D637C1"/>
    <w:rsid w:val="00D63D3B"/>
    <w:rsid w:val="00D63D9C"/>
    <w:rsid w:val="00D64226"/>
    <w:rsid w:val="00D64272"/>
    <w:rsid w:val="00D64D70"/>
    <w:rsid w:val="00D654CB"/>
    <w:rsid w:val="00D6658E"/>
    <w:rsid w:val="00D67449"/>
    <w:rsid w:val="00D67CB5"/>
    <w:rsid w:val="00D67D15"/>
    <w:rsid w:val="00D71755"/>
    <w:rsid w:val="00D720AF"/>
    <w:rsid w:val="00D729D0"/>
    <w:rsid w:val="00D729EF"/>
    <w:rsid w:val="00D731DA"/>
    <w:rsid w:val="00D734BC"/>
    <w:rsid w:val="00D765F2"/>
    <w:rsid w:val="00D81057"/>
    <w:rsid w:val="00D8129D"/>
    <w:rsid w:val="00D813F1"/>
    <w:rsid w:val="00D814C2"/>
    <w:rsid w:val="00D82CE8"/>
    <w:rsid w:val="00D83720"/>
    <w:rsid w:val="00D8443D"/>
    <w:rsid w:val="00D8549B"/>
    <w:rsid w:val="00D8552C"/>
    <w:rsid w:val="00D85AF6"/>
    <w:rsid w:val="00D85F78"/>
    <w:rsid w:val="00D860CE"/>
    <w:rsid w:val="00D87BFD"/>
    <w:rsid w:val="00D90225"/>
    <w:rsid w:val="00D90233"/>
    <w:rsid w:val="00D909F4"/>
    <w:rsid w:val="00D90FCA"/>
    <w:rsid w:val="00D91514"/>
    <w:rsid w:val="00D9151B"/>
    <w:rsid w:val="00D917D3"/>
    <w:rsid w:val="00D92CA5"/>
    <w:rsid w:val="00D92DA9"/>
    <w:rsid w:val="00D93B42"/>
    <w:rsid w:val="00D94B3F"/>
    <w:rsid w:val="00D957F2"/>
    <w:rsid w:val="00DA0462"/>
    <w:rsid w:val="00DA106A"/>
    <w:rsid w:val="00DA1714"/>
    <w:rsid w:val="00DA18FD"/>
    <w:rsid w:val="00DA1925"/>
    <w:rsid w:val="00DA2CDA"/>
    <w:rsid w:val="00DA4009"/>
    <w:rsid w:val="00DA4358"/>
    <w:rsid w:val="00DA4452"/>
    <w:rsid w:val="00DA461C"/>
    <w:rsid w:val="00DA46CB"/>
    <w:rsid w:val="00DA46E0"/>
    <w:rsid w:val="00DA4DE3"/>
    <w:rsid w:val="00DA537C"/>
    <w:rsid w:val="00DA6770"/>
    <w:rsid w:val="00DA6B66"/>
    <w:rsid w:val="00DA6C8A"/>
    <w:rsid w:val="00DA6ED9"/>
    <w:rsid w:val="00DA75A4"/>
    <w:rsid w:val="00DA7CBF"/>
    <w:rsid w:val="00DA7E7F"/>
    <w:rsid w:val="00DB0C17"/>
    <w:rsid w:val="00DB0C4C"/>
    <w:rsid w:val="00DB0CEC"/>
    <w:rsid w:val="00DB10BF"/>
    <w:rsid w:val="00DB2410"/>
    <w:rsid w:val="00DB37D9"/>
    <w:rsid w:val="00DB3DDF"/>
    <w:rsid w:val="00DB43AA"/>
    <w:rsid w:val="00DB54E8"/>
    <w:rsid w:val="00DB5BB8"/>
    <w:rsid w:val="00DB670F"/>
    <w:rsid w:val="00DB6DF4"/>
    <w:rsid w:val="00DB6F81"/>
    <w:rsid w:val="00DB71EB"/>
    <w:rsid w:val="00DB76B5"/>
    <w:rsid w:val="00DC0511"/>
    <w:rsid w:val="00DC0E53"/>
    <w:rsid w:val="00DC1981"/>
    <w:rsid w:val="00DC2D55"/>
    <w:rsid w:val="00DC3CBB"/>
    <w:rsid w:val="00DC4116"/>
    <w:rsid w:val="00DC7110"/>
    <w:rsid w:val="00DC7AAD"/>
    <w:rsid w:val="00DD0FC6"/>
    <w:rsid w:val="00DD2166"/>
    <w:rsid w:val="00DD25BB"/>
    <w:rsid w:val="00DD31DB"/>
    <w:rsid w:val="00DD4DFD"/>
    <w:rsid w:val="00DD5BBC"/>
    <w:rsid w:val="00DD64E9"/>
    <w:rsid w:val="00DD6B8B"/>
    <w:rsid w:val="00DD702C"/>
    <w:rsid w:val="00DD766C"/>
    <w:rsid w:val="00DE0CE4"/>
    <w:rsid w:val="00DE0E13"/>
    <w:rsid w:val="00DE11D4"/>
    <w:rsid w:val="00DE21F4"/>
    <w:rsid w:val="00DE2270"/>
    <w:rsid w:val="00DE2287"/>
    <w:rsid w:val="00DE313D"/>
    <w:rsid w:val="00DE32FE"/>
    <w:rsid w:val="00DE3F22"/>
    <w:rsid w:val="00DE5C5D"/>
    <w:rsid w:val="00DE642C"/>
    <w:rsid w:val="00DE692B"/>
    <w:rsid w:val="00DE71A1"/>
    <w:rsid w:val="00DE797B"/>
    <w:rsid w:val="00DE79C3"/>
    <w:rsid w:val="00DF02C0"/>
    <w:rsid w:val="00DF1CE0"/>
    <w:rsid w:val="00DF270B"/>
    <w:rsid w:val="00DF4E78"/>
    <w:rsid w:val="00DF4F15"/>
    <w:rsid w:val="00DF5201"/>
    <w:rsid w:val="00DF5411"/>
    <w:rsid w:val="00DF61CF"/>
    <w:rsid w:val="00DF6DCD"/>
    <w:rsid w:val="00DF6F0B"/>
    <w:rsid w:val="00DF75B2"/>
    <w:rsid w:val="00DF7C50"/>
    <w:rsid w:val="00E0126A"/>
    <w:rsid w:val="00E01617"/>
    <w:rsid w:val="00E02B9E"/>
    <w:rsid w:val="00E030D5"/>
    <w:rsid w:val="00E03B50"/>
    <w:rsid w:val="00E03BFA"/>
    <w:rsid w:val="00E04A87"/>
    <w:rsid w:val="00E0616C"/>
    <w:rsid w:val="00E06879"/>
    <w:rsid w:val="00E07483"/>
    <w:rsid w:val="00E07548"/>
    <w:rsid w:val="00E11555"/>
    <w:rsid w:val="00E11568"/>
    <w:rsid w:val="00E118EE"/>
    <w:rsid w:val="00E1210A"/>
    <w:rsid w:val="00E12D6C"/>
    <w:rsid w:val="00E13201"/>
    <w:rsid w:val="00E13252"/>
    <w:rsid w:val="00E13454"/>
    <w:rsid w:val="00E141C8"/>
    <w:rsid w:val="00E15F1F"/>
    <w:rsid w:val="00E1698D"/>
    <w:rsid w:val="00E16D77"/>
    <w:rsid w:val="00E2111B"/>
    <w:rsid w:val="00E2144B"/>
    <w:rsid w:val="00E21798"/>
    <w:rsid w:val="00E22501"/>
    <w:rsid w:val="00E2328C"/>
    <w:rsid w:val="00E23713"/>
    <w:rsid w:val="00E25FC8"/>
    <w:rsid w:val="00E263D1"/>
    <w:rsid w:val="00E267AF"/>
    <w:rsid w:val="00E267D4"/>
    <w:rsid w:val="00E2721A"/>
    <w:rsid w:val="00E27479"/>
    <w:rsid w:val="00E27B44"/>
    <w:rsid w:val="00E27B8E"/>
    <w:rsid w:val="00E301D6"/>
    <w:rsid w:val="00E30263"/>
    <w:rsid w:val="00E30437"/>
    <w:rsid w:val="00E30666"/>
    <w:rsid w:val="00E3067F"/>
    <w:rsid w:val="00E30B05"/>
    <w:rsid w:val="00E30E81"/>
    <w:rsid w:val="00E31E20"/>
    <w:rsid w:val="00E32B84"/>
    <w:rsid w:val="00E3338C"/>
    <w:rsid w:val="00E36544"/>
    <w:rsid w:val="00E36F21"/>
    <w:rsid w:val="00E3750F"/>
    <w:rsid w:val="00E4087E"/>
    <w:rsid w:val="00E409C6"/>
    <w:rsid w:val="00E40A16"/>
    <w:rsid w:val="00E40A7B"/>
    <w:rsid w:val="00E40C79"/>
    <w:rsid w:val="00E412C9"/>
    <w:rsid w:val="00E41460"/>
    <w:rsid w:val="00E416A5"/>
    <w:rsid w:val="00E41A95"/>
    <w:rsid w:val="00E42824"/>
    <w:rsid w:val="00E42A56"/>
    <w:rsid w:val="00E430A4"/>
    <w:rsid w:val="00E437C4"/>
    <w:rsid w:val="00E43857"/>
    <w:rsid w:val="00E441FD"/>
    <w:rsid w:val="00E4459E"/>
    <w:rsid w:val="00E44EEC"/>
    <w:rsid w:val="00E457DE"/>
    <w:rsid w:val="00E461BD"/>
    <w:rsid w:val="00E46D85"/>
    <w:rsid w:val="00E47076"/>
    <w:rsid w:val="00E510EF"/>
    <w:rsid w:val="00E52E5B"/>
    <w:rsid w:val="00E53303"/>
    <w:rsid w:val="00E534A2"/>
    <w:rsid w:val="00E547D8"/>
    <w:rsid w:val="00E54A45"/>
    <w:rsid w:val="00E55772"/>
    <w:rsid w:val="00E559F7"/>
    <w:rsid w:val="00E55F22"/>
    <w:rsid w:val="00E565FF"/>
    <w:rsid w:val="00E57198"/>
    <w:rsid w:val="00E6004C"/>
    <w:rsid w:val="00E60965"/>
    <w:rsid w:val="00E609DE"/>
    <w:rsid w:val="00E60A76"/>
    <w:rsid w:val="00E60AA1"/>
    <w:rsid w:val="00E61AE5"/>
    <w:rsid w:val="00E61E21"/>
    <w:rsid w:val="00E626D0"/>
    <w:rsid w:val="00E62B6D"/>
    <w:rsid w:val="00E62C78"/>
    <w:rsid w:val="00E65D67"/>
    <w:rsid w:val="00E65EDD"/>
    <w:rsid w:val="00E67217"/>
    <w:rsid w:val="00E67B12"/>
    <w:rsid w:val="00E67C18"/>
    <w:rsid w:val="00E712F9"/>
    <w:rsid w:val="00E71694"/>
    <w:rsid w:val="00E742B3"/>
    <w:rsid w:val="00E74AA7"/>
    <w:rsid w:val="00E761BA"/>
    <w:rsid w:val="00E76D90"/>
    <w:rsid w:val="00E76D9A"/>
    <w:rsid w:val="00E81DB7"/>
    <w:rsid w:val="00E833E4"/>
    <w:rsid w:val="00E83401"/>
    <w:rsid w:val="00E85A5C"/>
    <w:rsid w:val="00E85F14"/>
    <w:rsid w:val="00E860D4"/>
    <w:rsid w:val="00E86AF8"/>
    <w:rsid w:val="00E86C6F"/>
    <w:rsid w:val="00E8718A"/>
    <w:rsid w:val="00E87434"/>
    <w:rsid w:val="00E877F1"/>
    <w:rsid w:val="00E90699"/>
    <w:rsid w:val="00E90DAF"/>
    <w:rsid w:val="00E91FB1"/>
    <w:rsid w:val="00E92934"/>
    <w:rsid w:val="00E92BF4"/>
    <w:rsid w:val="00E94EAD"/>
    <w:rsid w:val="00E95C5E"/>
    <w:rsid w:val="00E95C74"/>
    <w:rsid w:val="00E96426"/>
    <w:rsid w:val="00E9790D"/>
    <w:rsid w:val="00E97A0A"/>
    <w:rsid w:val="00EA0083"/>
    <w:rsid w:val="00EA0124"/>
    <w:rsid w:val="00EA023A"/>
    <w:rsid w:val="00EA09CC"/>
    <w:rsid w:val="00EA156F"/>
    <w:rsid w:val="00EA16E3"/>
    <w:rsid w:val="00EA239B"/>
    <w:rsid w:val="00EA26BD"/>
    <w:rsid w:val="00EA2CF8"/>
    <w:rsid w:val="00EA3456"/>
    <w:rsid w:val="00EA34F2"/>
    <w:rsid w:val="00EA3805"/>
    <w:rsid w:val="00EA4022"/>
    <w:rsid w:val="00EA49DF"/>
    <w:rsid w:val="00EA4E4F"/>
    <w:rsid w:val="00EA4E9F"/>
    <w:rsid w:val="00EA5CBF"/>
    <w:rsid w:val="00EA63AA"/>
    <w:rsid w:val="00EA6C5B"/>
    <w:rsid w:val="00EA6CDC"/>
    <w:rsid w:val="00EA6E0F"/>
    <w:rsid w:val="00EA74A4"/>
    <w:rsid w:val="00EA7EAA"/>
    <w:rsid w:val="00EB0134"/>
    <w:rsid w:val="00EB1C46"/>
    <w:rsid w:val="00EB1C7D"/>
    <w:rsid w:val="00EB2525"/>
    <w:rsid w:val="00EB2B9F"/>
    <w:rsid w:val="00EB31BA"/>
    <w:rsid w:val="00EB3252"/>
    <w:rsid w:val="00EB3531"/>
    <w:rsid w:val="00EB3A74"/>
    <w:rsid w:val="00EB49E6"/>
    <w:rsid w:val="00EB4DFC"/>
    <w:rsid w:val="00EB57BD"/>
    <w:rsid w:val="00EB5DB6"/>
    <w:rsid w:val="00EB6E99"/>
    <w:rsid w:val="00EB79F0"/>
    <w:rsid w:val="00EC0490"/>
    <w:rsid w:val="00EC5190"/>
    <w:rsid w:val="00EC61F0"/>
    <w:rsid w:val="00EC7250"/>
    <w:rsid w:val="00EC7766"/>
    <w:rsid w:val="00EC78AE"/>
    <w:rsid w:val="00EC7AE4"/>
    <w:rsid w:val="00EC7C48"/>
    <w:rsid w:val="00ED09EA"/>
    <w:rsid w:val="00ED0D91"/>
    <w:rsid w:val="00ED1670"/>
    <w:rsid w:val="00ED47D7"/>
    <w:rsid w:val="00ED5BAA"/>
    <w:rsid w:val="00ED686D"/>
    <w:rsid w:val="00ED6B83"/>
    <w:rsid w:val="00ED6CB1"/>
    <w:rsid w:val="00ED6E0F"/>
    <w:rsid w:val="00ED72D3"/>
    <w:rsid w:val="00EE0399"/>
    <w:rsid w:val="00EE05E4"/>
    <w:rsid w:val="00EE0BF5"/>
    <w:rsid w:val="00EE39D7"/>
    <w:rsid w:val="00EE42BF"/>
    <w:rsid w:val="00EE4ABA"/>
    <w:rsid w:val="00EE593F"/>
    <w:rsid w:val="00EE5C00"/>
    <w:rsid w:val="00EE5D9E"/>
    <w:rsid w:val="00EF0079"/>
    <w:rsid w:val="00EF0E05"/>
    <w:rsid w:val="00EF11EF"/>
    <w:rsid w:val="00EF13D5"/>
    <w:rsid w:val="00EF1794"/>
    <w:rsid w:val="00EF1BE9"/>
    <w:rsid w:val="00EF1D30"/>
    <w:rsid w:val="00EF25FC"/>
    <w:rsid w:val="00EF3D12"/>
    <w:rsid w:val="00EF5814"/>
    <w:rsid w:val="00EF59AA"/>
    <w:rsid w:val="00EF65F6"/>
    <w:rsid w:val="00EF6637"/>
    <w:rsid w:val="00EF687D"/>
    <w:rsid w:val="00EF6C9F"/>
    <w:rsid w:val="00EF7660"/>
    <w:rsid w:val="00F014B8"/>
    <w:rsid w:val="00F01A04"/>
    <w:rsid w:val="00F01B00"/>
    <w:rsid w:val="00F01C2F"/>
    <w:rsid w:val="00F02684"/>
    <w:rsid w:val="00F02790"/>
    <w:rsid w:val="00F02A4C"/>
    <w:rsid w:val="00F02DE6"/>
    <w:rsid w:val="00F03B7E"/>
    <w:rsid w:val="00F0431B"/>
    <w:rsid w:val="00F046A7"/>
    <w:rsid w:val="00F06D4D"/>
    <w:rsid w:val="00F07DB7"/>
    <w:rsid w:val="00F105D4"/>
    <w:rsid w:val="00F10A7C"/>
    <w:rsid w:val="00F10BA8"/>
    <w:rsid w:val="00F10C7F"/>
    <w:rsid w:val="00F127DE"/>
    <w:rsid w:val="00F12930"/>
    <w:rsid w:val="00F13E78"/>
    <w:rsid w:val="00F13EB1"/>
    <w:rsid w:val="00F14553"/>
    <w:rsid w:val="00F1571C"/>
    <w:rsid w:val="00F15B00"/>
    <w:rsid w:val="00F15BB6"/>
    <w:rsid w:val="00F17548"/>
    <w:rsid w:val="00F175EB"/>
    <w:rsid w:val="00F177B0"/>
    <w:rsid w:val="00F17E75"/>
    <w:rsid w:val="00F20C8E"/>
    <w:rsid w:val="00F234F6"/>
    <w:rsid w:val="00F25C2B"/>
    <w:rsid w:val="00F26524"/>
    <w:rsid w:val="00F279D0"/>
    <w:rsid w:val="00F30099"/>
    <w:rsid w:val="00F302D8"/>
    <w:rsid w:val="00F309FD"/>
    <w:rsid w:val="00F30D08"/>
    <w:rsid w:val="00F31384"/>
    <w:rsid w:val="00F31C40"/>
    <w:rsid w:val="00F31DA4"/>
    <w:rsid w:val="00F33285"/>
    <w:rsid w:val="00F3351E"/>
    <w:rsid w:val="00F34F20"/>
    <w:rsid w:val="00F35673"/>
    <w:rsid w:val="00F35E95"/>
    <w:rsid w:val="00F363CA"/>
    <w:rsid w:val="00F36494"/>
    <w:rsid w:val="00F3665E"/>
    <w:rsid w:val="00F36BB3"/>
    <w:rsid w:val="00F36CD5"/>
    <w:rsid w:val="00F4017D"/>
    <w:rsid w:val="00F40422"/>
    <w:rsid w:val="00F40D1C"/>
    <w:rsid w:val="00F40ED3"/>
    <w:rsid w:val="00F421AA"/>
    <w:rsid w:val="00F426AD"/>
    <w:rsid w:val="00F43518"/>
    <w:rsid w:val="00F44EC6"/>
    <w:rsid w:val="00F45601"/>
    <w:rsid w:val="00F4710C"/>
    <w:rsid w:val="00F50675"/>
    <w:rsid w:val="00F50728"/>
    <w:rsid w:val="00F526C8"/>
    <w:rsid w:val="00F538FB"/>
    <w:rsid w:val="00F53EAA"/>
    <w:rsid w:val="00F54276"/>
    <w:rsid w:val="00F54801"/>
    <w:rsid w:val="00F55444"/>
    <w:rsid w:val="00F559C7"/>
    <w:rsid w:val="00F55C1F"/>
    <w:rsid w:val="00F56370"/>
    <w:rsid w:val="00F563BD"/>
    <w:rsid w:val="00F57488"/>
    <w:rsid w:val="00F57CDA"/>
    <w:rsid w:val="00F60041"/>
    <w:rsid w:val="00F612CC"/>
    <w:rsid w:val="00F6177A"/>
    <w:rsid w:val="00F622DB"/>
    <w:rsid w:val="00F63713"/>
    <w:rsid w:val="00F63762"/>
    <w:rsid w:val="00F63BFC"/>
    <w:rsid w:val="00F63F3E"/>
    <w:rsid w:val="00F64639"/>
    <w:rsid w:val="00F6528C"/>
    <w:rsid w:val="00F669DD"/>
    <w:rsid w:val="00F67744"/>
    <w:rsid w:val="00F72375"/>
    <w:rsid w:val="00F72A5A"/>
    <w:rsid w:val="00F72BAB"/>
    <w:rsid w:val="00F72D21"/>
    <w:rsid w:val="00F73048"/>
    <w:rsid w:val="00F732C4"/>
    <w:rsid w:val="00F738D7"/>
    <w:rsid w:val="00F740EB"/>
    <w:rsid w:val="00F741B1"/>
    <w:rsid w:val="00F746B2"/>
    <w:rsid w:val="00F74ACB"/>
    <w:rsid w:val="00F76AED"/>
    <w:rsid w:val="00F76C3F"/>
    <w:rsid w:val="00F77A59"/>
    <w:rsid w:val="00F808F1"/>
    <w:rsid w:val="00F80B54"/>
    <w:rsid w:val="00F81C64"/>
    <w:rsid w:val="00F81E40"/>
    <w:rsid w:val="00F827DA"/>
    <w:rsid w:val="00F82EC0"/>
    <w:rsid w:val="00F85241"/>
    <w:rsid w:val="00F8571E"/>
    <w:rsid w:val="00F85777"/>
    <w:rsid w:val="00F85AAD"/>
    <w:rsid w:val="00F85C59"/>
    <w:rsid w:val="00F863B9"/>
    <w:rsid w:val="00F86981"/>
    <w:rsid w:val="00F87CD0"/>
    <w:rsid w:val="00F90050"/>
    <w:rsid w:val="00F90B0D"/>
    <w:rsid w:val="00F90CFB"/>
    <w:rsid w:val="00F9172F"/>
    <w:rsid w:val="00F91FD8"/>
    <w:rsid w:val="00F92BC9"/>
    <w:rsid w:val="00F930CD"/>
    <w:rsid w:val="00F93231"/>
    <w:rsid w:val="00F939C4"/>
    <w:rsid w:val="00F948C5"/>
    <w:rsid w:val="00F94A8D"/>
    <w:rsid w:val="00F94AC9"/>
    <w:rsid w:val="00F94C55"/>
    <w:rsid w:val="00F95964"/>
    <w:rsid w:val="00F966E6"/>
    <w:rsid w:val="00F97362"/>
    <w:rsid w:val="00F97A1C"/>
    <w:rsid w:val="00F97F86"/>
    <w:rsid w:val="00FA0543"/>
    <w:rsid w:val="00FA0785"/>
    <w:rsid w:val="00FA0E55"/>
    <w:rsid w:val="00FA0E57"/>
    <w:rsid w:val="00FA18E2"/>
    <w:rsid w:val="00FA19DF"/>
    <w:rsid w:val="00FA34BC"/>
    <w:rsid w:val="00FA3661"/>
    <w:rsid w:val="00FA3C2D"/>
    <w:rsid w:val="00FA4215"/>
    <w:rsid w:val="00FA4601"/>
    <w:rsid w:val="00FA5D75"/>
    <w:rsid w:val="00FA7040"/>
    <w:rsid w:val="00FB0111"/>
    <w:rsid w:val="00FB1DF1"/>
    <w:rsid w:val="00FB23B1"/>
    <w:rsid w:val="00FB2869"/>
    <w:rsid w:val="00FB365B"/>
    <w:rsid w:val="00FB37E1"/>
    <w:rsid w:val="00FB40D0"/>
    <w:rsid w:val="00FB4464"/>
    <w:rsid w:val="00FB478D"/>
    <w:rsid w:val="00FB594B"/>
    <w:rsid w:val="00FB6052"/>
    <w:rsid w:val="00FC137A"/>
    <w:rsid w:val="00FC1524"/>
    <w:rsid w:val="00FC1979"/>
    <w:rsid w:val="00FC2C27"/>
    <w:rsid w:val="00FC39A7"/>
    <w:rsid w:val="00FC4C6E"/>
    <w:rsid w:val="00FC4E82"/>
    <w:rsid w:val="00FC54DF"/>
    <w:rsid w:val="00FC58E1"/>
    <w:rsid w:val="00FC5BF4"/>
    <w:rsid w:val="00FC5C6E"/>
    <w:rsid w:val="00FC693B"/>
    <w:rsid w:val="00FC6D9C"/>
    <w:rsid w:val="00FC6F85"/>
    <w:rsid w:val="00FC7D97"/>
    <w:rsid w:val="00FD094C"/>
    <w:rsid w:val="00FD19E6"/>
    <w:rsid w:val="00FD1A45"/>
    <w:rsid w:val="00FD2BB7"/>
    <w:rsid w:val="00FD4275"/>
    <w:rsid w:val="00FD540E"/>
    <w:rsid w:val="00FD5D29"/>
    <w:rsid w:val="00FD68F4"/>
    <w:rsid w:val="00FE0B53"/>
    <w:rsid w:val="00FE0C57"/>
    <w:rsid w:val="00FE1703"/>
    <w:rsid w:val="00FE234A"/>
    <w:rsid w:val="00FE25DD"/>
    <w:rsid w:val="00FE2EC7"/>
    <w:rsid w:val="00FE2ECA"/>
    <w:rsid w:val="00FE3198"/>
    <w:rsid w:val="00FE3243"/>
    <w:rsid w:val="00FE5BD6"/>
    <w:rsid w:val="00FE6158"/>
    <w:rsid w:val="00FF1ACD"/>
    <w:rsid w:val="00FF1CFE"/>
    <w:rsid w:val="00FF1F64"/>
    <w:rsid w:val="00FF2FE4"/>
    <w:rsid w:val="00FF3DC6"/>
    <w:rsid w:val="00FF40A2"/>
    <w:rsid w:val="00FF4588"/>
    <w:rsid w:val="00FF49A6"/>
    <w:rsid w:val="00FF4B89"/>
    <w:rsid w:val="00FF5499"/>
    <w:rsid w:val="00FF622B"/>
    <w:rsid w:val="00FF6CEC"/>
    <w:rsid w:val="00FF7387"/>
    <w:rsid w:val="00FF7FF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330"/>
    <w:pPr>
      <w:spacing w:before="120" w:after="0"/>
      <w:jc w:val="both"/>
    </w:pPr>
    <w:rPr>
      <w:sz w:val="20"/>
    </w:rPr>
  </w:style>
  <w:style w:type="paragraph" w:styleId="Heading1">
    <w:name w:val="heading 1"/>
    <w:basedOn w:val="Normal"/>
    <w:next w:val="Normal"/>
    <w:link w:val="Heading1Char"/>
    <w:uiPriority w:val="9"/>
    <w:qFormat/>
    <w:rsid w:val="004F7CAD"/>
    <w:pPr>
      <w:keepNext/>
      <w:keepLines/>
      <w:pageBreakBefore/>
      <w:numPr>
        <w:numId w:val="3"/>
      </w:numPr>
      <w:spacing w:before="2880" w:after="1200" w:line="240" w:lineRule="auto"/>
      <w:ind w:left="0"/>
      <w:jc w:val="right"/>
      <w:outlineLvl w:val="0"/>
    </w:pPr>
    <w:rPr>
      <w:rFonts w:ascii="Myriad Pro" w:eastAsiaTheme="majorEastAsia" w:hAnsi="Myriad Pro" w:cstheme="majorBidi"/>
      <w:bCs/>
      <w:color w:val="F5731F"/>
      <w:sz w:val="56"/>
      <w:szCs w:val="28"/>
    </w:rPr>
  </w:style>
  <w:style w:type="paragraph" w:styleId="Heading2">
    <w:name w:val="heading 2"/>
    <w:basedOn w:val="Normal"/>
    <w:next w:val="Normal"/>
    <w:link w:val="Heading2Char"/>
    <w:uiPriority w:val="9"/>
    <w:unhideWhenUsed/>
    <w:qFormat/>
    <w:rsid w:val="008E2593"/>
    <w:pPr>
      <w:keepNext/>
      <w:keepLines/>
      <w:numPr>
        <w:ilvl w:val="1"/>
        <w:numId w:val="3"/>
      </w:numPr>
      <w:tabs>
        <w:tab w:val="left" w:pos="720"/>
      </w:tabs>
      <w:spacing w:before="200"/>
      <w:outlineLvl w:val="1"/>
    </w:pPr>
    <w:rPr>
      <w:rFonts w:ascii="Arial" w:eastAsiaTheme="majorEastAsia" w:hAnsi="Arial" w:cstheme="majorBidi"/>
      <w:b/>
      <w:bCs/>
      <w:color w:val="404040"/>
      <w:sz w:val="28"/>
      <w:szCs w:val="26"/>
    </w:rPr>
  </w:style>
  <w:style w:type="paragraph" w:styleId="Heading3">
    <w:name w:val="heading 3"/>
    <w:basedOn w:val="Normal"/>
    <w:next w:val="Normal"/>
    <w:link w:val="Heading3Char"/>
    <w:uiPriority w:val="9"/>
    <w:unhideWhenUsed/>
    <w:qFormat/>
    <w:rsid w:val="008E2593"/>
    <w:pPr>
      <w:keepNext/>
      <w:keepLines/>
      <w:numPr>
        <w:ilvl w:val="2"/>
        <w:numId w:val="3"/>
      </w:numPr>
      <w:spacing w:before="200"/>
      <w:outlineLvl w:val="2"/>
    </w:pPr>
    <w:rPr>
      <w:rFonts w:ascii="Arial" w:eastAsiaTheme="majorEastAsia" w:hAnsi="Arial" w:cstheme="majorBidi"/>
      <w:bCs/>
      <w:color w:val="404040"/>
      <w:sz w:val="26"/>
    </w:rPr>
  </w:style>
  <w:style w:type="paragraph" w:styleId="Heading4">
    <w:name w:val="heading 4"/>
    <w:basedOn w:val="Normal"/>
    <w:next w:val="Normal"/>
    <w:link w:val="Heading4Char"/>
    <w:uiPriority w:val="9"/>
    <w:unhideWhenUsed/>
    <w:qFormat/>
    <w:rsid w:val="00C12860"/>
    <w:pPr>
      <w:keepNext/>
      <w:keepLines/>
      <w:numPr>
        <w:ilvl w:val="3"/>
        <w:numId w:val="3"/>
      </w:numPr>
      <w:spacing w:before="200"/>
      <w:outlineLvl w:val="3"/>
    </w:pPr>
    <w:rPr>
      <w:rFonts w:ascii="Calibri" w:eastAsiaTheme="majorEastAsia" w:hAnsi="Calibri" w:cstheme="majorBidi"/>
      <w:b/>
      <w:bCs/>
      <w:iCs/>
      <w:color w:val="595959"/>
      <w:sz w:val="26"/>
    </w:rPr>
  </w:style>
  <w:style w:type="paragraph" w:styleId="Heading5">
    <w:name w:val="heading 5"/>
    <w:basedOn w:val="Normal"/>
    <w:next w:val="Normal"/>
    <w:link w:val="Heading5Char"/>
    <w:uiPriority w:val="9"/>
    <w:unhideWhenUsed/>
    <w:qFormat/>
    <w:rsid w:val="00311DF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CAD"/>
    <w:rPr>
      <w:rFonts w:ascii="Myriad Pro" w:eastAsiaTheme="majorEastAsia" w:hAnsi="Myriad Pro" w:cstheme="majorBidi"/>
      <w:bCs/>
      <w:color w:val="F5731F"/>
      <w:sz w:val="56"/>
      <w:szCs w:val="28"/>
    </w:rPr>
  </w:style>
  <w:style w:type="character" w:customStyle="1" w:styleId="Heading2Char">
    <w:name w:val="Heading 2 Char"/>
    <w:basedOn w:val="DefaultParagraphFont"/>
    <w:link w:val="Heading2"/>
    <w:uiPriority w:val="9"/>
    <w:rsid w:val="008E2593"/>
    <w:rPr>
      <w:rFonts w:ascii="Arial" w:eastAsiaTheme="majorEastAsia" w:hAnsi="Arial" w:cstheme="majorBidi"/>
      <w:b/>
      <w:bCs/>
      <w:color w:val="404040"/>
      <w:sz w:val="28"/>
      <w:szCs w:val="26"/>
    </w:rPr>
  </w:style>
  <w:style w:type="character" w:customStyle="1" w:styleId="Heading3Char">
    <w:name w:val="Heading 3 Char"/>
    <w:basedOn w:val="DefaultParagraphFont"/>
    <w:link w:val="Heading3"/>
    <w:uiPriority w:val="9"/>
    <w:rsid w:val="008E2593"/>
    <w:rPr>
      <w:rFonts w:ascii="Arial" w:eastAsiaTheme="majorEastAsia" w:hAnsi="Arial" w:cstheme="majorBidi"/>
      <w:bCs/>
      <w:color w:val="404040"/>
      <w:sz w:val="26"/>
    </w:rPr>
  </w:style>
  <w:style w:type="character" w:customStyle="1" w:styleId="Heading4Char">
    <w:name w:val="Heading 4 Char"/>
    <w:basedOn w:val="DefaultParagraphFont"/>
    <w:link w:val="Heading4"/>
    <w:uiPriority w:val="9"/>
    <w:rsid w:val="00C12860"/>
    <w:rPr>
      <w:rFonts w:ascii="Calibri" w:eastAsiaTheme="majorEastAsia" w:hAnsi="Calibri" w:cstheme="majorBidi"/>
      <w:b/>
      <w:bCs/>
      <w:iCs/>
      <w:color w:val="595959"/>
      <w:sz w:val="26"/>
    </w:rPr>
  </w:style>
  <w:style w:type="character" w:customStyle="1" w:styleId="Heading5Char">
    <w:name w:val="Heading 5 Char"/>
    <w:basedOn w:val="DefaultParagraphFont"/>
    <w:link w:val="Heading5"/>
    <w:uiPriority w:val="9"/>
    <w:rsid w:val="00311DFE"/>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FC693B"/>
    <w:rPr>
      <w:i/>
      <w:iCs/>
    </w:rPr>
  </w:style>
  <w:style w:type="character" w:styleId="Strong">
    <w:name w:val="Strong"/>
    <w:basedOn w:val="DefaultParagraphFont"/>
    <w:uiPriority w:val="22"/>
    <w:qFormat/>
    <w:rsid w:val="00F02DE6"/>
    <w:rPr>
      <w:b/>
      <w:bCs/>
    </w:rPr>
  </w:style>
  <w:style w:type="paragraph" w:styleId="Title">
    <w:name w:val="Title"/>
    <w:aliases w:val="BookTitle"/>
    <w:basedOn w:val="Normal"/>
    <w:next w:val="Normal"/>
    <w:link w:val="TitleChar"/>
    <w:uiPriority w:val="10"/>
    <w:qFormat/>
    <w:rsid w:val="008E2593"/>
    <w:pPr>
      <w:pBdr>
        <w:bottom w:val="single" w:sz="8" w:space="4" w:color="4F81BD" w:themeColor="accent1"/>
      </w:pBdr>
      <w:spacing w:before="2880" w:after="300" w:line="240" w:lineRule="auto"/>
      <w:contextualSpacing/>
      <w:jc w:val="center"/>
    </w:pPr>
    <w:rPr>
      <w:rFonts w:ascii="Myriad Pro" w:eastAsiaTheme="majorEastAsia" w:hAnsi="Myriad Pro" w:cstheme="majorBidi"/>
      <w:color w:val="F5731F"/>
      <w:spacing w:val="5"/>
      <w:kern w:val="28"/>
      <w:sz w:val="80"/>
      <w:szCs w:val="52"/>
    </w:rPr>
  </w:style>
  <w:style w:type="character" w:customStyle="1" w:styleId="TitleChar">
    <w:name w:val="Title Char"/>
    <w:aliases w:val="BookTitle Char"/>
    <w:basedOn w:val="DefaultParagraphFont"/>
    <w:link w:val="Title"/>
    <w:uiPriority w:val="10"/>
    <w:rsid w:val="008E2593"/>
    <w:rPr>
      <w:rFonts w:ascii="Myriad Pro" w:eastAsiaTheme="majorEastAsia" w:hAnsi="Myriad Pro" w:cstheme="majorBidi"/>
      <w:color w:val="F5731F"/>
      <w:spacing w:val="5"/>
      <w:kern w:val="28"/>
      <w:sz w:val="80"/>
      <w:szCs w:val="52"/>
    </w:rPr>
  </w:style>
  <w:style w:type="paragraph" w:customStyle="1" w:styleId="Bullet">
    <w:name w:val="Bullet"/>
    <w:basedOn w:val="Normal"/>
    <w:qFormat/>
    <w:rsid w:val="00FA0785"/>
    <w:pPr>
      <w:numPr>
        <w:numId w:val="1"/>
      </w:numPr>
      <w:ind w:left="360"/>
    </w:pPr>
  </w:style>
  <w:style w:type="character" w:styleId="Hyperlink">
    <w:name w:val="Hyperlink"/>
    <w:basedOn w:val="DefaultParagraphFont"/>
    <w:uiPriority w:val="99"/>
    <w:unhideWhenUsed/>
    <w:rsid w:val="0026572A"/>
    <w:rPr>
      <w:color w:val="0000FF" w:themeColor="hyperlink"/>
      <w:u w:val="single"/>
    </w:rPr>
  </w:style>
  <w:style w:type="paragraph" w:customStyle="1" w:styleId="Code">
    <w:name w:val="Code"/>
    <w:basedOn w:val="Normal"/>
    <w:qFormat/>
    <w:rsid w:val="00921D0D"/>
    <w:pPr>
      <w:keepLines/>
      <w:pBdr>
        <w:top w:val="single" w:sz="4" w:space="5" w:color="A6A6A6" w:themeColor="background1" w:themeShade="A6"/>
        <w:left w:val="single" w:sz="4" w:space="6" w:color="A6A6A6" w:themeColor="background1" w:themeShade="A6"/>
        <w:bottom w:val="single" w:sz="4" w:space="5" w:color="A6A6A6" w:themeColor="background1" w:themeShade="A6"/>
        <w:right w:val="single" w:sz="4" w:space="6" w:color="A6A6A6" w:themeColor="background1" w:themeShade="A6"/>
      </w:pBdr>
      <w:shd w:val="clear" w:color="auto" w:fill="F2F2F2" w:themeFill="background1" w:themeFillShade="F2"/>
      <w:ind w:left="360"/>
    </w:pPr>
    <w:rPr>
      <w:rFonts w:ascii="Courier New" w:hAnsi="Courier New"/>
    </w:rPr>
  </w:style>
  <w:style w:type="paragraph" w:customStyle="1" w:styleId="Numbered">
    <w:name w:val="Numbered"/>
    <w:basedOn w:val="Bullet"/>
    <w:qFormat/>
    <w:rsid w:val="00F97F86"/>
    <w:pPr>
      <w:numPr>
        <w:numId w:val="4"/>
      </w:numPr>
    </w:pPr>
  </w:style>
  <w:style w:type="paragraph" w:customStyle="1" w:styleId="NumberedCont">
    <w:name w:val="NumberedCont"/>
    <w:aliases w:val="BulletCont,DisplayPara"/>
    <w:basedOn w:val="Numbered"/>
    <w:qFormat/>
    <w:rsid w:val="00F97F86"/>
    <w:pPr>
      <w:numPr>
        <w:numId w:val="0"/>
      </w:numPr>
      <w:ind w:left="360"/>
    </w:pPr>
  </w:style>
  <w:style w:type="paragraph" w:styleId="BalloonText">
    <w:name w:val="Balloon Text"/>
    <w:basedOn w:val="Normal"/>
    <w:link w:val="BalloonTextChar"/>
    <w:uiPriority w:val="99"/>
    <w:semiHidden/>
    <w:unhideWhenUsed/>
    <w:rsid w:val="00F8577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777"/>
    <w:rPr>
      <w:rFonts w:ascii="Tahoma" w:hAnsi="Tahoma" w:cs="Tahoma"/>
      <w:sz w:val="16"/>
      <w:szCs w:val="16"/>
    </w:rPr>
  </w:style>
  <w:style w:type="paragraph" w:customStyle="1" w:styleId="CodeLeft">
    <w:name w:val="CodeLeft"/>
    <w:basedOn w:val="Code"/>
    <w:qFormat/>
    <w:rsid w:val="00B66955"/>
    <w:pPr>
      <w:ind w:left="0"/>
    </w:pPr>
  </w:style>
  <w:style w:type="paragraph" w:styleId="ListParagraph">
    <w:name w:val="List Paragraph"/>
    <w:basedOn w:val="Normal"/>
    <w:uiPriority w:val="34"/>
    <w:qFormat/>
    <w:rsid w:val="008141C4"/>
    <w:pPr>
      <w:ind w:left="720"/>
      <w:contextualSpacing/>
    </w:pPr>
  </w:style>
  <w:style w:type="character" w:styleId="SubtleEmphasis">
    <w:name w:val="Subtle Emphasis"/>
    <w:basedOn w:val="DefaultParagraphFont"/>
    <w:uiPriority w:val="19"/>
    <w:qFormat/>
    <w:rsid w:val="009F6F1D"/>
    <w:rPr>
      <w:i/>
      <w:iCs/>
      <w:color w:val="808080" w:themeColor="text1" w:themeTint="7F"/>
    </w:rPr>
  </w:style>
  <w:style w:type="paragraph" w:customStyle="1" w:styleId="VersionStamp">
    <w:name w:val="Version Stamp"/>
    <w:basedOn w:val="Normal"/>
    <w:qFormat/>
    <w:rsid w:val="003114D5"/>
    <w:pPr>
      <w:spacing w:before="7680"/>
      <w:jc w:val="center"/>
    </w:pPr>
    <w:rPr>
      <w:b/>
      <w:sz w:val="24"/>
    </w:rPr>
  </w:style>
  <w:style w:type="character" w:customStyle="1" w:styleId="GlossaryTerm">
    <w:name w:val="GlossaryTerm"/>
    <w:basedOn w:val="DefaultParagraphFont"/>
    <w:uiPriority w:val="1"/>
    <w:qFormat/>
    <w:rsid w:val="00385330"/>
    <w:rPr>
      <w:b/>
      <w:i/>
      <w:sz w:val="20"/>
    </w:rPr>
  </w:style>
  <w:style w:type="paragraph" w:styleId="Revision">
    <w:name w:val="Revision"/>
    <w:hidden/>
    <w:uiPriority w:val="99"/>
    <w:semiHidden/>
    <w:rsid w:val="0032053B"/>
    <w:pPr>
      <w:spacing w:after="0" w:line="240" w:lineRule="auto"/>
    </w:pPr>
  </w:style>
  <w:style w:type="paragraph" w:styleId="Caption">
    <w:name w:val="caption"/>
    <w:basedOn w:val="Normal"/>
    <w:next w:val="Normal"/>
    <w:uiPriority w:val="35"/>
    <w:unhideWhenUsed/>
    <w:qFormat/>
    <w:rsid w:val="00385330"/>
    <w:pPr>
      <w:tabs>
        <w:tab w:val="left" w:pos="360"/>
        <w:tab w:val="left" w:pos="720"/>
      </w:tabs>
      <w:spacing w:after="200" w:line="240" w:lineRule="auto"/>
      <w:jc w:val="center"/>
    </w:pPr>
    <w:rPr>
      <w:b/>
      <w:bCs/>
      <w:color w:val="4F81BD" w:themeColor="accent1"/>
      <w:sz w:val="18"/>
      <w:szCs w:val="18"/>
    </w:rPr>
  </w:style>
  <w:style w:type="paragraph" w:customStyle="1" w:styleId="FigurePlaceholder">
    <w:name w:val="FigurePlaceholder"/>
    <w:basedOn w:val="Normal"/>
    <w:qFormat/>
    <w:rsid w:val="00431108"/>
    <w:pPr>
      <w:spacing w:before="360" w:after="360"/>
      <w:ind w:left="2160" w:right="2160"/>
    </w:pPr>
    <w:rPr>
      <w:b/>
      <w:i/>
      <w:color w:val="B2A1C7" w:themeColor="accent4" w:themeTint="99"/>
      <w:sz w:val="24"/>
    </w:rPr>
  </w:style>
  <w:style w:type="paragraph" w:customStyle="1" w:styleId="ChapterTitlePre">
    <w:name w:val="ChapterTitlePre"/>
    <w:basedOn w:val="Normal"/>
    <w:next w:val="Normal"/>
    <w:qFormat/>
    <w:rsid w:val="00B63B87"/>
    <w:pPr>
      <w:pageBreakBefore/>
    </w:pPr>
  </w:style>
  <w:style w:type="character" w:customStyle="1" w:styleId="FileName">
    <w:name w:val="FileName"/>
    <w:aliases w:val="BranchName,ObjName"/>
    <w:basedOn w:val="DefaultParagraphFont"/>
    <w:uiPriority w:val="1"/>
    <w:qFormat/>
    <w:rsid w:val="001E3F4B"/>
    <w:rPr>
      <w:i/>
    </w:rPr>
  </w:style>
  <w:style w:type="character" w:customStyle="1" w:styleId="Parameter">
    <w:name w:val="Parameter"/>
    <w:basedOn w:val="DefaultParagraphFont"/>
    <w:uiPriority w:val="1"/>
    <w:qFormat/>
    <w:rsid w:val="005614D7"/>
    <w:rPr>
      <w:rFonts w:ascii="Calibri" w:hAnsi="Calibri"/>
      <w:i/>
    </w:rPr>
  </w:style>
  <w:style w:type="character" w:customStyle="1" w:styleId="CodeString">
    <w:name w:val="CodeString"/>
    <w:basedOn w:val="DefaultParagraphFont"/>
    <w:uiPriority w:val="1"/>
    <w:qFormat/>
    <w:rsid w:val="0068450D"/>
    <w:rPr>
      <w:rFonts w:ascii="Courier New" w:hAnsi="Courier New"/>
      <w:sz w:val="20"/>
    </w:rPr>
  </w:style>
  <w:style w:type="character" w:customStyle="1" w:styleId="CommandName">
    <w:name w:val="CommandName"/>
    <w:basedOn w:val="DefaultParagraphFont"/>
    <w:uiPriority w:val="1"/>
    <w:qFormat/>
    <w:rsid w:val="00A077F5"/>
    <w:rPr>
      <w:i/>
    </w:rPr>
  </w:style>
  <w:style w:type="paragraph" w:styleId="TOC1">
    <w:name w:val="toc 1"/>
    <w:basedOn w:val="TOC2"/>
    <w:next w:val="Normal"/>
    <w:autoRedefine/>
    <w:uiPriority w:val="39"/>
    <w:unhideWhenUsed/>
    <w:qFormat/>
    <w:rsid w:val="00B015E5"/>
    <w:pPr>
      <w:spacing w:before="360"/>
    </w:pPr>
    <w:rPr>
      <w:noProof/>
    </w:rPr>
  </w:style>
  <w:style w:type="paragraph" w:styleId="TOC2">
    <w:name w:val="toc 2"/>
    <w:basedOn w:val="Normal"/>
    <w:next w:val="Normal"/>
    <w:autoRedefine/>
    <w:uiPriority w:val="39"/>
    <w:unhideWhenUsed/>
    <w:qFormat/>
    <w:rsid w:val="007102E5"/>
    <w:pPr>
      <w:tabs>
        <w:tab w:val="right" w:leader="dot" w:pos="9350"/>
      </w:tabs>
      <w:spacing w:before="60"/>
      <w:ind w:left="360"/>
    </w:pPr>
  </w:style>
  <w:style w:type="paragraph" w:styleId="TOC3">
    <w:name w:val="toc 3"/>
    <w:basedOn w:val="Normal"/>
    <w:next w:val="Normal"/>
    <w:autoRedefine/>
    <w:uiPriority w:val="39"/>
    <w:unhideWhenUsed/>
    <w:qFormat/>
    <w:rsid w:val="00B015E5"/>
    <w:pPr>
      <w:tabs>
        <w:tab w:val="left" w:pos="2016"/>
        <w:tab w:val="right" w:leader="dot" w:pos="9360"/>
      </w:tabs>
      <w:spacing w:before="60"/>
      <w:ind w:left="1080"/>
    </w:pPr>
  </w:style>
  <w:style w:type="paragraph" w:customStyle="1" w:styleId="FrontmatterHeading">
    <w:name w:val="FrontmatterHeading"/>
    <w:basedOn w:val="Title"/>
    <w:next w:val="Normal"/>
    <w:qFormat/>
    <w:rsid w:val="001342C5"/>
    <w:pPr>
      <w:pageBreakBefore/>
      <w:spacing w:before="0" w:after="600"/>
    </w:pPr>
    <w:rPr>
      <w:sz w:val="36"/>
    </w:rPr>
  </w:style>
  <w:style w:type="paragraph" w:styleId="TableofFigures">
    <w:name w:val="table of figures"/>
    <w:basedOn w:val="Normal"/>
    <w:next w:val="Normal"/>
    <w:uiPriority w:val="99"/>
    <w:unhideWhenUsed/>
    <w:rsid w:val="00CC24C5"/>
  </w:style>
  <w:style w:type="paragraph" w:styleId="Header">
    <w:name w:val="header"/>
    <w:basedOn w:val="Normal"/>
    <w:link w:val="HeaderChar"/>
    <w:uiPriority w:val="99"/>
    <w:unhideWhenUsed/>
    <w:rsid w:val="00671C1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71C1B"/>
  </w:style>
  <w:style w:type="paragraph" w:styleId="Footer">
    <w:name w:val="footer"/>
    <w:basedOn w:val="Normal"/>
    <w:link w:val="FooterChar"/>
    <w:uiPriority w:val="99"/>
    <w:unhideWhenUsed/>
    <w:rsid w:val="00671C1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71C1B"/>
  </w:style>
  <w:style w:type="paragraph" w:styleId="NoSpacing">
    <w:name w:val="No Spacing"/>
    <w:link w:val="NoSpacingChar"/>
    <w:uiPriority w:val="1"/>
    <w:qFormat/>
    <w:rsid w:val="00671C1B"/>
    <w:pPr>
      <w:spacing w:after="0" w:line="240" w:lineRule="auto"/>
    </w:pPr>
    <w:rPr>
      <w:rFonts w:eastAsiaTheme="minorEastAsia"/>
    </w:rPr>
  </w:style>
  <w:style w:type="character" w:customStyle="1" w:styleId="NoSpacingChar">
    <w:name w:val="No Spacing Char"/>
    <w:basedOn w:val="DefaultParagraphFont"/>
    <w:link w:val="NoSpacing"/>
    <w:uiPriority w:val="1"/>
    <w:rsid w:val="00671C1B"/>
    <w:rPr>
      <w:rFonts w:eastAsiaTheme="minorEastAsia"/>
    </w:rPr>
  </w:style>
  <w:style w:type="paragraph" w:styleId="TOC4">
    <w:name w:val="toc 4"/>
    <w:basedOn w:val="Normal"/>
    <w:next w:val="Normal"/>
    <w:autoRedefine/>
    <w:uiPriority w:val="39"/>
    <w:unhideWhenUsed/>
    <w:rsid w:val="00B015E5"/>
    <w:pPr>
      <w:spacing w:before="60"/>
      <w:ind w:left="2016"/>
    </w:pPr>
  </w:style>
  <w:style w:type="paragraph" w:styleId="List">
    <w:name w:val="List"/>
    <w:basedOn w:val="Normal"/>
    <w:uiPriority w:val="99"/>
    <w:unhideWhenUsed/>
    <w:rsid w:val="00311DFE"/>
    <w:pPr>
      <w:ind w:left="360" w:hanging="360"/>
      <w:contextualSpacing/>
    </w:pPr>
  </w:style>
  <w:style w:type="paragraph" w:styleId="ListContinue">
    <w:name w:val="List Continue"/>
    <w:basedOn w:val="Normal"/>
    <w:uiPriority w:val="99"/>
    <w:unhideWhenUsed/>
    <w:rsid w:val="00311DFE"/>
    <w:pPr>
      <w:spacing w:after="120"/>
      <w:ind w:left="360"/>
      <w:contextualSpacing/>
    </w:pPr>
  </w:style>
  <w:style w:type="paragraph" w:styleId="BodyText">
    <w:name w:val="Body Text"/>
    <w:basedOn w:val="Normal"/>
    <w:link w:val="BodyTextChar"/>
    <w:uiPriority w:val="99"/>
    <w:unhideWhenUsed/>
    <w:rsid w:val="00311DFE"/>
    <w:pPr>
      <w:spacing w:after="120"/>
    </w:pPr>
  </w:style>
  <w:style w:type="character" w:customStyle="1" w:styleId="BodyTextChar">
    <w:name w:val="Body Text Char"/>
    <w:basedOn w:val="DefaultParagraphFont"/>
    <w:link w:val="BodyText"/>
    <w:uiPriority w:val="99"/>
    <w:rsid w:val="00311DFE"/>
  </w:style>
  <w:style w:type="character" w:customStyle="1" w:styleId="CrossRef">
    <w:name w:val="CrossRef"/>
    <w:basedOn w:val="DefaultParagraphFont"/>
    <w:uiPriority w:val="1"/>
    <w:qFormat/>
    <w:rsid w:val="00CF7A73"/>
    <w:rPr>
      <w:rFonts w:asciiTheme="minorHAnsi" w:hAnsiTheme="minorHAnsi" w:cstheme="minorHAnsi"/>
      <w:color w:val="CC520C"/>
      <w:u w:val="single"/>
    </w:rPr>
  </w:style>
  <w:style w:type="paragraph" w:customStyle="1" w:styleId="Bullet2">
    <w:name w:val="Bullet2"/>
    <w:basedOn w:val="Bullet"/>
    <w:qFormat/>
    <w:rsid w:val="00D62CF9"/>
    <w:pPr>
      <w:numPr>
        <w:numId w:val="2"/>
      </w:numPr>
    </w:pPr>
  </w:style>
  <w:style w:type="paragraph" w:styleId="TOCHeading">
    <w:name w:val="TOC Heading"/>
    <w:basedOn w:val="Heading1"/>
    <w:next w:val="Normal"/>
    <w:uiPriority w:val="39"/>
    <w:unhideWhenUsed/>
    <w:qFormat/>
    <w:rsid w:val="007039EB"/>
    <w:pPr>
      <w:numPr>
        <w:numId w:val="0"/>
      </w:numPr>
      <w:spacing w:before="480" w:after="0"/>
      <w:jc w:val="left"/>
      <w:outlineLvl w:val="9"/>
    </w:pPr>
    <w:rPr>
      <w:rFonts w:asciiTheme="majorHAnsi" w:hAnsiTheme="majorHAnsi"/>
      <w:b/>
      <w:color w:val="365F91" w:themeColor="accent1" w:themeShade="BF"/>
      <w:sz w:val="28"/>
    </w:rPr>
  </w:style>
  <w:style w:type="character" w:styleId="BookTitle">
    <w:name w:val="Book Title"/>
    <w:basedOn w:val="DefaultParagraphFont"/>
    <w:uiPriority w:val="33"/>
    <w:qFormat/>
    <w:rsid w:val="00480671"/>
    <w:rPr>
      <w:b/>
      <w:bCs/>
      <w:smallCaps/>
      <w:spacing w:val="5"/>
    </w:rPr>
  </w:style>
  <w:style w:type="paragraph" w:styleId="TOC5">
    <w:name w:val="toc 5"/>
    <w:basedOn w:val="Normal"/>
    <w:next w:val="Normal"/>
    <w:autoRedefine/>
    <w:uiPriority w:val="39"/>
    <w:unhideWhenUsed/>
    <w:rsid w:val="00AE7775"/>
    <w:pPr>
      <w:spacing w:before="0" w:after="100"/>
      <w:ind w:left="880"/>
    </w:pPr>
    <w:rPr>
      <w:rFonts w:eastAsiaTheme="minorEastAsia"/>
    </w:rPr>
  </w:style>
  <w:style w:type="paragraph" w:styleId="TOC6">
    <w:name w:val="toc 6"/>
    <w:basedOn w:val="Normal"/>
    <w:next w:val="Normal"/>
    <w:autoRedefine/>
    <w:uiPriority w:val="39"/>
    <w:unhideWhenUsed/>
    <w:rsid w:val="00AE7775"/>
    <w:pPr>
      <w:spacing w:before="0" w:after="100"/>
      <w:ind w:left="1100"/>
    </w:pPr>
    <w:rPr>
      <w:rFonts w:eastAsiaTheme="minorEastAsia"/>
    </w:rPr>
  </w:style>
  <w:style w:type="paragraph" w:styleId="TOC7">
    <w:name w:val="toc 7"/>
    <w:basedOn w:val="Normal"/>
    <w:next w:val="Normal"/>
    <w:autoRedefine/>
    <w:uiPriority w:val="39"/>
    <w:unhideWhenUsed/>
    <w:rsid w:val="00AE7775"/>
    <w:pPr>
      <w:spacing w:before="0" w:after="100"/>
      <w:ind w:left="1320"/>
    </w:pPr>
    <w:rPr>
      <w:rFonts w:eastAsiaTheme="minorEastAsia"/>
    </w:rPr>
  </w:style>
  <w:style w:type="paragraph" w:styleId="TOC8">
    <w:name w:val="toc 8"/>
    <w:basedOn w:val="Normal"/>
    <w:next w:val="Normal"/>
    <w:autoRedefine/>
    <w:uiPriority w:val="39"/>
    <w:unhideWhenUsed/>
    <w:rsid w:val="00AE7775"/>
    <w:pPr>
      <w:spacing w:before="0" w:after="100"/>
      <w:ind w:left="1540"/>
    </w:pPr>
    <w:rPr>
      <w:rFonts w:eastAsiaTheme="minorEastAsia"/>
    </w:rPr>
  </w:style>
  <w:style w:type="paragraph" w:styleId="TOC9">
    <w:name w:val="toc 9"/>
    <w:basedOn w:val="Normal"/>
    <w:next w:val="Normal"/>
    <w:autoRedefine/>
    <w:uiPriority w:val="39"/>
    <w:unhideWhenUsed/>
    <w:rsid w:val="00AE7775"/>
    <w:pPr>
      <w:spacing w:before="0" w:after="100"/>
      <w:ind w:left="1760"/>
    </w:pPr>
    <w:rPr>
      <w:rFonts w:eastAsiaTheme="minorEastAsia"/>
    </w:rPr>
  </w:style>
  <w:style w:type="paragraph" w:customStyle="1" w:styleId="CodeSmall">
    <w:name w:val="CodeSmall"/>
    <w:basedOn w:val="Code"/>
    <w:qFormat/>
    <w:rsid w:val="00092371"/>
    <w:rPr>
      <w:sz w:val="18"/>
    </w:rPr>
  </w:style>
  <w:style w:type="character" w:customStyle="1" w:styleId="CommandInput">
    <w:name w:val="CommandInput"/>
    <w:basedOn w:val="CodeString"/>
    <w:uiPriority w:val="1"/>
    <w:qFormat/>
    <w:rsid w:val="0033417B"/>
    <w:rPr>
      <w:rFonts w:ascii="Lucida Console" w:hAnsi="Lucida Console"/>
      <w:b/>
      <w:sz w:val="20"/>
    </w:rPr>
  </w:style>
  <w:style w:type="table" w:styleId="TableGrid">
    <w:name w:val="Table Grid"/>
    <w:basedOn w:val="TableNormal"/>
    <w:uiPriority w:val="59"/>
    <w:rsid w:val="00BD30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enter">
    <w:name w:val="FigureCenter"/>
    <w:basedOn w:val="Normal"/>
    <w:qFormat/>
    <w:rsid w:val="0007131D"/>
    <w:pPr>
      <w:keepNext/>
      <w:jc w:val="center"/>
    </w:pPr>
  </w:style>
  <w:style w:type="paragraph" w:customStyle="1" w:styleId="RefName">
    <w:name w:val="RefName"/>
    <w:basedOn w:val="Normal"/>
    <w:next w:val="RefDescription"/>
    <w:qFormat/>
    <w:rsid w:val="00C5470E"/>
    <w:pPr>
      <w:keepNext/>
    </w:pPr>
    <w:rPr>
      <w:b/>
    </w:rPr>
  </w:style>
  <w:style w:type="paragraph" w:customStyle="1" w:styleId="RefNameMulti">
    <w:name w:val="RefNameMulti"/>
    <w:basedOn w:val="RefName"/>
    <w:qFormat/>
    <w:rsid w:val="00C5470E"/>
    <w:pPr>
      <w:spacing w:before="0"/>
    </w:pPr>
  </w:style>
  <w:style w:type="paragraph" w:customStyle="1" w:styleId="RefDescription">
    <w:name w:val="RefDescription"/>
    <w:basedOn w:val="Normal"/>
    <w:qFormat/>
    <w:rsid w:val="00E761BA"/>
    <w:pPr>
      <w:ind w:left="360"/>
    </w:pPr>
  </w:style>
  <w:style w:type="character" w:customStyle="1" w:styleId="Status">
    <w:name w:val="Status"/>
    <w:basedOn w:val="DefaultParagraphFont"/>
    <w:uiPriority w:val="1"/>
    <w:qFormat/>
    <w:rsid w:val="00EF6C9F"/>
    <w:rPr>
      <w:i/>
    </w:rPr>
  </w:style>
  <w:style w:type="paragraph" w:customStyle="1" w:styleId="DecimalAligned">
    <w:name w:val="Decimal Aligned"/>
    <w:basedOn w:val="Normal"/>
    <w:uiPriority w:val="40"/>
    <w:qFormat/>
    <w:rsid w:val="00D82CE8"/>
    <w:pPr>
      <w:tabs>
        <w:tab w:val="decimal" w:pos="360"/>
      </w:tabs>
      <w:spacing w:before="0" w:after="200"/>
    </w:pPr>
    <w:rPr>
      <w:rFonts w:eastAsiaTheme="minorEastAsia"/>
    </w:rPr>
  </w:style>
  <w:style w:type="paragraph" w:styleId="FootnoteText">
    <w:name w:val="footnote text"/>
    <w:basedOn w:val="Normal"/>
    <w:link w:val="FootnoteTextChar"/>
    <w:uiPriority w:val="99"/>
    <w:unhideWhenUsed/>
    <w:rsid w:val="00D82CE8"/>
    <w:pPr>
      <w:spacing w:before="0" w:line="240" w:lineRule="auto"/>
    </w:pPr>
    <w:rPr>
      <w:rFonts w:eastAsiaTheme="minorEastAsia"/>
      <w:szCs w:val="20"/>
    </w:rPr>
  </w:style>
  <w:style w:type="character" w:customStyle="1" w:styleId="FootnoteTextChar">
    <w:name w:val="Footnote Text Char"/>
    <w:basedOn w:val="DefaultParagraphFont"/>
    <w:link w:val="FootnoteText"/>
    <w:uiPriority w:val="99"/>
    <w:rsid w:val="00D82CE8"/>
    <w:rPr>
      <w:rFonts w:eastAsiaTheme="minorEastAsia"/>
      <w:sz w:val="20"/>
      <w:szCs w:val="20"/>
    </w:rPr>
  </w:style>
  <w:style w:type="table" w:customStyle="1" w:styleId="LightShading-Accent11">
    <w:name w:val="Light Shading - Accent 11"/>
    <w:basedOn w:val="TableNormal"/>
    <w:uiPriority w:val="60"/>
    <w:rsid w:val="00D82CE8"/>
    <w:pPr>
      <w:spacing w:after="0" w:line="240" w:lineRule="auto"/>
    </w:pPr>
    <w:rPr>
      <w:rFonts w:eastAsiaTheme="minorEastAsia"/>
      <w:color w:val="365F91" w:themeColor="accent1" w:themeShade="BF"/>
      <w:lang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6">
    <w:name w:val="Medium Shading 2 Accent 6"/>
    <w:basedOn w:val="TableNormal"/>
    <w:uiPriority w:val="64"/>
    <w:rsid w:val="00D82CE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TableTopHead">
    <w:name w:val="TableTopHead"/>
    <w:basedOn w:val="Normal"/>
    <w:qFormat/>
    <w:rsid w:val="008E142B"/>
    <w:pPr>
      <w:spacing w:line="240" w:lineRule="auto"/>
      <w:jc w:val="center"/>
    </w:pPr>
    <w:rPr>
      <w:b/>
      <w:bCs/>
      <w:color w:val="000000" w:themeColor="text1"/>
      <w:sz w:val="24"/>
    </w:rPr>
  </w:style>
  <w:style w:type="paragraph" w:customStyle="1" w:styleId="TableAnchor">
    <w:name w:val="TableAnchor"/>
    <w:basedOn w:val="Normal"/>
    <w:qFormat/>
    <w:rsid w:val="008E142B"/>
    <w:pPr>
      <w:spacing w:before="60"/>
    </w:pPr>
    <w:rPr>
      <w:sz w:val="8"/>
    </w:rPr>
  </w:style>
  <w:style w:type="paragraph" w:customStyle="1" w:styleId="TableSideHead">
    <w:name w:val="TableSideHead"/>
    <w:basedOn w:val="Normal"/>
    <w:qFormat/>
    <w:rsid w:val="008E142B"/>
    <w:pPr>
      <w:spacing w:line="240" w:lineRule="auto"/>
    </w:pPr>
    <w:rPr>
      <w:b/>
      <w:bCs/>
      <w:color w:val="000000" w:themeColor="text1"/>
    </w:rPr>
  </w:style>
  <w:style w:type="paragraph" w:customStyle="1" w:styleId="Bullet2Cont">
    <w:name w:val="Bullet2Cont"/>
    <w:basedOn w:val="NumberedCont"/>
    <w:qFormat/>
    <w:rsid w:val="00D42A8D"/>
    <w:pPr>
      <w:ind w:left="720"/>
    </w:pPr>
  </w:style>
  <w:style w:type="paragraph" w:customStyle="1" w:styleId="Code2">
    <w:name w:val="Code2"/>
    <w:basedOn w:val="Code"/>
    <w:qFormat/>
    <w:rsid w:val="00B66955"/>
    <w:pPr>
      <w:ind w:left="720"/>
    </w:pPr>
  </w:style>
  <w:style w:type="paragraph" w:customStyle="1" w:styleId="Caption2">
    <w:name w:val="Caption2"/>
    <w:basedOn w:val="Caption"/>
    <w:next w:val="Normal"/>
    <w:qFormat/>
    <w:rsid w:val="00D85AF6"/>
    <w:pPr>
      <w:ind w:left="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330"/>
    <w:pPr>
      <w:spacing w:before="120" w:after="0"/>
      <w:jc w:val="both"/>
    </w:pPr>
    <w:rPr>
      <w:sz w:val="20"/>
    </w:rPr>
  </w:style>
  <w:style w:type="paragraph" w:styleId="Heading1">
    <w:name w:val="heading 1"/>
    <w:basedOn w:val="Normal"/>
    <w:next w:val="Normal"/>
    <w:link w:val="Heading1Char"/>
    <w:uiPriority w:val="9"/>
    <w:qFormat/>
    <w:rsid w:val="004F7CAD"/>
    <w:pPr>
      <w:keepNext/>
      <w:keepLines/>
      <w:pageBreakBefore/>
      <w:numPr>
        <w:numId w:val="3"/>
      </w:numPr>
      <w:spacing w:before="2880" w:after="1200" w:line="240" w:lineRule="auto"/>
      <w:ind w:left="0"/>
      <w:jc w:val="right"/>
      <w:outlineLvl w:val="0"/>
    </w:pPr>
    <w:rPr>
      <w:rFonts w:ascii="Myriad Pro" w:eastAsiaTheme="majorEastAsia" w:hAnsi="Myriad Pro" w:cstheme="majorBidi"/>
      <w:bCs/>
      <w:color w:val="F5731F"/>
      <w:sz w:val="56"/>
      <w:szCs w:val="28"/>
    </w:rPr>
  </w:style>
  <w:style w:type="paragraph" w:styleId="Heading2">
    <w:name w:val="heading 2"/>
    <w:basedOn w:val="Normal"/>
    <w:next w:val="Normal"/>
    <w:link w:val="Heading2Char"/>
    <w:uiPriority w:val="9"/>
    <w:unhideWhenUsed/>
    <w:qFormat/>
    <w:rsid w:val="008E2593"/>
    <w:pPr>
      <w:keepNext/>
      <w:keepLines/>
      <w:numPr>
        <w:ilvl w:val="1"/>
        <w:numId w:val="3"/>
      </w:numPr>
      <w:tabs>
        <w:tab w:val="left" w:pos="720"/>
      </w:tabs>
      <w:spacing w:before="200"/>
      <w:outlineLvl w:val="1"/>
    </w:pPr>
    <w:rPr>
      <w:rFonts w:ascii="Arial" w:eastAsiaTheme="majorEastAsia" w:hAnsi="Arial" w:cstheme="majorBidi"/>
      <w:b/>
      <w:bCs/>
      <w:color w:val="404040"/>
      <w:sz w:val="28"/>
      <w:szCs w:val="26"/>
    </w:rPr>
  </w:style>
  <w:style w:type="paragraph" w:styleId="Heading3">
    <w:name w:val="heading 3"/>
    <w:basedOn w:val="Normal"/>
    <w:next w:val="Normal"/>
    <w:link w:val="Heading3Char"/>
    <w:uiPriority w:val="9"/>
    <w:unhideWhenUsed/>
    <w:qFormat/>
    <w:rsid w:val="008E2593"/>
    <w:pPr>
      <w:keepNext/>
      <w:keepLines/>
      <w:numPr>
        <w:ilvl w:val="2"/>
        <w:numId w:val="3"/>
      </w:numPr>
      <w:spacing w:before="200"/>
      <w:outlineLvl w:val="2"/>
    </w:pPr>
    <w:rPr>
      <w:rFonts w:ascii="Arial" w:eastAsiaTheme="majorEastAsia" w:hAnsi="Arial" w:cstheme="majorBidi"/>
      <w:bCs/>
      <w:color w:val="404040"/>
      <w:sz w:val="26"/>
    </w:rPr>
  </w:style>
  <w:style w:type="paragraph" w:styleId="Heading4">
    <w:name w:val="heading 4"/>
    <w:basedOn w:val="Normal"/>
    <w:next w:val="Normal"/>
    <w:link w:val="Heading4Char"/>
    <w:uiPriority w:val="9"/>
    <w:unhideWhenUsed/>
    <w:qFormat/>
    <w:rsid w:val="00C12860"/>
    <w:pPr>
      <w:keepNext/>
      <w:keepLines/>
      <w:numPr>
        <w:ilvl w:val="3"/>
        <w:numId w:val="3"/>
      </w:numPr>
      <w:spacing w:before="200"/>
      <w:outlineLvl w:val="3"/>
    </w:pPr>
    <w:rPr>
      <w:rFonts w:ascii="Calibri" w:eastAsiaTheme="majorEastAsia" w:hAnsi="Calibri" w:cstheme="majorBidi"/>
      <w:b/>
      <w:bCs/>
      <w:iCs/>
      <w:color w:val="595959"/>
      <w:sz w:val="26"/>
    </w:rPr>
  </w:style>
  <w:style w:type="paragraph" w:styleId="Heading5">
    <w:name w:val="heading 5"/>
    <w:basedOn w:val="Normal"/>
    <w:next w:val="Normal"/>
    <w:link w:val="Heading5Char"/>
    <w:uiPriority w:val="9"/>
    <w:unhideWhenUsed/>
    <w:qFormat/>
    <w:rsid w:val="00311DF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CAD"/>
    <w:rPr>
      <w:rFonts w:ascii="Myriad Pro" w:eastAsiaTheme="majorEastAsia" w:hAnsi="Myriad Pro" w:cstheme="majorBidi"/>
      <w:bCs/>
      <w:color w:val="F5731F"/>
      <w:sz w:val="56"/>
      <w:szCs w:val="28"/>
    </w:rPr>
  </w:style>
  <w:style w:type="character" w:customStyle="1" w:styleId="Heading2Char">
    <w:name w:val="Heading 2 Char"/>
    <w:basedOn w:val="DefaultParagraphFont"/>
    <w:link w:val="Heading2"/>
    <w:uiPriority w:val="9"/>
    <w:rsid w:val="008E2593"/>
    <w:rPr>
      <w:rFonts w:ascii="Arial" w:eastAsiaTheme="majorEastAsia" w:hAnsi="Arial" w:cstheme="majorBidi"/>
      <w:b/>
      <w:bCs/>
      <w:color w:val="404040"/>
      <w:sz w:val="28"/>
      <w:szCs w:val="26"/>
    </w:rPr>
  </w:style>
  <w:style w:type="character" w:customStyle="1" w:styleId="Heading3Char">
    <w:name w:val="Heading 3 Char"/>
    <w:basedOn w:val="DefaultParagraphFont"/>
    <w:link w:val="Heading3"/>
    <w:uiPriority w:val="9"/>
    <w:rsid w:val="008E2593"/>
    <w:rPr>
      <w:rFonts w:ascii="Arial" w:eastAsiaTheme="majorEastAsia" w:hAnsi="Arial" w:cstheme="majorBidi"/>
      <w:bCs/>
      <w:color w:val="404040"/>
      <w:sz w:val="26"/>
    </w:rPr>
  </w:style>
  <w:style w:type="character" w:customStyle="1" w:styleId="Heading4Char">
    <w:name w:val="Heading 4 Char"/>
    <w:basedOn w:val="DefaultParagraphFont"/>
    <w:link w:val="Heading4"/>
    <w:uiPriority w:val="9"/>
    <w:rsid w:val="00C12860"/>
    <w:rPr>
      <w:rFonts w:ascii="Calibri" w:eastAsiaTheme="majorEastAsia" w:hAnsi="Calibri" w:cstheme="majorBidi"/>
      <w:b/>
      <w:bCs/>
      <w:iCs/>
      <w:color w:val="595959"/>
      <w:sz w:val="26"/>
    </w:rPr>
  </w:style>
  <w:style w:type="character" w:customStyle="1" w:styleId="Heading5Char">
    <w:name w:val="Heading 5 Char"/>
    <w:basedOn w:val="DefaultParagraphFont"/>
    <w:link w:val="Heading5"/>
    <w:uiPriority w:val="9"/>
    <w:rsid w:val="00311DFE"/>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FC693B"/>
    <w:rPr>
      <w:i/>
      <w:iCs/>
    </w:rPr>
  </w:style>
  <w:style w:type="character" w:styleId="Strong">
    <w:name w:val="Strong"/>
    <w:basedOn w:val="DefaultParagraphFont"/>
    <w:uiPriority w:val="22"/>
    <w:qFormat/>
    <w:rsid w:val="00F02DE6"/>
    <w:rPr>
      <w:b/>
      <w:bCs/>
    </w:rPr>
  </w:style>
  <w:style w:type="paragraph" w:styleId="Title">
    <w:name w:val="Title"/>
    <w:aliases w:val="BookTitle"/>
    <w:basedOn w:val="Normal"/>
    <w:next w:val="Normal"/>
    <w:link w:val="TitleChar"/>
    <w:uiPriority w:val="10"/>
    <w:qFormat/>
    <w:rsid w:val="008E2593"/>
    <w:pPr>
      <w:pBdr>
        <w:bottom w:val="single" w:sz="8" w:space="4" w:color="4F81BD" w:themeColor="accent1"/>
      </w:pBdr>
      <w:spacing w:before="2880" w:after="300" w:line="240" w:lineRule="auto"/>
      <w:contextualSpacing/>
      <w:jc w:val="center"/>
    </w:pPr>
    <w:rPr>
      <w:rFonts w:ascii="Myriad Pro" w:eastAsiaTheme="majorEastAsia" w:hAnsi="Myriad Pro" w:cstheme="majorBidi"/>
      <w:color w:val="F5731F"/>
      <w:spacing w:val="5"/>
      <w:kern w:val="28"/>
      <w:sz w:val="80"/>
      <w:szCs w:val="52"/>
    </w:rPr>
  </w:style>
  <w:style w:type="character" w:customStyle="1" w:styleId="TitleChar">
    <w:name w:val="Title Char"/>
    <w:aliases w:val="BookTitle Char"/>
    <w:basedOn w:val="DefaultParagraphFont"/>
    <w:link w:val="Title"/>
    <w:uiPriority w:val="10"/>
    <w:rsid w:val="008E2593"/>
    <w:rPr>
      <w:rFonts w:ascii="Myriad Pro" w:eastAsiaTheme="majorEastAsia" w:hAnsi="Myriad Pro" w:cstheme="majorBidi"/>
      <w:color w:val="F5731F"/>
      <w:spacing w:val="5"/>
      <w:kern w:val="28"/>
      <w:sz w:val="80"/>
      <w:szCs w:val="52"/>
    </w:rPr>
  </w:style>
  <w:style w:type="paragraph" w:customStyle="1" w:styleId="Bullet">
    <w:name w:val="Bullet"/>
    <w:basedOn w:val="Normal"/>
    <w:qFormat/>
    <w:rsid w:val="00FA0785"/>
    <w:pPr>
      <w:numPr>
        <w:numId w:val="1"/>
      </w:numPr>
      <w:ind w:left="360"/>
    </w:pPr>
  </w:style>
  <w:style w:type="character" w:styleId="Hyperlink">
    <w:name w:val="Hyperlink"/>
    <w:basedOn w:val="DefaultParagraphFont"/>
    <w:uiPriority w:val="99"/>
    <w:unhideWhenUsed/>
    <w:rsid w:val="0026572A"/>
    <w:rPr>
      <w:color w:val="0000FF" w:themeColor="hyperlink"/>
      <w:u w:val="single"/>
    </w:rPr>
  </w:style>
  <w:style w:type="paragraph" w:customStyle="1" w:styleId="Code">
    <w:name w:val="Code"/>
    <w:basedOn w:val="Normal"/>
    <w:qFormat/>
    <w:rsid w:val="00921D0D"/>
    <w:pPr>
      <w:keepLines/>
      <w:pBdr>
        <w:top w:val="single" w:sz="4" w:space="5" w:color="A6A6A6" w:themeColor="background1" w:themeShade="A6"/>
        <w:left w:val="single" w:sz="4" w:space="6" w:color="A6A6A6" w:themeColor="background1" w:themeShade="A6"/>
        <w:bottom w:val="single" w:sz="4" w:space="5" w:color="A6A6A6" w:themeColor="background1" w:themeShade="A6"/>
        <w:right w:val="single" w:sz="4" w:space="6" w:color="A6A6A6" w:themeColor="background1" w:themeShade="A6"/>
      </w:pBdr>
      <w:shd w:val="clear" w:color="auto" w:fill="F2F2F2" w:themeFill="background1" w:themeFillShade="F2"/>
      <w:ind w:left="360"/>
    </w:pPr>
    <w:rPr>
      <w:rFonts w:ascii="Courier New" w:hAnsi="Courier New"/>
    </w:rPr>
  </w:style>
  <w:style w:type="paragraph" w:customStyle="1" w:styleId="Numbered">
    <w:name w:val="Numbered"/>
    <w:basedOn w:val="Bullet"/>
    <w:qFormat/>
    <w:rsid w:val="00F97F86"/>
    <w:pPr>
      <w:numPr>
        <w:numId w:val="4"/>
      </w:numPr>
    </w:pPr>
  </w:style>
  <w:style w:type="paragraph" w:customStyle="1" w:styleId="NumberedCont">
    <w:name w:val="NumberedCont"/>
    <w:aliases w:val="BulletCont,DisplayPara"/>
    <w:basedOn w:val="Numbered"/>
    <w:qFormat/>
    <w:rsid w:val="00F97F86"/>
    <w:pPr>
      <w:numPr>
        <w:numId w:val="0"/>
      </w:numPr>
      <w:ind w:left="360"/>
    </w:pPr>
  </w:style>
  <w:style w:type="paragraph" w:styleId="BalloonText">
    <w:name w:val="Balloon Text"/>
    <w:basedOn w:val="Normal"/>
    <w:link w:val="BalloonTextChar"/>
    <w:uiPriority w:val="99"/>
    <w:semiHidden/>
    <w:unhideWhenUsed/>
    <w:rsid w:val="00F8577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777"/>
    <w:rPr>
      <w:rFonts w:ascii="Tahoma" w:hAnsi="Tahoma" w:cs="Tahoma"/>
      <w:sz w:val="16"/>
      <w:szCs w:val="16"/>
    </w:rPr>
  </w:style>
  <w:style w:type="paragraph" w:customStyle="1" w:styleId="CodeLeft">
    <w:name w:val="CodeLeft"/>
    <w:basedOn w:val="Code"/>
    <w:qFormat/>
    <w:rsid w:val="00B66955"/>
    <w:pPr>
      <w:ind w:left="0"/>
    </w:pPr>
  </w:style>
  <w:style w:type="paragraph" w:styleId="ListParagraph">
    <w:name w:val="List Paragraph"/>
    <w:basedOn w:val="Normal"/>
    <w:uiPriority w:val="34"/>
    <w:qFormat/>
    <w:rsid w:val="008141C4"/>
    <w:pPr>
      <w:ind w:left="720"/>
      <w:contextualSpacing/>
    </w:pPr>
  </w:style>
  <w:style w:type="character" w:styleId="SubtleEmphasis">
    <w:name w:val="Subtle Emphasis"/>
    <w:basedOn w:val="DefaultParagraphFont"/>
    <w:uiPriority w:val="19"/>
    <w:qFormat/>
    <w:rsid w:val="009F6F1D"/>
    <w:rPr>
      <w:i/>
      <w:iCs/>
      <w:color w:val="808080" w:themeColor="text1" w:themeTint="7F"/>
    </w:rPr>
  </w:style>
  <w:style w:type="paragraph" w:customStyle="1" w:styleId="VersionStamp">
    <w:name w:val="Version Stamp"/>
    <w:basedOn w:val="Normal"/>
    <w:qFormat/>
    <w:rsid w:val="003114D5"/>
    <w:pPr>
      <w:spacing w:before="7680"/>
      <w:jc w:val="center"/>
    </w:pPr>
    <w:rPr>
      <w:b/>
      <w:sz w:val="24"/>
    </w:rPr>
  </w:style>
  <w:style w:type="character" w:customStyle="1" w:styleId="GlossaryTerm">
    <w:name w:val="GlossaryTerm"/>
    <w:basedOn w:val="DefaultParagraphFont"/>
    <w:uiPriority w:val="1"/>
    <w:qFormat/>
    <w:rsid w:val="00385330"/>
    <w:rPr>
      <w:b/>
      <w:i/>
      <w:sz w:val="20"/>
    </w:rPr>
  </w:style>
  <w:style w:type="paragraph" w:styleId="Revision">
    <w:name w:val="Revision"/>
    <w:hidden/>
    <w:uiPriority w:val="99"/>
    <w:semiHidden/>
    <w:rsid w:val="0032053B"/>
    <w:pPr>
      <w:spacing w:after="0" w:line="240" w:lineRule="auto"/>
    </w:pPr>
  </w:style>
  <w:style w:type="paragraph" w:styleId="Caption">
    <w:name w:val="caption"/>
    <w:basedOn w:val="Normal"/>
    <w:next w:val="Normal"/>
    <w:uiPriority w:val="35"/>
    <w:unhideWhenUsed/>
    <w:qFormat/>
    <w:rsid w:val="00385330"/>
    <w:pPr>
      <w:tabs>
        <w:tab w:val="left" w:pos="360"/>
        <w:tab w:val="left" w:pos="720"/>
      </w:tabs>
      <w:spacing w:after="200" w:line="240" w:lineRule="auto"/>
      <w:jc w:val="center"/>
    </w:pPr>
    <w:rPr>
      <w:b/>
      <w:bCs/>
      <w:color w:val="4F81BD" w:themeColor="accent1"/>
      <w:sz w:val="18"/>
      <w:szCs w:val="18"/>
    </w:rPr>
  </w:style>
  <w:style w:type="paragraph" w:customStyle="1" w:styleId="FigurePlaceholder">
    <w:name w:val="FigurePlaceholder"/>
    <w:basedOn w:val="Normal"/>
    <w:qFormat/>
    <w:rsid w:val="00431108"/>
    <w:pPr>
      <w:spacing w:before="360" w:after="360"/>
      <w:ind w:left="2160" w:right="2160"/>
    </w:pPr>
    <w:rPr>
      <w:b/>
      <w:i/>
      <w:color w:val="B2A1C7" w:themeColor="accent4" w:themeTint="99"/>
      <w:sz w:val="24"/>
    </w:rPr>
  </w:style>
  <w:style w:type="paragraph" w:customStyle="1" w:styleId="ChapterTitlePre">
    <w:name w:val="ChapterTitlePre"/>
    <w:basedOn w:val="Normal"/>
    <w:next w:val="Normal"/>
    <w:qFormat/>
    <w:rsid w:val="00B63B87"/>
    <w:pPr>
      <w:pageBreakBefore/>
    </w:pPr>
  </w:style>
  <w:style w:type="character" w:customStyle="1" w:styleId="FileName">
    <w:name w:val="FileName"/>
    <w:aliases w:val="BranchName,ObjName"/>
    <w:basedOn w:val="DefaultParagraphFont"/>
    <w:uiPriority w:val="1"/>
    <w:qFormat/>
    <w:rsid w:val="001E3F4B"/>
    <w:rPr>
      <w:i/>
    </w:rPr>
  </w:style>
  <w:style w:type="character" w:customStyle="1" w:styleId="Parameter">
    <w:name w:val="Parameter"/>
    <w:basedOn w:val="DefaultParagraphFont"/>
    <w:uiPriority w:val="1"/>
    <w:qFormat/>
    <w:rsid w:val="005614D7"/>
    <w:rPr>
      <w:rFonts w:ascii="Calibri" w:hAnsi="Calibri"/>
      <w:i/>
    </w:rPr>
  </w:style>
  <w:style w:type="character" w:customStyle="1" w:styleId="CodeString">
    <w:name w:val="CodeString"/>
    <w:basedOn w:val="DefaultParagraphFont"/>
    <w:uiPriority w:val="1"/>
    <w:qFormat/>
    <w:rsid w:val="0068450D"/>
    <w:rPr>
      <w:rFonts w:ascii="Courier New" w:hAnsi="Courier New"/>
      <w:sz w:val="20"/>
    </w:rPr>
  </w:style>
  <w:style w:type="character" w:customStyle="1" w:styleId="CommandName">
    <w:name w:val="CommandName"/>
    <w:basedOn w:val="DefaultParagraphFont"/>
    <w:uiPriority w:val="1"/>
    <w:qFormat/>
    <w:rsid w:val="00A077F5"/>
    <w:rPr>
      <w:i/>
    </w:rPr>
  </w:style>
  <w:style w:type="paragraph" w:styleId="TOC1">
    <w:name w:val="toc 1"/>
    <w:basedOn w:val="TOC2"/>
    <w:next w:val="Normal"/>
    <w:autoRedefine/>
    <w:uiPriority w:val="39"/>
    <w:unhideWhenUsed/>
    <w:qFormat/>
    <w:rsid w:val="00B015E5"/>
    <w:pPr>
      <w:spacing w:before="360"/>
    </w:pPr>
    <w:rPr>
      <w:noProof/>
    </w:rPr>
  </w:style>
  <w:style w:type="paragraph" w:styleId="TOC2">
    <w:name w:val="toc 2"/>
    <w:basedOn w:val="Normal"/>
    <w:next w:val="Normal"/>
    <w:autoRedefine/>
    <w:uiPriority w:val="39"/>
    <w:unhideWhenUsed/>
    <w:qFormat/>
    <w:rsid w:val="007102E5"/>
    <w:pPr>
      <w:tabs>
        <w:tab w:val="right" w:leader="dot" w:pos="9350"/>
      </w:tabs>
      <w:spacing w:before="60"/>
      <w:ind w:left="360"/>
    </w:pPr>
  </w:style>
  <w:style w:type="paragraph" w:styleId="TOC3">
    <w:name w:val="toc 3"/>
    <w:basedOn w:val="Normal"/>
    <w:next w:val="Normal"/>
    <w:autoRedefine/>
    <w:uiPriority w:val="39"/>
    <w:unhideWhenUsed/>
    <w:qFormat/>
    <w:rsid w:val="00B015E5"/>
    <w:pPr>
      <w:tabs>
        <w:tab w:val="left" w:pos="2016"/>
        <w:tab w:val="right" w:leader="dot" w:pos="9360"/>
      </w:tabs>
      <w:spacing w:before="60"/>
      <w:ind w:left="1080"/>
    </w:pPr>
  </w:style>
  <w:style w:type="paragraph" w:customStyle="1" w:styleId="FrontmatterHeading">
    <w:name w:val="FrontmatterHeading"/>
    <w:basedOn w:val="Title"/>
    <w:next w:val="Normal"/>
    <w:qFormat/>
    <w:rsid w:val="001342C5"/>
    <w:pPr>
      <w:pageBreakBefore/>
      <w:spacing w:before="0" w:after="600"/>
    </w:pPr>
    <w:rPr>
      <w:sz w:val="36"/>
    </w:rPr>
  </w:style>
  <w:style w:type="paragraph" w:styleId="TableofFigures">
    <w:name w:val="table of figures"/>
    <w:basedOn w:val="Normal"/>
    <w:next w:val="Normal"/>
    <w:uiPriority w:val="99"/>
    <w:unhideWhenUsed/>
    <w:rsid w:val="00CC24C5"/>
  </w:style>
  <w:style w:type="paragraph" w:styleId="Header">
    <w:name w:val="header"/>
    <w:basedOn w:val="Normal"/>
    <w:link w:val="HeaderChar"/>
    <w:uiPriority w:val="99"/>
    <w:unhideWhenUsed/>
    <w:rsid w:val="00671C1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71C1B"/>
  </w:style>
  <w:style w:type="paragraph" w:styleId="Footer">
    <w:name w:val="footer"/>
    <w:basedOn w:val="Normal"/>
    <w:link w:val="FooterChar"/>
    <w:uiPriority w:val="99"/>
    <w:unhideWhenUsed/>
    <w:rsid w:val="00671C1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71C1B"/>
  </w:style>
  <w:style w:type="paragraph" w:styleId="NoSpacing">
    <w:name w:val="No Spacing"/>
    <w:link w:val="NoSpacingChar"/>
    <w:uiPriority w:val="1"/>
    <w:qFormat/>
    <w:rsid w:val="00671C1B"/>
    <w:pPr>
      <w:spacing w:after="0" w:line="240" w:lineRule="auto"/>
    </w:pPr>
    <w:rPr>
      <w:rFonts w:eastAsiaTheme="minorEastAsia"/>
    </w:rPr>
  </w:style>
  <w:style w:type="character" w:customStyle="1" w:styleId="NoSpacingChar">
    <w:name w:val="No Spacing Char"/>
    <w:basedOn w:val="DefaultParagraphFont"/>
    <w:link w:val="NoSpacing"/>
    <w:uiPriority w:val="1"/>
    <w:rsid w:val="00671C1B"/>
    <w:rPr>
      <w:rFonts w:eastAsiaTheme="minorEastAsia"/>
    </w:rPr>
  </w:style>
  <w:style w:type="paragraph" w:styleId="TOC4">
    <w:name w:val="toc 4"/>
    <w:basedOn w:val="Normal"/>
    <w:next w:val="Normal"/>
    <w:autoRedefine/>
    <w:uiPriority w:val="39"/>
    <w:unhideWhenUsed/>
    <w:rsid w:val="00B015E5"/>
    <w:pPr>
      <w:spacing w:before="60"/>
      <w:ind w:left="2016"/>
    </w:pPr>
  </w:style>
  <w:style w:type="paragraph" w:styleId="List">
    <w:name w:val="List"/>
    <w:basedOn w:val="Normal"/>
    <w:uiPriority w:val="99"/>
    <w:unhideWhenUsed/>
    <w:rsid w:val="00311DFE"/>
    <w:pPr>
      <w:ind w:left="360" w:hanging="360"/>
      <w:contextualSpacing/>
    </w:pPr>
  </w:style>
  <w:style w:type="paragraph" w:styleId="ListContinue">
    <w:name w:val="List Continue"/>
    <w:basedOn w:val="Normal"/>
    <w:uiPriority w:val="99"/>
    <w:unhideWhenUsed/>
    <w:rsid w:val="00311DFE"/>
    <w:pPr>
      <w:spacing w:after="120"/>
      <w:ind w:left="360"/>
      <w:contextualSpacing/>
    </w:pPr>
  </w:style>
  <w:style w:type="paragraph" w:styleId="BodyText">
    <w:name w:val="Body Text"/>
    <w:basedOn w:val="Normal"/>
    <w:link w:val="BodyTextChar"/>
    <w:uiPriority w:val="99"/>
    <w:unhideWhenUsed/>
    <w:rsid w:val="00311DFE"/>
    <w:pPr>
      <w:spacing w:after="120"/>
    </w:pPr>
  </w:style>
  <w:style w:type="character" w:customStyle="1" w:styleId="BodyTextChar">
    <w:name w:val="Body Text Char"/>
    <w:basedOn w:val="DefaultParagraphFont"/>
    <w:link w:val="BodyText"/>
    <w:uiPriority w:val="99"/>
    <w:rsid w:val="00311DFE"/>
  </w:style>
  <w:style w:type="character" w:customStyle="1" w:styleId="CrossRef">
    <w:name w:val="CrossRef"/>
    <w:basedOn w:val="DefaultParagraphFont"/>
    <w:uiPriority w:val="1"/>
    <w:qFormat/>
    <w:rsid w:val="00CF7A73"/>
    <w:rPr>
      <w:rFonts w:asciiTheme="minorHAnsi" w:hAnsiTheme="minorHAnsi" w:cstheme="minorHAnsi"/>
      <w:color w:val="CC520C"/>
      <w:u w:val="single"/>
    </w:rPr>
  </w:style>
  <w:style w:type="paragraph" w:customStyle="1" w:styleId="Bullet2">
    <w:name w:val="Bullet2"/>
    <w:basedOn w:val="Bullet"/>
    <w:qFormat/>
    <w:rsid w:val="00D62CF9"/>
    <w:pPr>
      <w:numPr>
        <w:numId w:val="2"/>
      </w:numPr>
    </w:pPr>
  </w:style>
  <w:style w:type="paragraph" w:styleId="TOCHeading">
    <w:name w:val="TOC Heading"/>
    <w:basedOn w:val="Heading1"/>
    <w:next w:val="Normal"/>
    <w:uiPriority w:val="39"/>
    <w:unhideWhenUsed/>
    <w:qFormat/>
    <w:rsid w:val="007039EB"/>
    <w:pPr>
      <w:numPr>
        <w:numId w:val="0"/>
      </w:numPr>
      <w:spacing w:before="480" w:after="0"/>
      <w:jc w:val="left"/>
      <w:outlineLvl w:val="9"/>
    </w:pPr>
    <w:rPr>
      <w:rFonts w:asciiTheme="majorHAnsi" w:hAnsiTheme="majorHAnsi"/>
      <w:b/>
      <w:color w:val="365F91" w:themeColor="accent1" w:themeShade="BF"/>
      <w:sz w:val="28"/>
    </w:rPr>
  </w:style>
  <w:style w:type="character" w:styleId="BookTitle">
    <w:name w:val="Book Title"/>
    <w:basedOn w:val="DefaultParagraphFont"/>
    <w:uiPriority w:val="33"/>
    <w:qFormat/>
    <w:rsid w:val="00480671"/>
    <w:rPr>
      <w:b/>
      <w:bCs/>
      <w:smallCaps/>
      <w:spacing w:val="5"/>
    </w:rPr>
  </w:style>
  <w:style w:type="paragraph" w:styleId="TOC5">
    <w:name w:val="toc 5"/>
    <w:basedOn w:val="Normal"/>
    <w:next w:val="Normal"/>
    <w:autoRedefine/>
    <w:uiPriority w:val="39"/>
    <w:unhideWhenUsed/>
    <w:rsid w:val="00AE7775"/>
    <w:pPr>
      <w:spacing w:before="0" w:after="100"/>
      <w:ind w:left="880"/>
    </w:pPr>
    <w:rPr>
      <w:rFonts w:eastAsiaTheme="minorEastAsia"/>
    </w:rPr>
  </w:style>
  <w:style w:type="paragraph" w:styleId="TOC6">
    <w:name w:val="toc 6"/>
    <w:basedOn w:val="Normal"/>
    <w:next w:val="Normal"/>
    <w:autoRedefine/>
    <w:uiPriority w:val="39"/>
    <w:unhideWhenUsed/>
    <w:rsid w:val="00AE7775"/>
    <w:pPr>
      <w:spacing w:before="0" w:after="100"/>
      <w:ind w:left="1100"/>
    </w:pPr>
    <w:rPr>
      <w:rFonts w:eastAsiaTheme="minorEastAsia"/>
    </w:rPr>
  </w:style>
  <w:style w:type="paragraph" w:styleId="TOC7">
    <w:name w:val="toc 7"/>
    <w:basedOn w:val="Normal"/>
    <w:next w:val="Normal"/>
    <w:autoRedefine/>
    <w:uiPriority w:val="39"/>
    <w:unhideWhenUsed/>
    <w:rsid w:val="00AE7775"/>
    <w:pPr>
      <w:spacing w:before="0" w:after="100"/>
      <w:ind w:left="1320"/>
    </w:pPr>
    <w:rPr>
      <w:rFonts w:eastAsiaTheme="minorEastAsia"/>
    </w:rPr>
  </w:style>
  <w:style w:type="paragraph" w:styleId="TOC8">
    <w:name w:val="toc 8"/>
    <w:basedOn w:val="Normal"/>
    <w:next w:val="Normal"/>
    <w:autoRedefine/>
    <w:uiPriority w:val="39"/>
    <w:unhideWhenUsed/>
    <w:rsid w:val="00AE7775"/>
    <w:pPr>
      <w:spacing w:before="0" w:after="100"/>
      <w:ind w:left="1540"/>
    </w:pPr>
    <w:rPr>
      <w:rFonts w:eastAsiaTheme="minorEastAsia"/>
    </w:rPr>
  </w:style>
  <w:style w:type="paragraph" w:styleId="TOC9">
    <w:name w:val="toc 9"/>
    <w:basedOn w:val="Normal"/>
    <w:next w:val="Normal"/>
    <w:autoRedefine/>
    <w:uiPriority w:val="39"/>
    <w:unhideWhenUsed/>
    <w:rsid w:val="00AE7775"/>
    <w:pPr>
      <w:spacing w:before="0" w:after="100"/>
      <w:ind w:left="1760"/>
    </w:pPr>
    <w:rPr>
      <w:rFonts w:eastAsiaTheme="minorEastAsia"/>
    </w:rPr>
  </w:style>
  <w:style w:type="paragraph" w:customStyle="1" w:styleId="CodeSmall">
    <w:name w:val="CodeSmall"/>
    <w:basedOn w:val="Code"/>
    <w:qFormat/>
    <w:rsid w:val="00092371"/>
    <w:rPr>
      <w:sz w:val="18"/>
    </w:rPr>
  </w:style>
  <w:style w:type="character" w:customStyle="1" w:styleId="CommandInput">
    <w:name w:val="CommandInput"/>
    <w:basedOn w:val="CodeString"/>
    <w:uiPriority w:val="1"/>
    <w:qFormat/>
    <w:rsid w:val="0033417B"/>
    <w:rPr>
      <w:rFonts w:ascii="Lucida Console" w:hAnsi="Lucida Console"/>
      <w:b/>
      <w:sz w:val="20"/>
    </w:rPr>
  </w:style>
  <w:style w:type="table" w:styleId="TableGrid">
    <w:name w:val="Table Grid"/>
    <w:basedOn w:val="TableNormal"/>
    <w:uiPriority w:val="59"/>
    <w:rsid w:val="00BD30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enter">
    <w:name w:val="FigureCenter"/>
    <w:basedOn w:val="Normal"/>
    <w:qFormat/>
    <w:rsid w:val="0007131D"/>
    <w:pPr>
      <w:keepNext/>
      <w:jc w:val="center"/>
    </w:pPr>
  </w:style>
  <w:style w:type="paragraph" w:customStyle="1" w:styleId="RefName">
    <w:name w:val="RefName"/>
    <w:basedOn w:val="Normal"/>
    <w:next w:val="RefDescription"/>
    <w:qFormat/>
    <w:rsid w:val="00C5470E"/>
    <w:pPr>
      <w:keepNext/>
    </w:pPr>
    <w:rPr>
      <w:b/>
    </w:rPr>
  </w:style>
  <w:style w:type="paragraph" w:customStyle="1" w:styleId="RefNameMulti">
    <w:name w:val="RefNameMulti"/>
    <w:basedOn w:val="RefName"/>
    <w:qFormat/>
    <w:rsid w:val="00C5470E"/>
    <w:pPr>
      <w:spacing w:before="0"/>
    </w:pPr>
  </w:style>
  <w:style w:type="paragraph" w:customStyle="1" w:styleId="RefDescription">
    <w:name w:val="RefDescription"/>
    <w:basedOn w:val="Normal"/>
    <w:qFormat/>
    <w:rsid w:val="00E761BA"/>
    <w:pPr>
      <w:ind w:left="360"/>
    </w:pPr>
  </w:style>
  <w:style w:type="character" w:customStyle="1" w:styleId="Status">
    <w:name w:val="Status"/>
    <w:basedOn w:val="DefaultParagraphFont"/>
    <w:uiPriority w:val="1"/>
    <w:qFormat/>
    <w:rsid w:val="00EF6C9F"/>
    <w:rPr>
      <w:i/>
    </w:rPr>
  </w:style>
  <w:style w:type="paragraph" w:customStyle="1" w:styleId="DecimalAligned">
    <w:name w:val="Decimal Aligned"/>
    <w:basedOn w:val="Normal"/>
    <w:uiPriority w:val="40"/>
    <w:qFormat/>
    <w:rsid w:val="00D82CE8"/>
    <w:pPr>
      <w:tabs>
        <w:tab w:val="decimal" w:pos="360"/>
      </w:tabs>
      <w:spacing w:before="0" w:after="200"/>
    </w:pPr>
    <w:rPr>
      <w:rFonts w:eastAsiaTheme="minorEastAsia"/>
    </w:rPr>
  </w:style>
  <w:style w:type="paragraph" w:styleId="FootnoteText">
    <w:name w:val="footnote text"/>
    <w:basedOn w:val="Normal"/>
    <w:link w:val="FootnoteTextChar"/>
    <w:uiPriority w:val="99"/>
    <w:unhideWhenUsed/>
    <w:rsid w:val="00D82CE8"/>
    <w:pPr>
      <w:spacing w:before="0" w:line="240" w:lineRule="auto"/>
    </w:pPr>
    <w:rPr>
      <w:rFonts w:eastAsiaTheme="minorEastAsia"/>
      <w:szCs w:val="20"/>
    </w:rPr>
  </w:style>
  <w:style w:type="character" w:customStyle="1" w:styleId="FootnoteTextChar">
    <w:name w:val="Footnote Text Char"/>
    <w:basedOn w:val="DefaultParagraphFont"/>
    <w:link w:val="FootnoteText"/>
    <w:uiPriority w:val="99"/>
    <w:rsid w:val="00D82CE8"/>
    <w:rPr>
      <w:rFonts w:eastAsiaTheme="minorEastAsia"/>
      <w:sz w:val="20"/>
      <w:szCs w:val="20"/>
    </w:rPr>
  </w:style>
  <w:style w:type="table" w:customStyle="1" w:styleId="LightShading-Accent11">
    <w:name w:val="Light Shading - Accent 11"/>
    <w:basedOn w:val="TableNormal"/>
    <w:uiPriority w:val="60"/>
    <w:rsid w:val="00D82CE8"/>
    <w:pPr>
      <w:spacing w:after="0" w:line="240" w:lineRule="auto"/>
    </w:pPr>
    <w:rPr>
      <w:rFonts w:eastAsiaTheme="minorEastAsia"/>
      <w:color w:val="365F91" w:themeColor="accent1" w:themeShade="BF"/>
      <w:lang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6">
    <w:name w:val="Medium Shading 2 Accent 6"/>
    <w:basedOn w:val="TableNormal"/>
    <w:uiPriority w:val="64"/>
    <w:rsid w:val="00D82CE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TableTopHead">
    <w:name w:val="TableTopHead"/>
    <w:basedOn w:val="Normal"/>
    <w:qFormat/>
    <w:rsid w:val="008E142B"/>
    <w:pPr>
      <w:spacing w:line="240" w:lineRule="auto"/>
      <w:jc w:val="center"/>
    </w:pPr>
    <w:rPr>
      <w:b/>
      <w:bCs/>
      <w:color w:val="000000" w:themeColor="text1"/>
      <w:sz w:val="24"/>
    </w:rPr>
  </w:style>
  <w:style w:type="paragraph" w:customStyle="1" w:styleId="TableAnchor">
    <w:name w:val="TableAnchor"/>
    <w:basedOn w:val="Normal"/>
    <w:qFormat/>
    <w:rsid w:val="008E142B"/>
    <w:pPr>
      <w:spacing w:before="60"/>
    </w:pPr>
    <w:rPr>
      <w:sz w:val="8"/>
    </w:rPr>
  </w:style>
  <w:style w:type="paragraph" w:customStyle="1" w:styleId="TableSideHead">
    <w:name w:val="TableSideHead"/>
    <w:basedOn w:val="Normal"/>
    <w:qFormat/>
    <w:rsid w:val="008E142B"/>
    <w:pPr>
      <w:spacing w:line="240" w:lineRule="auto"/>
    </w:pPr>
    <w:rPr>
      <w:b/>
      <w:bCs/>
      <w:color w:val="000000" w:themeColor="text1"/>
    </w:rPr>
  </w:style>
  <w:style w:type="paragraph" w:customStyle="1" w:styleId="Bullet2Cont">
    <w:name w:val="Bullet2Cont"/>
    <w:basedOn w:val="NumberedCont"/>
    <w:qFormat/>
    <w:rsid w:val="00D42A8D"/>
    <w:pPr>
      <w:ind w:left="720"/>
    </w:pPr>
  </w:style>
  <w:style w:type="paragraph" w:customStyle="1" w:styleId="Code2">
    <w:name w:val="Code2"/>
    <w:basedOn w:val="Code"/>
    <w:qFormat/>
    <w:rsid w:val="00B66955"/>
    <w:pPr>
      <w:ind w:left="720"/>
    </w:pPr>
  </w:style>
  <w:style w:type="paragraph" w:customStyle="1" w:styleId="Caption2">
    <w:name w:val="Caption2"/>
    <w:basedOn w:val="Caption"/>
    <w:next w:val="Normal"/>
    <w:qFormat/>
    <w:rsid w:val="00D85AF6"/>
    <w:pPr>
      <w:ind w:left="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image" Target="media/image10.png"/><Relationship Id="rId39" Type="http://schemas.openxmlformats.org/officeDocument/2006/relationships/oleObject" Target="embeddings/oleObject11.bin"/><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5.bin"/><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oleObject" Target="embeddings/oleObject8.bin"/><Relationship Id="rId38" Type="http://schemas.openxmlformats.org/officeDocument/2006/relationships/image" Target="media/image17.emf"/><Relationship Id="rId46" Type="http://schemas.openxmlformats.org/officeDocument/2006/relationships/image" Target="media/image21.emf"/><Relationship Id="rId2" Type="http://schemas.openxmlformats.org/officeDocument/2006/relationships/customXml" Target="../customXml/item1.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oleObject" Target="embeddings/oleObject6.bin"/><Relationship Id="rId41" Type="http://schemas.openxmlformats.org/officeDocument/2006/relationships/oleObject" Target="embeddings/oleObject12.bin"/><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emf"/><Relationship Id="rId37" Type="http://schemas.openxmlformats.org/officeDocument/2006/relationships/oleObject" Target="embeddings/oleObject10.bin"/><Relationship Id="rId40" Type="http://schemas.openxmlformats.org/officeDocument/2006/relationships/image" Target="media/image18.emf"/><Relationship Id="rId45" Type="http://schemas.openxmlformats.org/officeDocument/2006/relationships/oleObject" Target="embeddings/oleObject14.bin"/><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5.emf"/><Relationship Id="rId31" Type="http://schemas.openxmlformats.org/officeDocument/2006/relationships/oleObject" Target="embeddings/oleObject7.bin"/><Relationship Id="rId44" Type="http://schemas.openxmlformats.org/officeDocument/2006/relationships/image" Target="media/image20.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footer" Target="footer3.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lasticSCM_1">
      <a:majorFont>
        <a:latin typeface="Myriad Pro"/>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87CEF-5F85-438A-BDDF-D745F1BCC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27</Pages>
  <Words>3384</Words>
  <Characters>19291</Characters>
  <Application>Microsoft Office Word</Application>
  <DocSecurity>0</DocSecurity>
  <Lines>160</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22630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Posner</dc:creator>
  <dc:description>Ctrl-N: ObjName char format, used names of file system objects, also
Ctrl-M: CommandName char format
Ctrl-G: GlossaryTerm char format
Ctrl-R: CrossRef char format
Ctrl-Q: status char format
Ctrl-P: Insert Picture command
Ctrl-6: FigureCenter para format
Alt-B: insert (edit) bookmark
Alt-C: insert cross-ref</dc:description>
  <cp:lastModifiedBy>Erin Richardson</cp:lastModifiedBy>
  <cp:revision>4</cp:revision>
  <cp:lastPrinted>2012-01-23T18:04:00Z</cp:lastPrinted>
  <dcterms:created xsi:type="dcterms:W3CDTF">2012-10-25T13:57:00Z</dcterms:created>
  <dcterms:modified xsi:type="dcterms:W3CDTF">2012-10-25T15:03:00Z</dcterms:modified>
</cp:coreProperties>
</file>